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7C8E" w14:textId="77777777" w:rsidR="002A24AE" w:rsidRDefault="001F0CE3">
      <w:pPr>
        <w:widowControl w:val="0"/>
        <w:tabs>
          <w:tab w:val="decimal" w:pos="1800"/>
        </w:tabs>
        <w:rPr>
          <w:b/>
          <w:sz w:val="22"/>
        </w:rPr>
      </w:pPr>
      <w:r>
        <w:rPr>
          <w:noProof/>
        </w:rPr>
        <mc:AlternateContent>
          <mc:Choice Requires="wps">
            <w:drawing>
              <wp:anchor distT="0" distB="0" distL="114300" distR="114300" simplePos="0" relativeHeight="251654144" behindDoc="1" locked="0" layoutInCell="0" allowOverlap="1" wp14:anchorId="1E166855" wp14:editId="5CAD3C06">
                <wp:simplePos x="0" y="0"/>
                <wp:positionH relativeFrom="column">
                  <wp:posOffset>47625</wp:posOffset>
                </wp:positionH>
                <wp:positionV relativeFrom="paragraph">
                  <wp:posOffset>-250190</wp:posOffset>
                </wp:positionV>
                <wp:extent cx="1006475" cy="8611235"/>
                <wp:effectExtent l="0" t="0" r="0" b="0"/>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8611235"/>
                        </a:xfrm>
                        <a:prstGeom prst="rect">
                          <a:avLst/>
                        </a:prstGeom>
                        <a:solidFill>
                          <a:srgbClr val="C0C0C0"/>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5B7DA" id="Rectangle 2" o:spid="_x0000_s1026" style="position:absolute;margin-left:3.75pt;margin-top:-19.7pt;width:79.25pt;height:678.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" o:allowincell="f" fillcolor="silver" strokecolor="white"/>
            </w:pict>
          </mc:Fallback>
        </mc:AlternateContent>
      </w:r>
    </w:p>
    <w:p w14:paraId="36602914" w14:textId="77777777" w:rsidR="002A24AE" w:rsidRDefault="002A24AE">
      <w:pPr>
        <w:widowControl w:val="0"/>
        <w:tabs>
          <w:tab w:val="decimal" w:pos="1800"/>
        </w:tabs>
        <w:rPr>
          <w:rFonts w:ascii="Arial" w:hAnsi="Arial"/>
        </w:rPr>
      </w:pPr>
    </w:p>
    <w:p w14:paraId="2214C7C6" w14:textId="77777777" w:rsidR="002A24AE" w:rsidRDefault="002A24AE">
      <w:pPr>
        <w:widowControl w:val="0"/>
        <w:tabs>
          <w:tab w:val="decimal" w:pos="1800"/>
        </w:tabs>
      </w:pPr>
    </w:p>
    <w:p w14:paraId="1240B2CD" w14:textId="77777777" w:rsidR="002A24AE" w:rsidRDefault="001F0CE3">
      <w:pPr>
        <w:widowControl w:val="0"/>
        <w:tabs>
          <w:tab w:val="decimal" w:pos="1800"/>
        </w:tabs>
      </w:pPr>
      <w:r>
        <w:rPr>
          <w:noProof/>
        </w:rPr>
        <mc:AlternateContent>
          <mc:Choice Requires="wps">
            <w:drawing>
              <wp:anchor distT="0" distB="0" distL="114300" distR="114300" simplePos="0" relativeHeight="251656192" behindDoc="0" locked="0" layoutInCell="0" allowOverlap="1" wp14:anchorId="7CE4A664" wp14:editId="6AD03FF7">
                <wp:simplePos x="0" y="0"/>
                <wp:positionH relativeFrom="column">
                  <wp:posOffset>548640</wp:posOffset>
                </wp:positionH>
                <wp:positionV relativeFrom="paragraph">
                  <wp:posOffset>90170</wp:posOffset>
                </wp:positionV>
                <wp:extent cx="4938395" cy="2926715"/>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8395" cy="2926715"/>
                        </a:xfrm>
                        <a:prstGeom prst="rect">
                          <a:avLst/>
                        </a:prstGeom>
                        <a:solidFill>
                          <a:srgbClr val="000080"/>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2BA16D" id="Rectangle 4" o:spid="_x0000_s1026" style="position:absolute;margin-left:43.2pt;margin-top:7.1pt;width:388.85pt;height:230.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" o:allowincell="f" fillcolor="navy" strokeweight="1pt"/>
            </w:pict>
          </mc:Fallback>
        </mc:AlternateContent>
      </w:r>
      <w:r>
        <w:rPr>
          <w:noProof/>
        </w:rPr>
        <mc:AlternateContent>
          <mc:Choice Requires="wps">
            <w:drawing>
              <wp:anchor distT="0" distB="0" distL="114300" distR="114300" simplePos="0" relativeHeight="251657216" behindDoc="0" locked="0" layoutInCell="0" allowOverlap="1" wp14:anchorId="5232C776" wp14:editId="011AE6E4">
                <wp:simplePos x="0" y="0"/>
                <wp:positionH relativeFrom="column">
                  <wp:posOffset>640080</wp:posOffset>
                </wp:positionH>
                <wp:positionV relativeFrom="paragraph">
                  <wp:posOffset>-1270</wp:posOffset>
                </wp:positionV>
                <wp:extent cx="5029835" cy="2835275"/>
                <wp:effectExtent l="0" t="0" r="0" b="0"/>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835" cy="2835275"/>
                        </a:xfrm>
                        <a:prstGeom prst="rect">
                          <a:avLst/>
                        </a:prstGeom>
                        <a:solidFill>
                          <a:srgbClr val="FFFFFF"/>
                        </a:solidFill>
                        <a:ln w="508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0E485" id="Rectangle 5" o:spid="_x0000_s1026" style="position:absolute;margin-left:50.4pt;margin-top:-.1pt;width:396.05pt;height:223.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" o:allowincell="f" strokeweight="4pt"/>
            </w:pict>
          </mc:Fallback>
        </mc:AlternateContent>
      </w:r>
    </w:p>
    <w:p w14:paraId="57181AF8" w14:textId="77777777" w:rsidR="002A24AE" w:rsidRDefault="001F0CE3">
      <w:pPr>
        <w:widowControl w:val="0"/>
        <w:tabs>
          <w:tab w:val="decimal" w:pos="1800"/>
        </w:tabs>
      </w:pPr>
      <w:r>
        <w:rPr>
          <w:noProof/>
        </w:rPr>
        <mc:AlternateContent>
          <mc:Choice Requires="wps">
            <w:drawing>
              <wp:anchor distT="0" distB="0" distL="114300" distR="114300" simplePos="0" relativeHeight="251660288" behindDoc="0" locked="0" layoutInCell="0" allowOverlap="1" wp14:anchorId="00187753" wp14:editId="45A64AFF">
                <wp:simplePos x="0" y="0"/>
                <wp:positionH relativeFrom="column">
                  <wp:posOffset>822960</wp:posOffset>
                </wp:positionH>
                <wp:positionV relativeFrom="paragraph">
                  <wp:posOffset>31750</wp:posOffset>
                </wp:positionV>
                <wp:extent cx="4663440" cy="2560320"/>
                <wp:effectExtent l="0" t="0" r="0" b="0"/>
                <wp:wrapNone/>
                <wp:docPr id="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3440" cy="2560320"/>
                        </a:xfrm>
                        <a:prstGeom prst="rect">
                          <a:avLst/>
                        </a:prstGeom>
                        <a:solidFill>
                          <a:srgbClr val="FFFFFF"/>
                        </a:solidFill>
                        <a:ln w="254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EB685F" w14:textId="1D42BA98" w:rsidR="00D252E2" w:rsidRDefault="00D252E2">
                            <w:pPr>
                              <w:pStyle w:val="Title1"/>
                              <w:spacing w:after="120"/>
                              <w:rPr>
                                <w:sz w:val="72"/>
                              </w:rPr>
                            </w:pPr>
                            <w:r>
                              <w:rPr>
                                <w:noProof w:val="0"/>
                                <w:sz w:val="72"/>
                              </w:rPr>
                              <w:t>Ovation</w:t>
                            </w:r>
                            <w:r>
                              <w:rPr>
                                <w:sz w:val="72"/>
                              </w:rPr>
                              <w:t xml:space="preserve"> </w:t>
                            </w:r>
                            <w:r w:rsidR="00C72395">
                              <w:rPr>
                                <w:sz w:val="72"/>
                              </w:rPr>
                              <w:br/>
                            </w:r>
                            <w:r>
                              <w:rPr>
                                <w:sz w:val="72"/>
                              </w:rPr>
                              <w:t>SRF</w:t>
                            </w:r>
                            <w:r w:rsidR="00743F32">
                              <w:rPr>
                                <w:sz w:val="72"/>
                              </w:rPr>
                              <w:t xml:space="preserve"> </w:t>
                            </w:r>
                            <w:r w:rsidR="00141840">
                              <w:rPr>
                                <w:color w:val="auto"/>
                                <w:sz w:val="72"/>
                              </w:rPr>
                              <w:t>2347</w:t>
                            </w:r>
                            <w:r w:rsidR="00743F32" w:rsidRPr="000778CE">
                              <w:rPr>
                                <w:color w:val="auto"/>
                                <w:sz w:val="72"/>
                              </w:rPr>
                              <w:br/>
                            </w:r>
                            <w:r w:rsidR="00141840">
                              <w:t>Standalone Controller &amp; Tools</w:t>
                            </w:r>
                          </w:p>
                          <w:p w14:paraId="57100A42" w14:textId="77777777" w:rsidR="00D252E2" w:rsidRDefault="00C72395" w:rsidP="00C72395">
                            <w:pPr>
                              <w:rPr>
                                <w:color w:val="0000FF"/>
                                <w:sz w:val="48"/>
                              </w:rPr>
                            </w:pPr>
                            <w:r>
                              <w:rPr>
                                <w:color w:val="0000FF"/>
                                <w:sz w:val="48"/>
                              </w:rPr>
                              <w:t xml:space="preserve"> </w:t>
                            </w:r>
                            <w:r w:rsidR="00D252E2">
                              <w:rPr>
                                <w:color w:val="0000FF"/>
                                <w:sz w:val="48"/>
                              </w:rPr>
                              <w:t>Software Validation Test Procedure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87753" id="Rectangle 9" o:spid="_x0000_s1026" style="position:absolute;margin-left:64.8pt;margin-top:2.5pt;width:367.2pt;height:20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" o:allowincell="f" strokeweight="2pt">
                <v:textbox inset="0,0,0,0">
                  <w:txbxContent>
                    <w:p w14:paraId="79EB685F" w14:textId="1D42BA98" w:rsidR="00D252E2" w:rsidRDefault="00D252E2">
                      <w:pPr>
                        <w:pStyle w:val="Title1"/>
                        <w:spacing w:after="120"/>
                        <w:rPr>
                          <w:sz w:val="72"/>
                        </w:rPr>
                      </w:pPr>
                      <w:r>
                        <w:rPr>
                          <w:noProof w:val="0"/>
                          <w:sz w:val="72"/>
                        </w:rPr>
                        <w:t>Ovation</w:t>
                      </w:r>
                      <w:r>
                        <w:rPr>
                          <w:sz w:val="72"/>
                        </w:rPr>
                        <w:t xml:space="preserve"> </w:t>
                      </w:r>
                      <w:r w:rsidR="00C72395">
                        <w:rPr>
                          <w:sz w:val="72"/>
                        </w:rPr>
                        <w:br/>
                      </w:r>
                      <w:r>
                        <w:rPr>
                          <w:sz w:val="72"/>
                        </w:rPr>
                        <w:t>SRF</w:t>
                      </w:r>
                      <w:r w:rsidR="00743F32">
                        <w:rPr>
                          <w:sz w:val="72"/>
                        </w:rPr>
                        <w:t xml:space="preserve"> </w:t>
                      </w:r>
                      <w:r w:rsidR="00141840">
                        <w:rPr>
                          <w:color w:val="auto"/>
                          <w:sz w:val="72"/>
                        </w:rPr>
                        <w:t>2347</w:t>
                      </w:r>
                      <w:r w:rsidR="00743F32" w:rsidRPr="000778CE">
                        <w:rPr>
                          <w:color w:val="auto"/>
                          <w:sz w:val="72"/>
                        </w:rPr>
                        <w:br/>
                      </w:r>
                      <w:r w:rsidR="00141840">
                        <w:t>Standalone Controller &amp; Tools</w:t>
                      </w:r>
                    </w:p>
                    <w:p w14:paraId="57100A42" w14:textId="77777777" w:rsidR="00D252E2" w:rsidRDefault="00C72395" w:rsidP="00C72395">
                      <w:pPr>
                        <w:rPr>
                          <w:color w:val="0000FF"/>
                          <w:sz w:val="48"/>
                        </w:rPr>
                      </w:pPr>
                      <w:r>
                        <w:rPr>
                          <w:color w:val="0000FF"/>
                          <w:sz w:val="48"/>
                        </w:rPr>
                        <w:t xml:space="preserve"> </w:t>
                      </w:r>
                      <w:r w:rsidR="00D252E2">
                        <w:rPr>
                          <w:color w:val="0000FF"/>
                          <w:sz w:val="48"/>
                        </w:rPr>
                        <w:t>Software Validation Test Procedure</w:t>
                      </w:r>
                    </w:p>
                  </w:txbxContent>
                </v:textbox>
              </v:rect>
            </w:pict>
          </mc:Fallback>
        </mc:AlternateContent>
      </w:r>
    </w:p>
    <w:p w14:paraId="52CF7449" w14:textId="77777777" w:rsidR="002A24AE" w:rsidRDefault="002A24AE">
      <w:pPr>
        <w:widowControl w:val="0"/>
        <w:tabs>
          <w:tab w:val="decimal" w:pos="1800"/>
        </w:tabs>
      </w:pPr>
    </w:p>
    <w:p w14:paraId="7BACE657" w14:textId="77777777" w:rsidR="002A24AE" w:rsidRDefault="002A24AE">
      <w:pPr>
        <w:tabs>
          <w:tab w:val="decimal" w:pos="1800"/>
        </w:tabs>
        <w:jc w:val="both"/>
      </w:pPr>
    </w:p>
    <w:p w14:paraId="330D7EEF" w14:textId="77777777" w:rsidR="002A24AE" w:rsidRDefault="002A24AE">
      <w:pPr>
        <w:tabs>
          <w:tab w:val="decimal" w:pos="1800"/>
        </w:tabs>
        <w:jc w:val="both"/>
      </w:pPr>
    </w:p>
    <w:p w14:paraId="27CB5CE2" w14:textId="77777777" w:rsidR="002A24AE" w:rsidRDefault="002A24AE">
      <w:pPr>
        <w:tabs>
          <w:tab w:val="decimal" w:pos="1800"/>
        </w:tabs>
        <w:jc w:val="both"/>
      </w:pPr>
    </w:p>
    <w:p w14:paraId="3FB71D92" w14:textId="77777777" w:rsidR="002A24AE" w:rsidRDefault="002A24AE">
      <w:pPr>
        <w:tabs>
          <w:tab w:val="decimal" w:pos="1800"/>
        </w:tabs>
        <w:jc w:val="both"/>
      </w:pPr>
    </w:p>
    <w:p w14:paraId="6EF65136" w14:textId="77777777" w:rsidR="002A24AE" w:rsidRDefault="002A24AE">
      <w:pPr>
        <w:tabs>
          <w:tab w:val="decimal" w:pos="1800"/>
        </w:tabs>
        <w:jc w:val="both"/>
      </w:pPr>
    </w:p>
    <w:p w14:paraId="7A968963" w14:textId="77777777" w:rsidR="002A24AE" w:rsidRDefault="002A24AE">
      <w:pPr>
        <w:tabs>
          <w:tab w:val="decimal" w:pos="1800"/>
        </w:tabs>
        <w:jc w:val="both"/>
      </w:pPr>
    </w:p>
    <w:p w14:paraId="7C219612" w14:textId="77777777" w:rsidR="002A24AE" w:rsidRDefault="002A24AE">
      <w:pPr>
        <w:tabs>
          <w:tab w:val="decimal" w:pos="1800"/>
        </w:tabs>
        <w:jc w:val="both"/>
      </w:pPr>
    </w:p>
    <w:p w14:paraId="2F871B2A" w14:textId="77777777" w:rsidR="002A24AE" w:rsidRDefault="002A24AE">
      <w:pPr>
        <w:tabs>
          <w:tab w:val="decimal" w:pos="1800"/>
        </w:tabs>
        <w:jc w:val="both"/>
      </w:pPr>
    </w:p>
    <w:p w14:paraId="6D29E003" w14:textId="77777777" w:rsidR="002A24AE" w:rsidRDefault="002A24AE">
      <w:pPr>
        <w:tabs>
          <w:tab w:val="decimal" w:pos="1800"/>
        </w:tabs>
        <w:jc w:val="both"/>
      </w:pPr>
    </w:p>
    <w:p w14:paraId="7A83D769" w14:textId="77777777" w:rsidR="002A24AE" w:rsidRDefault="002A24AE">
      <w:pPr>
        <w:tabs>
          <w:tab w:val="decimal" w:pos="1800"/>
        </w:tabs>
        <w:jc w:val="both"/>
      </w:pPr>
    </w:p>
    <w:p w14:paraId="2EEBCEF5" w14:textId="77777777" w:rsidR="002A24AE" w:rsidRDefault="002A24AE">
      <w:pPr>
        <w:tabs>
          <w:tab w:val="decimal" w:pos="1800"/>
        </w:tabs>
        <w:jc w:val="both"/>
      </w:pPr>
    </w:p>
    <w:p w14:paraId="276F5191" w14:textId="77777777" w:rsidR="002A24AE" w:rsidRDefault="002A24AE">
      <w:pPr>
        <w:tabs>
          <w:tab w:val="decimal" w:pos="1800"/>
        </w:tabs>
        <w:jc w:val="both"/>
      </w:pPr>
    </w:p>
    <w:p w14:paraId="7498E2DE" w14:textId="77777777" w:rsidR="002A24AE" w:rsidRDefault="002A24AE">
      <w:pPr>
        <w:tabs>
          <w:tab w:val="decimal" w:pos="1800"/>
        </w:tabs>
        <w:jc w:val="both"/>
      </w:pPr>
    </w:p>
    <w:p w14:paraId="28444B85" w14:textId="77777777" w:rsidR="002A24AE" w:rsidRDefault="002A24AE">
      <w:pPr>
        <w:tabs>
          <w:tab w:val="decimal" w:pos="1800"/>
        </w:tabs>
        <w:jc w:val="both"/>
      </w:pPr>
    </w:p>
    <w:p w14:paraId="5F12044E" w14:textId="77777777" w:rsidR="002A24AE" w:rsidRDefault="002A24AE">
      <w:pPr>
        <w:tabs>
          <w:tab w:val="decimal" w:pos="1800"/>
        </w:tabs>
        <w:jc w:val="both"/>
      </w:pPr>
    </w:p>
    <w:p w14:paraId="513C201E" w14:textId="77777777" w:rsidR="002A24AE" w:rsidRDefault="002A24AE">
      <w:pPr>
        <w:tabs>
          <w:tab w:val="decimal" w:pos="1800"/>
        </w:tabs>
        <w:jc w:val="both"/>
      </w:pPr>
    </w:p>
    <w:p w14:paraId="0AA8FB70" w14:textId="77777777" w:rsidR="002A24AE" w:rsidRDefault="002A24AE">
      <w:pPr>
        <w:tabs>
          <w:tab w:val="decimal" w:pos="1800"/>
        </w:tabs>
        <w:jc w:val="both"/>
      </w:pPr>
    </w:p>
    <w:p w14:paraId="0FC2B7AE" w14:textId="77777777" w:rsidR="002A24AE" w:rsidRDefault="002A24AE">
      <w:pPr>
        <w:tabs>
          <w:tab w:val="decimal" w:pos="1800"/>
        </w:tabs>
        <w:jc w:val="both"/>
      </w:pPr>
    </w:p>
    <w:p w14:paraId="3C0D4655" w14:textId="77777777" w:rsidR="002A24AE" w:rsidRDefault="002A24AE">
      <w:pPr>
        <w:tabs>
          <w:tab w:val="decimal" w:pos="1800"/>
        </w:tabs>
        <w:jc w:val="both"/>
      </w:pPr>
    </w:p>
    <w:p w14:paraId="64500697" w14:textId="77777777" w:rsidR="002A24AE" w:rsidRDefault="001F0CE3">
      <w:pPr>
        <w:tabs>
          <w:tab w:val="decimal" w:pos="1800"/>
        </w:tabs>
        <w:jc w:val="both"/>
      </w:pPr>
      <w:r>
        <w:rPr>
          <w:noProof/>
        </w:rPr>
        <mc:AlternateContent>
          <mc:Choice Requires="wps">
            <w:drawing>
              <wp:anchor distT="0" distB="0" distL="114300" distR="114300" simplePos="0" relativeHeight="251659264" behindDoc="0" locked="0" layoutInCell="0" allowOverlap="1" wp14:anchorId="1798058C" wp14:editId="3E197E36">
                <wp:simplePos x="0" y="0"/>
                <wp:positionH relativeFrom="column">
                  <wp:posOffset>640080</wp:posOffset>
                </wp:positionH>
                <wp:positionV relativeFrom="paragraph">
                  <wp:posOffset>95885</wp:posOffset>
                </wp:positionV>
                <wp:extent cx="5029835" cy="823595"/>
                <wp:effectExtent l="0" t="0" r="0" b="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835" cy="82359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CC9D755" w14:textId="77777777" w:rsidR="00D252E2" w:rsidRDefault="00D252E2"/>
                          <w:p w14:paraId="6656E411" w14:textId="7E841ADE" w:rsidR="00D252E2" w:rsidRDefault="00D252E2">
                            <w:pPr>
                              <w:jc w:val="center"/>
                              <w:rPr>
                                <w:sz w:val="32"/>
                              </w:rPr>
                            </w:pPr>
                            <w:bookmarkStart w:id="0" w:name="DIRName"/>
                            <w:r>
                              <w:rPr>
                                <w:rFonts w:ascii="Arial" w:hAnsi="Arial"/>
                                <w:b/>
                                <w:color w:val="000080"/>
                                <w:sz w:val="32"/>
                              </w:rPr>
                              <w:t xml:space="preserve">Software Validation Test Procedure </w:t>
                            </w:r>
                            <w:bookmarkEnd w:id="0"/>
                            <w:r>
                              <w:rPr>
                                <w:rFonts w:ascii="Arial" w:hAnsi="Arial"/>
                                <w:b/>
                                <w:color w:val="000080"/>
                                <w:sz w:val="32"/>
                              </w:rPr>
                              <w:t>Revision 1.</w:t>
                            </w:r>
                            <w:ins w:id="1" w:author="Jindal, Deepak [AUTOSOL/PWS/NOIDA]" w:date="2022-10-26T10:02:00Z">
                              <w:r w:rsidR="00F80642">
                                <w:rPr>
                                  <w:rFonts w:ascii="Arial" w:hAnsi="Arial"/>
                                  <w:b/>
                                  <w:color w:val="000080"/>
                                  <w:sz w:val="32"/>
                                </w:rPr>
                                <w:t>4</w:t>
                              </w:r>
                            </w:ins>
                            <w:del w:id="2" w:author="Jindal, Deepak [AUTOSOL/PWS/NOIDA]" w:date="2022-06-08T19:29:00Z">
                              <w:r w:rsidR="00C72395" w:rsidDel="006944FA">
                                <w:rPr>
                                  <w:rFonts w:ascii="Arial" w:hAnsi="Arial"/>
                                  <w:b/>
                                  <w:color w:val="000080"/>
                                  <w:sz w:val="32"/>
                                </w:rPr>
                                <w:delText>0</w:delText>
                              </w:r>
                            </w:del>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8058C" id="Rectangle 8" o:spid="_x0000_s1027" style="position:absolute;left:0;text-align:left;margin-left:50.4pt;margin-top:7.55pt;width:396.05pt;height:6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" o:allowincell="f" strokeweight="1pt">
                <v:textbox inset="0,0,0,0">
                  <w:txbxContent>
                    <w:p w14:paraId="7CC9D755" w14:textId="77777777" w:rsidR="00D252E2" w:rsidRDefault="00D252E2"/>
                    <w:p w14:paraId="6656E411" w14:textId="7E841ADE" w:rsidR="00D252E2" w:rsidRDefault="00D252E2">
                      <w:pPr>
                        <w:jc w:val="center"/>
                        <w:rPr>
                          <w:sz w:val="32"/>
                        </w:rPr>
                      </w:pPr>
                      <w:bookmarkStart w:id="3" w:name="DIRName"/>
                      <w:r>
                        <w:rPr>
                          <w:rFonts w:ascii="Arial" w:hAnsi="Arial"/>
                          <w:b/>
                          <w:color w:val="000080"/>
                          <w:sz w:val="32"/>
                        </w:rPr>
                        <w:t xml:space="preserve">Software Validation Test Procedure </w:t>
                      </w:r>
                      <w:bookmarkEnd w:id="3"/>
                      <w:r>
                        <w:rPr>
                          <w:rFonts w:ascii="Arial" w:hAnsi="Arial"/>
                          <w:b/>
                          <w:color w:val="000080"/>
                          <w:sz w:val="32"/>
                        </w:rPr>
                        <w:t>Revision 1.</w:t>
                      </w:r>
                      <w:ins w:id="4" w:author="Jindal, Deepak [AUTOSOL/PWS/NOIDA]" w:date="2022-10-26T10:02:00Z">
                        <w:r w:rsidR="00F80642">
                          <w:rPr>
                            <w:rFonts w:ascii="Arial" w:hAnsi="Arial"/>
                            <w:b/>
                            <w:color w:val="000080"/>
                            <w:sz w:val="32"/>
                          </w:rPr>
                          <w:t>4</w:t>
                        </w:r>
                      </w:ins>
                      <w:del w:id="5" w:author="Jindal, Deepak [AUTOSOL/PWS/NOIDA]" w:date="2022-06-08T19:29:00Z">
                        <w:r w:rsidR="00C72395" w:rsidDel="006944FA">
                          <w:rPr>
                            <w:rFonts w:ascii="Arial" w:hAnsi="Arial"/>
                            <w:b/>
                            <w:color w:val="000080"/>
                            <w:sz w:val="32"/>
                          </w:rPr>
                          <w:delText>0</w:delText>
                        </w:r>
                      </w:del>
                    </w:p>
                  </w:txbxContent>
                </v:textbox>
              </v:rect>
            </w:pict>
          </mc:Fallback>
        </mc:AlternateContent>
      </w:r>
    </w:p>
    <w:p w14:paraId="6D19B548" w14:textId="77777777" w:rsidR="002A24AE" w:rsidRDefault="001F0CE3">
      <w:pPr>
        <w:tabs>
          <w:tab w:val="decimal" w:pos="1800"/>
        </w:tabs>
        <w:jc w:val="both"/>
      </w:pPr>
      <w:r>
        <w:rPr>
          <w:noProof/>
        </w:rPr>
        <mc:AlternateContent>
          <mc:Choice Requires="wps">
            <w:drawing>
              <wp:anchor distT="0" distB="0" distL="114300" distR="114300" simplePos="0" relativeHeight="251655168" behindDoc="0" locked="0" layoutInCell="0" allowOverlap="1" wp14:anchorId="730BB9DA" wp14:editId="23E5D10A">
                <wp:simplePos x="0" y="0"/>
                <wp:positionH relativeFrom="column">
                  <wp:posOffset>548640</wp:posOffset>
                </wp:positionH>
                <wp:positionV relativeFrom="paragraph">
                  <wp:posOffset>38100</wp:posOffset>
                </wp:positionV>
                <wp:extent cx="4846955" cy="823595"/>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6955" cy="823595"/>
                        </a:xfrm>
                        <a:prstGeom prst="rect">
                          <a:avLst/>
                        </a:prstGeom>
                        <a:solidFill>
                          <a:srgbClr val="202020"/>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EA2682" id="Rectangle 3" o:spid="_x0000_s1026" style="position:absolute;margin-left:43.2pt;margin-top:3pt;width:381.65pt;height:64.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" o:allowincell="f" fillcolor="#202020" strokeweight="1pt"/>
            </w:pict>
          </mc:Fallback>
        </mc:AlternateContent>
      </w:r>
    </w:p>
    <w:p w14:paraId="0E4C709D" w14:textId="77777777" w:rsidR="002A24AE" w:rsidRDefault="002A24AE">
      <w:pPr>
        <w:tabs>
          <w:tab w:val="decimal" w:pos="1800"/>
        </w:tabs>
        <w:jc w:val="both"/>
      </w:pPr>
    </w:p>
    <w:p w14:paraId="2588E86A" w14:textId="77777777" w:rsidR="002A24AE" w:rsidRDefault="002A24AE">
      <w:pPr>
        <w:tabs>
          <w:tab w:val="decimal" w:pos="1800"/>
        </w:tabs>
        <w:jc w:val="both"/>
      </w:pPr>
    </w:p>
    <w:p w14:paraId="1048F8E3" w14:textId="77777777" w:rsidR="002A24AE" w:rsidRDefault="002A24AE">
      <w:pPr>
        <w:tabs>
          <w:tab w:val="decimal" w:pos="1800"/>
        </w:tabs>
        <w:jc w:val="both"/>
      </w:pPr>
    </w:p>
    <w:p w14:paraId="5A80CFCA" w14:textId="77777777" w:rsidR="002A24AE" w:rsidRDefault="002A24AE">
      <w:pPr>
        <w:tabs>
          <w:tab w:val="decimal" w:pos="1800"/>
        </w:tabs>
        <w:jc w:val="both"/>
      </w:pPr>
    </w:p>
    <w:p w14:paraId="1AB0627C" w14:textId="77777777" w:rsidR="002A24AE" w:rsidRDefault="002A24AE">
      <w:pPr>
        <w:tabs>
          <w:tab w:val="decimal" w:pos="1800"/>
        </w:tabs>
        <w:jc w:val="both"/>
      </w:pPr>
    </w:p>
    <w:p w14:paraId="7BBEEA50" w14:textId="77777777" w:rsidR="002A24AE" w:rsidRDefault="002A24AE">
      <w:pPr>
        <w:tabs>
          <w:tab w:val="decimal" w:pos="1800"/>
        </w:tabs>
        <w:jc w:val="both"/>
      </w:pPr>
    </w:p>
    <w:p w14:paraId="662FF2E6" w14:textId="77777777" w:rsidR="002A24AE" w:rsidRDefault="002A24AE">
      <w:pPr>
        <w:tabs>
          <w:tab w:val="decimal" w:pos="1800"/>
        </w:tabs>
        <w:jc w:val="both"/>
      </w:pPr>
    </w:p>
    <w:p w14:paraId="58865ADD" w14:textId="77777777" w:rsidR="002A24AE" w:rsidRDefault="002A24AE">
      <w:pPr>
        <w:tabs>
          <w:tab w:val="decimal" w:pos="1800"/>
        </w:tabs>
        <w:jc w:val="both"/>
      </w:pPr>
    </w:p>
    <w:p w14:paraId="3558AD0C" w14:textId="77777777" w:rsidR="002A24AE" w:rsidRDefault="002A24AE">
      <w:pPr>
        <w:tabs>
          <w:tab w:val="decimal" w:pos="1800"/>
        </w:tabs>
        <w:jc w:val="both"/>
      </w:pPr>
    </w:p>
    <w:p w14:paraId="25F37A41" w14:textId="53D72EC0" w:rsidR="002A24AE" w:rsidRDefault="00477416">
      <w:pPr>
        <w:tabs>
          <w:tab w:val="decimal" w:pos="1800"/>
        </w:tabs>
        <w:jc w:val="both"/>
      </w:pPr>
      <w:r>
        <w:rPr>
          <w:noProof/>
        </w:rPr>
        <mc:AlternateContent>
          <mc:Choice Requires="wps">
            <w:drawing>
              <wp:anchor distT="0" distB="0" distL="114300" distR="114300" simplePos="0" relativeHeight="251658240" behindDoc="0" locked="0" layoutInCell="0" allowOverlap="1" wp14:anchorId="42913563" wp14:editId="412DCAAF">
                <wp:simplePos x="0" y="0"/>
                <wp:positionH relativeFrom="column">
                  <wp:posOffset>2641821</wp:posOffset>
                </wp:positionH>
                <wp:positionV relativeFrom="paragraph">
                  <wp:posOffset>146050</wp:posOffset>
                </wp:positionV>
                <wp:extent cx="3347499" cy="1280160"/>
                <wp:effectExtent l="0" t="0" r="24765" b="1524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7499" cy="1280160"/>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3BC4BD" w14:textId="77777777" w:rsidR="00D252E2" w:rsidRDefault="00D252E2">
                            <w:pPr>
                              <w:rPr>
                                <w:sz w:val="36"/>
                              </w:rPr>
                            </w:pPr>
                          </w:p>
                          <w:p w14:paraId="41F76658" w14:textId="2347E8A3" w:rsidR="00D252E2" w:rsidRPr="00141840" w:rsidRDefault="00D252E2">
                            <w:pPr>
                              <w:rPr>
                                <w:color w:val="0000FF"/>
                                <w:sz w:val="28"/>
                                <w:szCs w:val="28"/>
                              </w:rPr>
                            </w:pPr>
                            <w:r w:rsidRPr="00141840">
                              <w:rPr>
                                <w:sz w:val="28"/>
                                <w:szCs w:val="28"/>
                              </w:rPr>
                              <w:t>SW Version:</w:t>
                            </w:r>
                            <w:r w:rsidR="00743F32" w:rsidRPr="00141840">
                              <w:rPr>
                                <w:color w:val="0000FF"/>
                                <w:sz w:val="28"/>
                                <w:szCs w:val="28"/>
                              </w:rPr>
                              <w:t xml:space="preserve"> </w:t>
                            </w:r>
                            <w:r w:rsidR="00141840" w:rsidRPr="00477416">
                              <w:rPr>
                                <w:sz w:val="28"/>
                                <w:szCs w:val="28"/>
                              </w:rPr>
                              <w:t>Standalone Controller &amp; Tools</w:t>
                            </w:r>
                          </w:p>
                          <w:p w14:paraId="4B1E1616" w14:textId="77777777" w:rsidR="00D252E2" w:rsidRPr="00141840" w:rsidRDefault="00D252E2">
                            <w:pPr>
                              <w:rPr>
                                <w:sz w:val="28"/>
                                <w:szCs w:val="28"/>
                              </w:rPr>
                            </w:pPr>
                            <w:r w:rsidRPr="00141840">
                              <w:rPr>
                                <w:sz w:val="28"/>
                                <w:szCs w:val="28"/>
                              </w:rPr>
                              <w:t>Start Date:</w:t>
                            </w:r>
                            <w:r w:rsidRPr="00141840">
                              <w:rPr>
                                <w:color w:val="0000FF"/>
                                <w:sz w:val="28"/>
                                <w:szCs w:val="28"/>
                              </w:rPr>
                              <w:t xml:space="preserve">        ____________</w:t>
                            </w:r>
                          </w:p>
                          <w:p w14:paraId="5C4214D8" w14:textId="77777777" w:rsidR="00D252E2" w:rsidRDefault="00D252E2">
                            <w:pPr>
                              <w:rPr>
                                <w:sz w:val="36"/>
                              </w:rPr>
                            </w:pPr>
                            <w:r w:rsidRPr="00141840">
                              <w:rPr>
                                <w:sz w:val="28"/>
                                <w:szCs w:val="28"/>
                              </w:rPr>
                              <w:t>Tester Name:</w:t>
                            </w:r>
                            <w:r>
                              <w:rPr>
                                <w:color w:val="0000FF"/>
                                <w:sz w:val="36"/>
                              </w:rPr>
                              <w:t xml:space="preserve">    ____________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913563" id="Rectangle 7" o:spid="_x0000_s1028" style="position:absolute;left:0;text-align:left;margin-left:208pt;margin-top:11.5pt;width:263.6pt;height:10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" o:allowincell="f" strokeweight="1pt">
                <v:textbox inset="0,0,0,0">
                  <w:txbxContent>
                    <w:p w14:paraId="5A3BC4BD" w14:textId="77777777" w:rsidR="00D252E2" w:rsidRDefault="00D252E2">
                      <w:pPr>
                        <w:rPr>
                          <w:sz w:val="36"/>
                        </w:rPr>
                      </w:pPr>
                    </w:p>
                    <w:p w14:paraId="41F76658" w14:textId="2347E8A3" w:rsidR="00D252E2" w:rsidRPr="00141840" w:rsidRDefault="00D252E2">
                      <w:pPr>
                        <w:rPr>
                          <w:color w:val="0000FF"/>
                          <w:sz w:val="28"/>
                          <w:szCs w:val="28"/>
                        </w:rPr>
                      </w:pPr>
                      <w:r w:rsidRPr="00141840">
                        <w:rPr>
                          <w:sz w:val="28"/>
                          <w:szCs w:val="28"/>
                        </w:rPr>
                        <w:t>SW Version:</w:t>
                      </w:r>
                      <w:r w:rsidR="00743F32" w:rsidRPr="00141840">
                        <w:rPr>
                          <w:color w:val="0000FF"/>
                          <w:sz w:val="28"/>
                          <w:szCs w:val="28"/>
                        </w:rPr>
                        <w:t xml:space="preserve"> </w:t>
                      </w:r>
                      <w:r w:rsidR="00141840" w:rsidRPr="00477416">
                        <w:rPr>
                          <w:sz w:val="28"/>
                          <w:szCs w:val="28"/>
                        </w:rPr>
                        <w:t>Standalone Controller &amp; Tools</w:t>
                      </w:r>
                    </w:p>
                    <w:p w14:paraId="4B1E1616" w14:textId="77777777" w:rsidR="00D252E2" w:rsidRPr="00141840" w:rsidRDefault="00D252E2">
                      <w:pPr>
                        <w:rPr>
                          <w:sz w:val="28"/>
                          <w:szCs w:val="28"/>
                        </w:rPr>
                      </w:pPr>
                      <w:r w:rsidRPr="00141840">
                        <w:rPr>
                          <w:sz w:val="28"/>
                          <w:szCs w:val="28"/>
                        </w:rPr>
                        <w:t>Start Date:</w:t>
                      </w:r>
                      <w:r w:rsidRPr="00141840">
                        <w:rPr>
                          <w:color w:val="0000FF"/>
                          <w:sz w:val="28"/>
                          <w:szCs w:val="28"/>
                        </w:rPr>
                        <w:t xml:space="preserve">        ____________</w:t>
                      </w:r>
                    </w:p>
                    <w:p w14:paraId="5C4214D8" w14:textId="77777777" w:rsidR="00D252E2" w:rsidRDefault="00D252E2">
                      <w:pPr>
                        <w:rPr>
                          <w:sz w:val="36"/>
                        </w:rPr>
                      </w:pPr>
                      <w:r w:rsidRPr="00141840">
                        <w:rPr>
                          <w:sz w:val="28"/>
                          <w:szCs w:val="28"/>
                        </w:rPr>
                        <w:t>Tester Name:</w:t>
                      </w:r>
                      <w:r>
                        <w:rPr>
                          <w:color w:val="0000FF"/>
                          <w:sz w:val="36"/>
                        </w:rPr>
                        <w:t xml:space="preserve">    ____________</w:t>
                      </w:r>
                    </w:p>
                  </w:txbxContent>
                </v:textbox>
              </v:rect>
            </w:pict>
          </mc:Fallback>
        </mc:AlternateContent>
      </w:r>
    </w:p>
    <w:p w14:paraId="08A5E1BD" w14:textId="5D8F0C49" w:rsidR="002A24AE" w:rsidRDefault="002A24AE">
      <w:pPr>
        <w:tabs>
          <w:tab w:val="decimal" w:pos="1800"/>
        </w:tabs>
        <w:jc w:val="both"/>
      </w:pPr>
    </w:p>
    <w:p w14:paraId="5ED1C622" w14:textId="77777777" w:rsidR="002A24AE" w:rsidRDefault="002A24AE">
      <w:pPr>
        <w:tabs>
          <w:tab w:val="decimal" w:pos="1800"/>
        </w:tabs>
        <w:jc w:val="both"/>
      </w:pPr>
    </w:p>
    <w:p w14:paraId="30AAE237" w14:textId="77777777" w:rsidR="002A24AE" w:rsidRDefault="002A24AE">
      <w:pPr>
        <w:tabs>
          <w:tab w:val="decimal" w:pos="1800"/>
        </w:tabs>
        <w:jc w:val="both"/>
      </w:pPr>
    </w:p>
    <w:p w14:paraId="26B525FC" w14:textId="77777777" w:rsidR="002A24AE" w:rsidRDefault="002A24AE">
      <w:pPr>
        <w:tabs>
          <w:tab w:val="decimal" w:pos="1800"/>
        </w:tabs>
        <w:jc w:val="both"/>
      </w:pPr>
    </w:p>
    <w:p w14:paraId="0E7EEB66" w14:textId="77777777" w:rsidR="002A24AE" w:rsidRDefault="002A24AE">
      <w:pPr>
        <w:tabs>
          <w:tab w:val="decimal" w:pos="1800"/>
        </w:tabs>
        <w:spacing w:before="240"/>
        <w:jc w:val="both"/>
        <w:rPr>
          <w:color w:val="000000"/>
          <w:sz w:val="48"/>
        </w:rPr>
      </w:pPr>
    </w:p>
    <w:p w14:paraId="36195A08" w14:textId="77777777" w:rsidR="002A24AE" w:rsidRDefault="002A24AE">
      <w:pPr>
        <w:tabs>
          <w:tab w:val="decimal" w:pos="1800"/>
        </w:tabs>
        <w:ind w:left="4860"/>
        <w:jc w:val="both"/>
        <w:rPr>
          <w:color w:val="FF0000"/>
        </w:rPr>
      </w:pPr>
    </w:p>
    <w:p w14:paraId="059FC4AB" w14:textId="77777777" w:rsidR="002A24AE" w:rsidRDefault="002A24AE">
      <w:pPr>
        <w:tabs>
          <w:tab w:val="decimal" w:pos="1800"/>
        </w:tabs>
        <w:ind w:left="4860"/>
        <w:jc w:val="both"/>
      </w:pPr>
    </w:p>
    <w:p w14:paraId="5D488CD7" w14:textId="77777777" w:rsidR="002A24AE" w:rsidRDefault="002A24AE">
      <w:pPr>
        <w:tabs>
          <w:tab w:val="decimal" w:pos="1800"/>
        </w:tabs>
        <w:jc w:val="both"/>
        <w:rPr>
          <w:rFonts w:ascii="Arial" w:hAnsi="Arial"/>
          <w:color w:val="000080"/>
        </w:rPr>
      </w:pPr>
    </w:p>
    <w:p w14:paraId="43500134" w14:textId="77777777" w:rsidR="002A24AE" w:rsidRDefault="002A24AE">
      <w:pPr>
        <w:tabs>
          <w:tab w:val="decimal" w:pos="1980"/>
        </w:tabs>
        <w:ind w:left="4860" w:hanging="1890"/>
        <w:jc w:val="both"/>
        <w:rPr>
          <w:rFonts w:ascii="Arial" w:hAnsi="Arial"/>
          <w:color w:val="000080"/>
        </w:rPr>
      </w:pPr>
      <w:r>
        <w:rPr>
          <w:rFonts w:ascii="Arial" w:hAnsi="Arial"/>
          <w:color w:val="000080"/>
        </w:rPr>
        <w:t>Product Development Department</w:t>
      </w:r>
    </w:p>
    <w:p w14:paraId="6F4AED59" w14:textId="77777777" w:rsidR="002A24AE" w:rsidRDefault="002A24AE">
      <w:pPr>
        <w:tabs>
          <w:tab w:val="decimal" w:pos="1980"/>
        </w:tabs>
        <w:ind w:left="4860" w:hanging="1890"/>
        <w:jc w:val="both"/>
        <w:rPr>
          <w:rFonts w:ascii="Arial" w:hAnsi="Arial"/>
          <w:color w:val="000080"/>
        </w:rPr>
      </w:pPr>
      <w:r>
        <w:rPr>
          <w:rFonts w:ascii="Arial" w:hAnsi="Arial"/>
          <w:color w:val="000080"/>
        </w:rPr>
        <w:t xml:space="preserve">  Emerson </w:t>
      </w:r>
      <w:r w:rsidR="007C4F6B">
        <w:rPr>
          <w:rFonts w:ascii="Arial" w:hAnsi="Arial"/>
          <w:color w:val="000080"/>
        </w:rPr>
        <w:t xml:space="preserve">Automation Solutions </w:t>
      </w:r>
    </w:p>
    <w:p w14:paraId="288057C9" w14:textId="77777777" w:rsidR="002A24AE" w:rsidRDefault="002A24AE">
      <w:pPr>
        <w:tabs>
          <w:tab w:val="decimal" w:pos="1980"/>
        </w:tabs>
        <w:ind w:left="4860" w:hanging="1890"/>
        <w:jc w:val="both"/>
        <w:rPr>
          <w:rFonts w:ascii="Arial" w:hAnsi="Arial"/>
          <w:color w:val="000080"/>
        </w:rPr>
      </w:pPr>
      <w:r>
        <w:rPr>
          <w:rFonts w:ascii="Arial" w:hAnsi="Arial"/>
          <w:color w:val="000080"/>
        </w:rPr>
        <w:t xml:space="preserve">       Power &amp; Water Solutions</w:t>
      </w:r>
    </w:p>
    <w:p w14:paraId="5EB47596" w14:textId="77777777" w:rsidR="002A24AE" w:rsidRDefault="002A24AE">
      <w:pPr>
        <w:tabs>
          <w:tab w:val="decimal" w:pos="1980"/>
        </w:tabs>
        <w:ind w:left="4860" w:hanging="1890"/>
        <w:jc w:val="both"/>
        <w:rPr>
          <w:rFonts w:ascii="Arial" w:hAnsi="Arial"/>
          <w:color w:val="000080"/>
        </w:rPr>
      </w:pPr>
      <w:r>
        <w:rPr>
          <w:rFonts w:ascii="Arial" w:hAnsi="Arial"/>
          <w:color w:val="000080"/>
        </w:rPr>
        <w:t xml:space="preserve">             </w:t>
      </w:r>
      <w:smartTag w:uri="urn:schemas-microsoft-com:office:smarttags" w:element="Street">
        <w:smartTag w:uri="urn:schemas-microsoft-com:office:smarttags" w:element="address">
          <w:r>
            <w:rPr>
              <w:rFonts w:ascii="Arial" w:hAnsi="Arial"/>
              <w:color w:val="000080"/>
            </w:rPr>
            <w:t>200 Beta Drive</w:t>
          </w:r>
        </w:smartTag>
      </w:smartTag>
    </w:p>
    <w:p w14:paraId="4C0FE4D7" w14:textId="030BD913" w:rsidR="002A24AE" w:rsidRDefault="002A24AE">
      <w:pPr>
        <w:tabs>
          <w:tab w:val="decimal" w:pos="1980"/>
        </w:tabs>
        <w:ind w:left="4860" w:hanging="1890"/>
        <w:jc w:val="both"/>
        <w:rPr>
          <w:rFonts w:ascii="Arial" w:hAnsi="Arial"/>
          <w:color w:val="000080"/>
        </w:rPr>
      </w:pPr>
      <w:r>
        <w:rPr>
          <w:rFonts w:ascii="Arial" w:hAnsi="Arial"/>
          <w:color w:val="000080"/>
        </w:rPr>
        <w:t xml:space="preserve">        Pittsburgh, P</w:t>
      </w:r>
      <w:r w:rsidR="007C2A25">
        <w:rPr>
          <w:rFonts w:ascii="Arial" w:hAnsi="Arial"/>
          <w:color w:val="000080"/>
        </w:rPr>
        <w:t>A</w:t>
      </w:r>
      <w:r>
        <w:rPr>
          <w:rFonts w:ascii="Arial" w:hAnsi="Arial"/>
          <w:color w:val="000080"/>
        </w:rPr>
        <w:t xml:space="preserve"> 15238</w:t>
      </w:r>
    </w:p>
    <w:p w14:paraId="18CAF4C8" w14:textId="77777777" w:rsidR="002A24AE" w:rsidRDefault="002A24AE">
      <w:pPr>
        <w:tabs>
          <w:tab w:val="decimal" w:pos="1800"/>
        </w:tabs>
        <w:jc w:val="both"/>
        <w:rPr>
          <w:rFonts w:ascii="Arial" w:hAnsi="Arial"/>
        </w:rPr>
        <w:sectPr w:rsidR="002A24AE">
          <w:headerReference w:type="default" r:id="rId12"/>
          <w:footerReference w:type="default" r:id="rId13"/>
          <w:pgSz w:w="12240" w:h="15840"/>
          <w:pgMar w:top="1440" w:right="1800" w:bottom="1440" w:left="1800" w:header="720" w:footer="720" w:gutter="0"/>
          <w:cols w:space="720"/>
        </w:sectPr>
      </w:pPr>
    </w:p>
    <w:p w14:paraId="3D1D6CFB" w14:textId="77777777" w:rsidR="002A24AE" w:rsidRDefault="001F0CE3">
      <w:pPr>
        <w:pStyle w:val="Title2"/>
      </w:pPr>
      <w:r>
        <w:lastRenderedPageBreak/>
        <mc:AlternateContent>
          <mc:Choice Requires="wps">
            <w:drawing>
              <wp:anchor distT="0" distB="0" distL="114300" distR="114300" simplePos="0" relativeHeight="251661312" behindDoc="0" locked="0" layoutInCell="0" allowOverlap="1" wp14:anchorId="157CE7CF" wp14:editId="73D5B5BB">
                <wp:simplePos x="0" y="0"/>
                <wp:positionH relativeFrom="column">
                  <wp:posOffset>822960</wp:posOffset>
                </wp:positionH>
                <wp:positionV relativeFrom="paragraph">
                  <wp:posOffset>1737360</wp:posOffset>
                </wp:positionV>
                <wp:extent cx="4664075" cy="1646555"/>
                <wp:effectExtent l="0" t="0" r="0" b="0"/>
                <wp:wrapNone/>
                <wp:docPr id="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4075" cy="164655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1F35FA" w14:textId="77777777" w:rsidR="00D252E2" w:rsidRDefault="00D252E2">
                            <w:pPr>
                              <w:ind w:left="720" w:right="495"/>
                              <w:jc w:val="both"/>
                              <w:rPr>
                                <w:rFonts w:ascii="Arial" w:hAnsi="Arial"/>
                                <w:color w:val="000080"/>
                                <w:sz w:val="24"/>
                              </w:rPr>
                            </w:pPr>
                          </w:p>
                          <w:p w14:paraId="4066AE48" w14:textId="0D3CF039" w:rsidR="00D252E2" w:rsidRDefault="00D252E2">
                            <w:pPr>
                              <w:ind w:left="720" w:right="495"/>
                              <w:jc w:val="both"/>
                              <w:rPr>
                                <w:rFonts w:ascii="Arial" w:hAnsi="Arial"/>
                              </w:rPr>
                            </w:pPr>
                            <w:r>
                              <w:rPr>
                                <w:rFonts w:ascii="Arial" w:hAnsi="Arial"/>
                                <w:color w:val="000080"/>
                                <w:sz w:val="24"/>
                              </w:rPr>
                              <w:t>This document contains information that is proprietary to</w:t>
                            </w:r>
                            <w:r>
                              <w:rPr>
                                <w:color w:val="000080"/>
                                <w:sz w:val="24"/>
                              </w:rPr>
                              <w:t xml:space="preserve"> </w:t>
                            </w:r>
                            <w:r>
                              <w:rPr>
                                <w:rFonts w:ascii="Arial" w:hAnsi="Arial"/>
                                <w:color w:val="000080"/>
                                <w:sz w:val="24"/>
                              </w:rPr>
                              <w:t xml:space="preserve">Emerson </w:t>
                            </w:r>
                            <w:r w:rsidR="00BD5272">
                              <w:rPr>
                                <w:rFonts w:ascii="Arial" w:hAnsi="Arial"/>
                                <w:color w:val="000080"/>
                                <w:sz w:val="24"/>
                              </w:rPr>
                              <w:t>Automation Solutions</w:t>
                            </w:r>
                            <w:r>
                              <w:rPr>
                                <w:rFonts w:ascii="Arial" w:hAnsi="Arial"/>
                                <w:color w:val="000080"/>
                                <w:sz w:val="24"/>
                              </w:rPr>
                              <w:t xml:space="preserve">; it is intended for internal Emerson </w:t>
                            </w:r>
                            <w:r w:rsidR="00BD5272">
                              <w:rPr>
                                <w:rFonts w:ascii="Arial" w:hAnsi="Arial"/>
                                <w:color w:val="000080"/>
                                <w:sz w:val="24"/>
                              </w:rPr>
                              <w:t>Automation Solutions</w:t>
                            </w:r>
                            <w:r>
                              <w:rPr>
                                <w:rFonts w:ascii="Arial" w:hAnsi="Arial"/>
                                <w:color w:val="000080"/>
                                <w:sz w:val="24"/>
                              </w:rPr>
                              <w:t xml:space="preserve"> use only. This document, and the information that it contains, are to be held against public access and should not be disclosed or transmitted, in whole or in part, without the written authorization of Emerson </w:t>
                            </w:r>
                            <w:r w:rsidR="00BD5272">
                              <w:rPr>
                                <w:rFonts w:ascii="Arial" w:hAnsi="Arial"/>
                                <w:color w:val="000080"/>
                                <w:sz w:val="24"/>
                              </w:rPr>
                              <w:t>Automation Solutions</w:t>
                            </w:r>
                            <w:r>
                              <w:rPr>
                                <w:rFonts w:ascii="Arial" w:hAnsi="Arial"/>
                                <w:color w:val="000080"/>
                                <w:sz w:val="24"/>
                              </w:rPr>
                              <w:t>.</w:t>
                            </w:r>
                          </w:p>
                          <w:p w14:paraId="3E38E0AA" w14:textId="77777777" w:rsidR="00D252E2" w:rsidRDefault="00D252E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7CE7CF" id="Rectangle 10" o:spid="_x0000_s1029" style="position:absolute;left:0;text-align:left;margin-left:64.8pt;margin-top:136.8pt;width:367.25pt;height:12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" o:allowincell="f" filled="f">
                <v:textbox inset="0,0,0,0">
                  <w:txbxContent>
                    <w:p w14:paraId="581F35FA" w14:textId="77777777" w:rsidR="00D252E2" w:rsidRDefault="00D252E2">
                      <w:pPr>
                        <w:ind w:left="720" w:right="495"/>
                        <w:jc w:val="both"/>
                        <w:rPr>
                          <w:rFonts w:ascii="Arial" w:hAnsi="Arial"/>
                          <w:color w:val="000080"/>
                          <w:sz w:val="24"/>
                        </w:rPr>
                      </w:pPr>
                    </w:p>
                    <w:p w14:paraId="4066AE48" w14:textId="0D3CF039" w:rsidR="00D252E2" w:rsidRDefault="00D252E2">
                      <w:pPr>
                        <w:ind w:left="720" w:right="495"/>
                        <w:jc w:val="both"/>
                        <w:rPr>
                          <w:rFonts w:ascii="Arial" w:hAnsi="Arial"/>
                        </w:rPr>
                      </w:pPr>
                      <w:r>
                        <w:rPr>
                          <w:rFonts w:ascii="Arial" w:hAnsi="Arial"/>
                          <w:color w:val="000080"/>
                          <w:sz w:val="24"/>
                        </w:rPr>
                        <w:t>This document contains information that is proprietary to</w:t>
                      </w:r>
                      <w:r>
                        <w:rPr>
                          <w:color w:val="000080"/>
                          <w:sz w:val="24"/>
                        </w:rPr>
                        <w:t xml:space="preserve"> </w:t>
                      </w:r>
                      <w:r>
                        <w:rPr>
                          <w:rFonts w:ascii="Arial" w:hAnsi="Arial"/>
                          <w:color w:val="000080"/>
                          <w:sz w:val="24"/>
                        </w:rPr>
                        <w:t xml:space="preserve">Emerson </w:t>
                      </w:r>
                      <w:r w:rsidR="00BD5272">
                        <w:rPr>
                          <w:rFonts w:ascii="Arial" w:hAnsi="Arial"/>
                          <w:color w:val="000080"/>
                          <w:sz w:val="24"/>
                        </w:rPr>
                        <w:t>Automation Solutions</w:t>
                      </w:r>
                      <w:r>
                        <w:rPr>
                          <w:rFonts w:ascii="Arial" w:hAnsi="Arial"/>
                          <w:color w:val="000080"/>
                          <w:sz w:val="24"/>
                        </w:rPr>
                        <w:t xml:space="preserve">; it is intended for internal Emerson </w:t>
                      </w:r>
                      <w:r w:rsidR="00BD5272">
                        <w:rPr>
                          <w:rFonts w:ascii="Arial" w:hAnsi="Arial"/>
                          <w:color w:val="000080"/>
                          <w:sz w:val="24"/>
                        </w:rPr>
                        <w:t>Automation Solutions</w:t>
                      </w:r>
                      <w:r>
                        <w:rPr>
                          <w:rFonts w:ascii="Arial" w:hAnsi="Arial"/>
                          <w:color w:val="000080"/>
                          <w:sz w:val="24"/>
                        </w:rPr>
                        <w:t xml:space="preserve"> use only. This document, and the information that it contains, are to be held against public access and should not be disclosed or transmitted, in whole or in part, without the written authorization of Emerson </w:t>
                      </w:r>
                      <w:r w:rsidR="00BD5272">
                        <w:rPr>
                          <w:rFonts w:ascii="Arial" w:hAnsi="Arial"/>
                          <w:color w:val="000080"/>
                          <w:sz w:val="24"/>
                        </w:rPr>
                        <w:t>Automation Solutions</w:t>
                      </w:r>
                      <w:r>
                        <w:rPr>
                          <w:rFonts w:ascii="Arial" w:hAnsi="Arial"/>
                          <w:color w:val="000080"/>
                          <w:sz w:val="24"/>
                        </w:rPr>
                        <w:t>.</w:t>
                      </w:r>
                    </w:p>
                    <w:p w14:paraId="3E38E0AA" w14:textId="77777777" w:rsidR="00D252E2" w:rsidRDefault="00D252E2"/>
                  </w:txbxContent>
                </v:textbox>
              </v:rect>
            </w:pict>
          </mc:Fallback>
        </mc:AlternateContent>
      </w:r>
      <w:r w:rsidR="002A24AE">
        <w:br w:type="page"/>
      </w:r>
      <w:r w:rsidR="002A24AE">
        <w:lastRenderedPageBreak/>
        <w:t>Document Revisions Index</w:t>
      </w:r>
    </w:p>
    <w:tbl>
      <w:tblPr>
        <w:tblW w:w="0" w:type="auto"/>
        <w:tblInd w:w="8" w:type="dxa"/>
        <w:tblLayout w:type="fixed"/>
        <w:tblCellMar>
          <w:left w:w="0" w:type="dxa"/>
          <w:right w:w="0" w:type="dxa"/>
        </w:tblCellMar>
        <w:tblLook w:val="0000" w:firstRow="0" w:lastRow="0" w:firstColumn="0" w:lastColumn="0" w:noHBand="0" w:noVBand="0"/>
      </w:tblPr>
      <w:tblGrid>
        <w:gridCol w:w="720"/>
        <w:gridCol w:w="990"/>
        <w:gridCol w:w="990"/>
        <w:gridCol w:w="6030"/>
        <w:gridCol w:w="900"/>
      </w:tblGrid>
      <w:tr w:rsidR="002A24AE" w14:paraId="48AA7708" w14:textId="77777777">
        <w:tc>
          <w:tcPr>
            <w:tcW w:w="720" w:type="dxa"/>
            <w:tcBorders>
              <w:top w:val="single" w:sz="6" w:space="0" w:color="auto"/>
              <w:left w:val="single" w:sz="6" w:space="0" w:color="auto"/>
              <w:bottom w:val="double" w:sz="6" w:space="0" w:color="auto"/>
              <w:right w:val="single" w:sz="6" w:space="0" w:color="auto"/>
            </w:tcBorders>
          </w:tcPr>
          <w:p w14:paraId="2CEAA83C" w14:textId="77777777" w:rsidR="002A24AE" w:rsidRDefault="002A24AE">
            <w:pPr>
              <w:pStyle w:val="CellHeading"/>
            </w:pPr>
            <w:r>
              <w:t>Rev</w:t>
            </w:r>
          </w:p>
        </w:tc>
        <w:tc>
          <w:tcPr>
            <w:tcW w:w="990" w:type="dxa"/>
            <w:tcBorders>
              <w:top w:val="single" w:sz="6" w:space="0" w:color="auto"/>
              <w:left w:val="single" w:sz="6" w:space="0" w:color="auto"/>
              <w:bottom w:val="double" w:sz="6" w:space="0" w:color="auto"/>
              <w:right w:val="single" w:sz="6" w:space="0" w:color="auto"/>
            </w:tcBorders>
          </w:tcPr>
          <w:p w14:paraId="4144D17A" w14:textId="77777777" w:rsidR="002A24AE" w:rsidRDefault="002A24AE">
            <w:pPr>
              <w:pStyle w:val="CellHeading"/>
            </w:pPr>
            <w:r>
              <w:t>Date</w:t>
            </w:r>
          </w:p>
        </w:tc>
        <w:tc>
          <w:tcPr>
            <w:tcW w:w="990" w:type="dxa"/>
            <w:tcBorders>
              <w:top w:val="single" w:sz="6" w:space="0" w:color="auto"/>
              <w:left w:val="single" w:sz="6" w:space="0" w:color="auto"/>
              <w:bottom w:val="double" w:sz="6" w:space="0" w:color="auto"/>
              <w:right w:val="single" w:sz="6" w:space="0" w:color="auto"/>
            </w:tcBorders>
          </w:tcPr>
          <w:p w14:paraId="0824FA55" w14:textId="77777777" w:rsidR="002A24AE" w:rsidRDefault="002A24AE">
            <w:pPr>
              <w:pStyle w:val="CellHeading"/>
            </w:pPr>
            <w:r>
              <w:t>Section</w:t>
            </w:r>
          </w:p>
        </w:tc>
        <w:tc>
          <w:tcPr>
            <w:tcW w:w="6030" w:type="dxa"/>
            <w:tcBorders>
              <w:top w:val="single" w:sz="6" w:space="0" w:color="auto"/>
              <w:left w:val="single" w:sz="6" w:space="0" w:color="auto"/>
              <w:bottom w:val="double" w:sz="6" w:space="0" w:color="auto"/>
              <w:right w:val="single" w:sz="6" w:space="0" w:color="auto"/>
            </w:tcBorders>
          </w:tcPr>
          <w:p w14:paraId="0DA44D86" w14:textId="77777777" w:rsidR="002A24AE" w:rsidRDefault="002A24AE">
            <w:pPr>
              <w:pStyle w:val="CellHeading"/>
            </w:pPr>
            <w:r>
              <w:t xml:space="preserve">Description </w:t>
            </w:r>
          </w:p>
        </w:tc>
        <w:tc>
          <w:tcPr>
            <w:tcW w:w="900" w:type="dxa"/>
            <w:tcBorders>
              <w:top w:val="single" w:sz="6" w:space="0" w:color="auto"/>
              <w:left w:val="single" w:sz="6" w:space="0" w:color="auto"/>
              <w:bottom w:val="double" w:sz="6" w:space="0" w:color="auto"/>
              <w:right w:val="single" w:sz="6" w:space="0" w:color="auto"/>
            </w:tcBorders>
          </w:tcPr>
          <w:p w14:paraId="733EBB75" w14:textId="77777777" w:rsidR="002A24AE" w:rsidRDefault="002A24AE">
            <w:pPr>
              <w:pStyle w:val="CellHeading"/>
            </w:pPr>
            <w:r>
              <w:t>Reviser</w:t>
            </w:r>
          </w:p>
        </w:tc>
      </w:tr>
      <w:tr w:rsidR="00A0378D" w:rsidRPr="00D3516B" w14:paraId="14F94642" w14:textId="77777777" w:rsidTr="00A0378D">
        <w:trPr>
          <w:trHeight w:val="507"/>
        </w:trPr>
        <w:tc>
          <w:tcPr>
            <w:tcW w:w="720" w:type="dxa"/>
            <w:tcBorders>
              <w:top w:val="single" w:sz="6" w:space="0" w:color="auto"/>
              <w:left w:val="single" w:sz="6" w:space="0" w:color="auto"/>
              <w:bottom w:val="single" w:sz="6" w:space="0" w:color="auto"/>
              <w:right w:val="single" w:sz="6" w:space="0" w:color="auto"/>
            </w:tcBorders>
          </w:tcPr>
          <w:p w14:paraId="4EA54DBD" w14:textId="4F916F72" w:rsidR="00A0378D" w:rsidRPr="000778CE" w:rsidRDefault="00A0378D">
            <w:pPr>
              <w:pStyle w:val="CellBody"/>
              <w:rPr>
                <w:color w:val="auto"/>
              </w:rPr>
            </w:pPr>
            <w:r w:rsidRPr="000778CE">
              <w:rPr>
                <w:color w:val="auto"/>
              </w:rPr>
              <w:t>1.0</w:t>
            </w:r>
          </w:p>
        </w:tc>
        <w:tc>
          <w:tcPr>
            <w:tcW w:w="990" w:type="dxa"/>
            <w:tcBorders>
              <w:top w:val="single" w:sz="6" w:space="0" w:color="auto"/>
              <w:left w:val="single" w:sz="6" w:space="0" w:color="auto"/>
              <w:bottom w:val="single" w:sz="6" w:space="0" w:color="auto"/>
              <w:right w:val="single" w:sz="6" w:space="0" w:color="auto"/>
            </w:tcBorders>
          </w:tcPr>
          <w:p w14:paraId="36A431B7" w14:textId="1519160A" w:rsidR="00A0378D" w:rsidRPr="000778CE" w:rsidRDefault="00B37BE8">
            <w:pPr>
              <w:pStyle w:val="CellBody"/>
              <w:rPr>
                <w:color w:val="auto"/>
              </w:rPr>
            </w:pPr>
            <w:r>
              <w:rPr>
                <w:color w:val="auto"/>
              </w:rPr>
              <w:t>05</w:t>
            </w:r>
            <w:r w:rsidR="00BD5272">
              <w:rPr>
                <w:color w:val="auto"/>
              </w:rPr>
              <w:t>-</w:t>
            </w:r>
            <w:r>
              <w:rPr>
                <w:color w:val="auto"/>
              </w:rPr>
              <w:t>May</w:t>
            </w:r>
            <w:r w:rsidR="00FB3909" w:rsidRPr="000778CE">
              <w:rPr>
                <w:color w:val="auto"/>
              </w:rPr>
              <w:t>-</w:t>
            </w:r>
            <w:r w:rsidR="00BD5272">
              <w:rPr>
                <w:color w:val="auto"/>
              </w:rPr>
              <w:t>20</w:t>
            </w:r>
            <w:r>
              <w:rPr>
                <w:color w:val="auto"/>
              </w:rPr>
              <w:t>22</w:t>
            </w:r>
          </w:p>
          <w:p w14:paraId="5413FC17" w14:textId="77777777" w:rsidR="00E10816" w:rsidRPr="000778CE" w:rsidRDefault="00E10816">
            <w:pPr>
              <w:pStyle w:val="CellBody"/>
              <w:rPr>
                <w:color w:val="auto"/>
              </w:rPr>
            </w:pPr>
          </w:p>
        </w:tc>
        <w:tc>
          <w:tcPr>
            <w:tcW w:w="990" w:type="dxa"/>
            <w:tcBorders>
              <w:top w:val="single" w:sz="6" w:space="0" w:color="auto"/>
              <w:left w:val="single" w:sz="6" w:space="0" w:color="auto"/>
              <w:bottom w:val="single" w:sz="6" w:space="0" w:color="auto"/>
              <w:right w:val="single" w:sz="6" w:space="0" w:color="auto"/>
            </w:tcBorders>
          </w:tcPr>
          <w:p w14:paraId="1DBAEA8E" w14:textId="77777777" w:rsidR="00E10816" w:rsidRPr="000778CE" w:rsidRDefault="00E91C41">
            <w:pPr>
              <w:pStyle w:val="CellBody"/>
              <w:rPr>
                <w:color w:val="auto"/>
              </w:rPr>
            </w:pPr>
            <w:r w:rsidRPr="000778CE">
              <w:rPr>
                <w:color w:val="auto"/>
              </w:rPr>
              <w:t>All</w:t>
            </w:r>
          </w:p>
        </w:tc>
        <w:tc>
          <w:tcPr>
            <w:tcW w:w="6030" w:type="dxa"/>
            <w:tcBorders>
              <w:top w:val="single" w:sz="6" w:space="0" w:color="auto"/>
              <w:left w:val="single" w:sz="6" w:space="0" w:color="auto"/>
              <w:bottom w:val="single" w:sz="6" w:space="0" w:color="auto"/>
              <w:right w:val="single" w:sz="6" w:space="0" w:color="auto"/>
            </w:tcBorders>
          </w:tcPr>
          <w:p w14:paraId="26C50827" w14:textId="77777777" w:rsidR="00E10816" w:rsidRPr="000778CE" w:rsidRDefault="00743F32">
            <w:pPr>
              <w:pStyle w:val="CellBody"/>
              <w:rPr>
                <w:color w:val="auto"/>
              </w:rPr>
            </w:pPr>
            <w:r w:rsidRPr="000778CE">
              <w:rPr>
                <w:color w:val="auto"/>
              </w:rPr>
              <w:t>Original.</w:t>
            </w:r>
          </w:p>
        </w:tc>
        <w:tc>
          <w:tcPr>
            <w:tcW w:w="900" w:type="dxa"/>
            <w:tcBorders>
              <w:top w:val="single" w:sz="6" w:space="0" w:color="auto"/>
              <w:left w:val="single" w:sz="6" w:space="0" w:color="auto"/>
              <w:bottom w:val="single" w:sz="6" w:space="0" w:color="auto"/>
              <w:right w:val="single" w:sz="6" w:space="0" w:color="auto"/>
            </w:tcBorders>
          </w:tcPr>
          <w:p w14:paraId="6FD68D57" w14:textId="70902726" w:rsidR="00E10816" w:rsidRPr="000778CE" w:rsidRDefault="00B37BE8">
            <w:pPr>
              <w:pStyle w:val="CellBody"/>
              <w:rPr>
                <w:color w:val="auto"/>
              </w:rPr>
            </w:pPr>
            <w:r>
              <w:rPr>
                <w:color w:val="auto"/>
              </w:rPr>
              <w:t>DJ</w:t>
            </w:r>
          </w:p>
        </w:tc>
      </w:tr>
      <w:tr w:rsidR="00BD5272" w:rsidRPr="00D3516B" w14:paraId="1557C859" w14:textId="77777777" w:rsidTr="00A0378D">
        <w:trPr>
          <w:trHeight w:val="507"/>
        </w:trPr>
        <w:tc>
          <w:tcPr>
            <w:tcW w:w="720" w:type="dxa"/>
            <w:tcBorders>
              <w:top w:val="single" w:sz="6" w:space="0" w:color="auto"/>
              <w:left w:val="single" w:sz="6" w:space="0" w:color="auto"/>
              <w:bottom w:val="single" w:sz="6" w:space="0" w:color="auto"/>
              <w:right w:val="single" w:sz="6" w:space="0" w:color="auto"/>
            </w:tcBorders>
          </w:tcPr>
          <w:p w14:paraId="5C3197DA" w14:textId="43ADA084" w:rsidR="00BD5272" w:rsidRPr="000778CE" w:rsidRDefault="004D0967">
            <w:pPr>
              <w:pStyle w:val="CellBody"/>
              <w:rPr>
                <w:color w:val="auto"/>
              </w:rPr>
            </w:pPr>
            <w:ins w:id="8" w:author="Jindal, Deepak [AUTOSOL/PWS/NOIDA]" w:date="2022-06-09T22:48:00Z">
              <w:r>
                <w:rPr>
                  <w:color w:val="auto"/>
                </w:rPr>
                <w:t>1.1</w:t>
              </w:r>
            </w:ins>
          </w:p>
        </w:tc>
        <w:tc>
          <w:tcPr>
            <w:tcW w:w="990" w:type="dxa"/>
            <w:tcBorders>
              <w:top w:val="single" w:sz="6" w:space="0" w:color="auto"/>
              <w:left w:val="single" w:sz="6" w:space="0" w:color="auto"/>
              <w:bottom w:val="single" w:sz="6" w:space="0" w:color="auto"/>
              <w:right w:val="single" w:sz="6" w:space="0" w:color="auto"/>
            </w:tcBorders>
          </w:tcPr>
          <w:p w14:paraId="759B7A42" w14:textId="6A4A07C0" w:rsidR="00BD5272" w:rsidRPr="000778CE" w:rsidRDefault="00510F90">
            <w:pPr>
              <w:pStyle w:val="CellBody"/>
              <w:rPr>
                <w:color w:val="auto"/>
              </w:rPr>
            </w:pPr>
            <w:ins w:id="9" w:author="Jindal, Deepak [AUTOSOL/PWS/NOIDA]" w:date="2022-06-10T15:10:00Z">
              <w:r>
                <w:rPr>
                  <w:color w:val="auto"/>
                </w:rPr>
                <w:t>10</w:t>
              </w:r>
            </w:ins>
            <w:ins w:id="10" w:author="Jindal, Deepak [AUTOSOL/PWS/NOIDA]" w:date="2022-06-09T22:48:00Z">
              <w:r w:rsidR="004D0967">
                <w:rPr>
                  <w:color w:val="auto"/>
                </w:rPr>
                <w:t>-Jun-22</w:t>
              </w:r>
            </w:ins>
          </w:p>
        </w:tc>
        <w:tc>
          <w:tcPr>
            <w:tcW w:w="990" w:type="dxa"/>
            <w:tcBorders>
              <w:top w:val="single" w:sz="6" w:space="0" w:color="auto"/>
              <w:left w:val="single" w:sz="6" w:space="0" w:color="auto"/>
              <w:bottom w:val="single" w:sz="6" w:space="0" w:color="auto"/>
              <w:right w:val="single" w:sz="6" w:space="0" w:color="auto"/>
            </w:tcBorders>
          </w:tcPr>
          <w:p w14:paraId="68AE1DAD" w14:textId="59B45457" w:rsidR="00BD5272" w:rsidRPr="000778CE" w:rsidRDefault="004D0967">
            <w:pPr>
              <w:pStyle w:val="CellBody"/>
              <w:rPr>
                <w:color w:val="auto"/>
              </w:rPr>
            </w:pPr>
            <w:ins w:id="11" w:author="Jindal, Deepak [AUTOSOL/PWS/NOIDA]" w:date="2022-06-09T22:49:00Z">
              <w:r>
                <w:rPr>
                  <w:color w:val="auto"/>
                </w:rPr>
                <w:t>All</w:t>
              </w:r>
            </w:ins>
          </w:p>
        </w:tc>
        <w:tc>
          <w:tcPr>
            <w:tcW w:w="6030" w:type="dxa"/>
            <w:tcBorders>
              <w:top w:val="single" w:sz="6" w:space="0" w:color="auto"/>
              <w:left w:val="single" w:sz="6" w:space="0" w:color="auto"/>
              <w:bottom w:val="single" w:sz="6" w:space="0" w:color="auto"/>
              <w:right w:val="single" w:sz="6" w:space="0" w:color="auto"/>
            </w:tcBorders>
          </w:tcPr>
          <w:p w14:paraId="7AB55EAB" w14:textId="690AE6AA" w:rsidR="00BD5272" w:rsidRPr="000778CE" w:rsidRDefault="004D0967">
            <w:pPr>
              <w:pStyle w:val="CellBody"/>
              <w:rPr>
                <w:color w:val="auto"/>
              </w:rPr>
            </w:pPr>
            <w:ins w:id="12" w:author="Jindal, Deepak [AUTOSOL/PWS/NOIDA]" w:date="2022-06-09T22:49:00Z">
              <w:r>
                <w:rPr>
                  <w:color w:val="auto"/>
                </w:rPr>
                <w:t>Implemented comments from Mark and Scott</w:t>
              </w:r>
            </w:ins>
          </w:p>
        </w:tc>
        <w:tc>
          <w:tcPr>
            <w:tcW w:w="900" w:type="dxa"/>
            <w:tcBorders>
              <w:top w:val="single" w:sz="6" w:space="0" w:color="auto"/>
              <w:left w:val="single" w:sz="6" w:space="0" w:color="auto"/>
              <w:bottom w:val="single" w:sz="6" w:space="0" w:color="auto"/>
              <w:right w:val="single" w:sz="6" w:space="0" w:color="auto"/>
            </w:tcBorders>
          </w:tcPr>
          <w:p w14:paraId="1AFDCABF" w14:textId="4AD7D88F" w:rsidR="00BD5272" w:rsidRPr="000778CE" w:rsidRDefault="004D0967">
            <w:pPr>
              <w:pStyle w:val="CellBody"/>
              <w:rPr>
                <w:color w:val="auto"/>
              </w:rPr>
            </w:pPr>
            <w:ins w:id="13" w:author="Jindal, Deepak [AUTOSOL/PWS/NOIDA]" w:date="2022-06-09T22:49:00Z">
              <w:r>
                <w:rPr>
                  <w:color w:val="auto"/>
                </w:rPr>
                <w:t>DJ</w:t>
              </w:r>
            </w:ins>
          </w:p>
        </w:tc>
      </w:tr>
      <w:tr w:rsidR="00CB6841" w:rsidRPr="00D3516B" w14:paraId="36C55D7D" w14:textId="77777777" w:rsidTr="00A0378D">
        <w:trPr>
          <w:trHeight w:val="507"/>
          <w:ins w:id="14" w:author="Jindal, Deepak [AUTOSOL/PWS/NOIDA]" w:date="2022-06-19T11:59:00Z"/>
        </w:trPr>
        <w:tc>
          <w:tcPr>
            <w:tcW w:w="720" w:type="dxa"/>
            <w:tcBorders>
              <w:top w:val="single" w:sz="6" w:space="0" w:color="auto"/>
              <w:left w:val="single" w:sz="6" w:space="0" w:color="auto"/>
              <w:bottom w:val="single" w:sz="6" w:space="0" w:color="auto"/>
              <w:right w:val="single" w:sz="6" w:space="0" w:color="auto"/>
            </w:tcBorders>
          </w:tcPr>
          <w:p w14:paraId="0AA525ED" w14:textId="308ACC02" w:rsidR="00CB6841" w:rsidRDefault="00CB6841" w:rsidP="00CB6841">
            <w:pPr>
              <w:pStyle w:val="CellBody"/>
              <w:rPr>
                <w:ins w:id="15" w:author="Jindal, Deepak [AUTOSOL/PWS/NOIDA]" w:date="2022-06-19T11:59:00Z"/>
                <w:color w:val="auto"/>
              </w:rPr>
            </w:pPr>
            <w:ins w:id="16" w:author="Jindal, Deepak [AUTOSOL/PWS/NOIDA]" w:date="2022-06-19T11:59:00Z">
              <w:r>
                <w:rPr>
                  <w:color w:val="auto"/>
                </w:rPr>
                <w:t>1.2</w:t>
              </w:r>
            </w:ins>
          </w:p>
        </w:tc>
        <w:tc>
          <w:tcPr>
            <w:tcW w:w="990" w:type="dxa"/>
            <w:tcBorders>
              <w:top w:val="single" w:sz="6" w:space="0" w:color="auto"/>
              <w:left w:val="single" w:sz="6" w:space="0" w:color="auto"/>
              <w:bottom w:val="single" w:sz="6" w:space="0" w:color="auto"/>
              <w:right w:val="single" w:sz="6" w:space="0" w:color="auto"/>
            </w:tcBorders>
          </w:tcPr>
          <w:p w14:paraId="7CACB4B5" w14:textId="742A3F98" w:rsidR="00CB6841" w:rsidRDefault="00CB6841" w:rsidP="00CB6841">
            <w:pPr>
              <w:pStyle w:val="CellBody"/>
              <w:rPr>
                <w:ins w:id="17" w:author="Jindal, Deepak [AUTOSOL/PWS/NOIDA]" w:date="2022-06-19T11:59:00Z"/>
                <w:color w:val="auto"/>
              </w:rPr>
            </w:pPr>
            <w:ins w:id="18" w:author="Jindal, Deepak [AUTOSOL/PWS/NOIDA]" w:date="2022-06-19T11:59:00Z">
              <w:r>
                <w:rPr>
                  <w:color w:val="auto"/>
                </w:rPr>
                <w:t>1</w:t>
              </w:r>
            </w:ins>
            <w:r w:rsidR="0047647A">
              <w:rPr>
                <w:color w:val="auto"/>
              </w:rPr>
              <w:t>1</w:t>
            </w:r>
            <w:ins w:id="19" w:author="Jindal, Deepak [AUTOSOL/PWS/NOIDA]" w:date="2022-06-19T11:59:00Z">
              <w:r>
                <w:rPr>
                  <w:color w:val="auto"/>
                </w:rPr>
                <w:t>-Ju</w:t>
              </w:r>
            </w:ins>
            <w:r w:rsidR="0047647A">
              <w:rPr>
                <w:color w:val="auto"/>
              </w:rPr>
              <w:t>l</w:t>
            </w:r>
            <w:ins w:id="20" w:author="Jindal, Deepak [AUTOSOL/PWS/NOIDA]" w:date="2022-06-19T11:59:00Z">
              <w:r>
                <w:rPr>
                  <w:color w:val="auto"/>
                </w:rPr>
                <w:t>-22</w:t>
              </w:r>
            </w:ins>
          </w:p>
        </w:tc>
        <w:tc>
          <w:tcPr>
            <w:tcW w:w="990" w:type="dxa"/>
            <w:tcBorders>
              <w:top w:val="single" w:sz="6" w:space="0" w:color="auto"/>
              <w:left w:val="single" w:sz="6" w:space="0" w:color="auto"/>
              <w:bottom w:val="single" w:sz="6" w:space="0" w:color="auto"/>
              <w:right w:val="single" w:sz="6" w:space="0" w:color="auto"/>
            </w:tcBorders>
          </w:tcPr>
          <w:p w14:paraId="089D8C21" w14:textId="2EB48C48" w:rsidR="00CB6841" w:rsidRDefault="00CB6841" w:rsidP="00CB6841">
            <w:pPr>
              <w:pStyle w:val="CellBody"/>
              <w:rPr>
                <w:ins w:id="21" w:author="Jindal, Deepak [AUTOSOL/PWS/NOIDA]" w:date="2022-06-19T11:59:00Z"/>
                <w:color w:val="auto"/>
              </w:rPr>
            </w:pPr>
            <w:ins w:id="22" w:author="Jindal, Deepak [AUTOSOL/PWS/NOIDA]" w:date="2022-06-19T11:59:00Z">
              <w:r>
                <w:rPr>
                  <w:color w:val="auto"/>
                </w:rPr>
                <w:t>All</w:t>
              </w:r>
            </w:ins>
          </w:p>
        </w:tc>
        <w:tc>
          <w:tcPr>
            <w:tcW w:w="6030" w:type="dxa"/>
            <w:tcBorders>
              <w:top w:val="single" w:sz="6" w:space="0" w:color="auto"/>
              <w:left w:val="single" w:sz="6" w:space="0" w:color="auto"/>
              <w:bottom w:val="single" w:sz="6" w:space="0" w:color="auto"/>
              <w:right w:val="single" w:sz="6" w:space="0" w:color="auto"/>
            </w:tcBorders>
          </w:tcPr>
          <w:p w14:paraId="1F157195" w14:textId="46C431D5" w:rsidR="00CB6841" w:rsidRDefault="00CB6841" w:rsidP="00CB6841">
            <w:pPr>
              <w:pStyle w:val="CellBody"/>
              <w:rPr>
                <w:ins w:id="23" w:author="Jindal, Deepak [AUTOSOL/PWS/NOIDA]" w:date="2022-06-19T11:59:00Z"/>
                <w:color w:val="auto"/>
              </w:rPr>
            </w:pPr>
            <w:ins w:id="24" w:author="Jindal, Deepak [AUTOSOL/PWS/NOIDA]" w:date="2022-06-19T11:59:00Z">
              <w:r>
                <w:rPr>
                  <w:color w:val="auto"/>
                </w:rPr>
                <w:t>Implemented comments from Mark and Lisa</w:t>
              </w:r>
            </w:ins>
          </w:p>
        </w:tc>
        <w:tc>
          <w:tcPr>
            <w:tcW w:w="900" w:type="dxa"/>
            <w:tcBorders>
              <w:top w:val="single" w:sz="6" w:space="0" w:color="auto"/>
              <w:left w:val="single" w:sz="6" w:space="0" w:color="auto"/>
              <w:bottom w:val="single" w:sz="6" w:space="0" w:color="auto"/>
              <w:right w:val="single" w:sz="6" w:space="0" w:color="auto"/>
            </w:tcBorders>
          </w:tcPr>
          <w:p w14:paraId="14B31F53" w14:textId="5CE3104B" w:rsidR="00CB6841" w:rsidRDefault="00CB6841" w:rsidP="00CB6841">
            <w:pPr>
              <w:pStyle w:val="CellBody"/>
              <w:rPr>
                <w:ins w:id="25" w:author="Jindal, Deepak [AUTOSOL/PWS/NOIDA]" w:date="2022-06-19T11:59:00Z"/>
                <w:color w:val="auto"/>
              </w:rPr>
            </w:pPr>
            <w:ins w:id="26" w:author="Jindal, Deepak [AUTOSOL/PWS/NOIDA]" w:date="2022-06-19T11:59:00Z">
              <w:r>
                <w:rPr>
                  <w:color w:val="auto"/>
                </w:rPr>
                <w:t>DJ</w:t>
              </w:r>
            </w:ins>
          </w:p>
        </w:tc>
      </w:tr>
      <w:tr w:rsidR="00ED4379" w:rsidRPr="00D3516B" w14:paraId="4050A1FB" w14:textId="77777777" w:rsidTr="00A0378D">
        <w:trPr>
          <w:trHeight w:val="507"/>
          <w:ins w:id="27" w:author="Jindal, Deepak [AUTOSOL/PWS/NOIDA]" w:date="2022-07-20T10:50:00Z"/>
        </w:trPr>
        <w:tc>
          <w:tcPr>
            <w:tcW w:w="720" w:type="dxa"/>
            <w:tcBorders>
              <w:top w:val="single" w:sz="6" w:space="0" w:color="auto"/>
              <w:left w:val="single" w:sz="6" w:space="0" w:color="auto"/>
              <w:bottom w:val="single" w:sz="6" w:space="0" w:color="auto"/>
              <w:right w:val="single" w:sz="6" w:space="0" w:color="auto"/>
            </w:tcBorders>
          </w:tcPr>
          <w:p w14:paraId="6F8BC593" w14:textId="59CA2516" w:rsidR="00ED4379" w:rsidRDefault="00ED4379" w:rsidP="00CB6841">
            <w:pPr>
              <w:pStyle w:val="CellBody"/>
              <w:rPr>
                <w:ins w:id="28" w:author="Jindal, Deepak [AUTOSOL/PWS/NOIDA]" w:date="2022-07-20T10:50:00Z"/>
                <w:color w:val="auto"/>
              </w:rPr>
            </w:pPr>
            <w:ins w:id="29" w:author="Jindal, Deepak [AUTOSOL/PWS/NOIDA]" w:date="2022-07-20T10:51:00Z">
              <w:r>
                <w:rPr>
                  <w:color w:val="auto"/>
                </w:rPr>
                <w:t>1.3</w:t>
              </w:r>
            </w:ins>
          </w:p>
        </w:tc>
        <w:tc>
          <w:tcPr>
            <w:tcW w:w="990" w:type="dxa"/>
            <w:tcBorders>
              <w:top w:val="single" w:sz="6" w:space="0" w:color="auto"/>
              <w:left w:val="single" w:sz="6" w:space="0" w:color="auto"/>
              <w:bottom w:val="single" w:sz="6" w:space="0" w:color="auto"/>
              <w:right w:val="single" w:sz="6" w:space="0" w:color="auto"/>
            </w:tcBorders>
          </w:tcPr>
          <w:p w14:paraId="60278978" w14:textId="5C2165D3" w:rsidR="00ED4379" w:rsidRDefault="00ED4379" w:rsidP="00CB6841">
            <w:pPr>
              <w:pStyle w:val="CellBody"/>
              <w:rPr>
                <w:ins w:id="30" w:author="Jindal, Deepak [AUTOSOL/PWS/NOIDA]" w:date="2022-07-20T10:50:00Z"/>
                <w:color w:val="auto"/>
              </w:rPr>
            </w:pPr>
            <w:ins w:id="31" w:author="Jindal, Deepak [AUTOSOL/PWS/NOIDA]" w:date="2022-07-20T10:51:00Z">
              <w:r>
                <w:rPr>
                  <w:color w:val="auto"/>
                </w:rPr>
                <w:t>20-Jul-22</w:t>
              </w:r>
            </w:ins>
          </w:p>
        </w:tc>
        <w:tc>
          <w:tcPr>
            <w:tcW w:w="990" w:type="dxa"/>
            <w:tcBorders>
              <w:top w:val="single" w:sz="6" w:space="0" w:color="auto"/>
              <w:left w:val="single" w:sz="6" w:space="0" w:color="auto"/>
              <w:bottom w:val="single" w:sz="6" w:space="0" w:color="auto"/>
              <w:right w:val="single" w:sz="6" w:space="0" w:color="auto"/>
            </w:tcBorders>
          </w:tcPr>
          <w:p w14:paraId="67D19E2D" w14:textId="6C9F9B67" w:rsidR="00ED4379" w:rsidRDefault="00ED4379" w:rsidP="00CB6841">
            <w:pPr>
              <w:pStyle w:val="CellBody"/>
              <w:rPr>
                <w:ins w:id="32" w:author="Jindal, Deepak [AUTOSOL/PWS/NOIDA]" w:date="2022-07-20T10:50:00Z"/>
                <w:color w:val="auto"/>
              </w:rPr>
            </w:pPr>
            <w:ins w:id="33" w:author="Jindal, Deepak [AUTOSOL/PWS/NOIDA]" w:date="2022-07-20T10:57:00Z">
              <w:r>
                <w:rPr>
                  <w:color w:val="auto"/>
                </w:rPr>
                <w:t>5.4.1</w:t>
              </w:r>
            </w:ins>
            <w:ins w:id="34" w:author="Jindal, Deepak [AUTOSOL/PWS/NOIDA]" w:date="2022-07-20T10:58:00Z">
              <w:r>
                <w:rPr>
                  <w:color w:val="auto"/>
                </w:rPr>
                <w:t>,5.9.2</w:t>
              </w:r>
            </w:ins>
          </w:p>
        </w:tc>
        <w:tc>
          <w:tcPr>
            <w:tcW w:w="6030" w:type="dxa"/>
            <w:tcBorders>
              <w:top w:val="single" w:sz="6" w:space="0" w:color="auto"/>
              <w:left w:val="single" w:sz="6" w:space="0" w:color="auto"/>
              <w:bottom w:val="single" w:sz="6" w:space="0" w:color="auto"/>
              <w:right w:val="single" w:sz="6" w:space="0" w:color="auto"/>
            </w:tcBorders>
          </w:tcPr>
          <w:p w14:paraId="6FAE1F87" w14:textId="4650BBB3" w:rsidR="00ED4379" w:rsidRDefault="00ED4379" w:rsidP="00CB6841">
            <w:pPr>
              <w:pStyle w:val="CellBody"/>
              <w:rPr>
                <w:ins w:id="35" w:author="Jindal, Deepak [AUTOSOL/PWS/NOIDA]" w:date="2022-07-20T10:50:00Z"/>
                <w:color w:val="auto"/>
              </w:rPr>
            </w:pPr>
            <w:ins w:id="36" w:author="Jindal, Deepak [AUTOSOL/PWS/NOIDA]" w:date="2022-07-20T10:56:00Z">
              <w:r>
                <w:rPr>
                  <w:color w:val="auto"/>
                </w:rPr>
                <w:t>Implemented comments from Lisa and Mark</w:t>
              </w:r>
            </w:ins>
          </w:p>
        </w:tc>
        <w:tc>
          <w:tcPr>
            <w:tcW w:w="900" w:type="dxa"/>
            <w:tcBorders>
              <w:top w:val="single" w:sz="6" w:space="0" w:color="auto"/>
              <w:left w:val="single" w:sz="6" w:space="0" w:color="auto"/>
              <w:bottom w:val="single" w:sz="6" w:space="0" w:color="auto"/>
              <w:right w:val="single" w:sz="6" w:space="0" w:color="auto"/>
            </w:tcBorders>
          </w:tcPr>
          <w:p w14:paraId="05FC6F90" w14:textId="2E5DFEAB" w:rsidR="00ED4379" w:rsidRDefault="00ED4379" w:rsidP="00CB6841">
            <w:pPr>
              <w:pStyle w:val="CellBody"/>
              <w:rPr>
                <w:ins w:id="37" w:author="Jindal, Deepak [AUTOSOL/PWS/NOIDA]" w:date="2022-07-20T10:50:00Z"/>
                <w:color w:val="auto"/>
              </w:rPr>
            </w:pPr>
            <w:ins w:id="38" w:author="Jindal, Deepak [AUTOSOL/PWS/NOIDA]" w:date="2022-07-20T10:57:00Z">
              <w:r>
                <w:rPr>
                  <w:color w:val="auto"/>
                </w:rPr>
                <w:t>DJ</w:t>
              </w:r>
            </w:ins>
          </w:p>
        </w:tc>
      </w:tr>
      <w:tr w:rsidR="00F80642" w:rsidRPr="00D3516B" w14:paraId="6375B7CB" w14:textId="77777777" w:rsidTr="00A0378D">
        <w:trPr>
          <w:trHeight w:val="507"/>
          <w:ins w:id="39" w:author="Jindal, Deepak [AUTOSOL/PWS/NOIDA]" w:date="2022-10-26T10:03:00Z"/>
        </w:trPr>
        <w:tc>
          <w:tcPr>
            <w:tcW w:w="720" w:type="dxa"/>
            <w:tcBorders>
              <w:top w:val="single" w:sz="6" w:space="0" w:color="auto"/>
              <w:left w:val="single" w:sz="6" w:space="0" w:color="auto"/>
              <w:bottom w:val="single" w:sz="6" w:space="0" w:color="auto"/>
              <w:right w:val="single" w:sz="6" w:space="0" w:color="auto"/>
            </w:tcBorders>
          </w:tcPr>
          <w:p w14:paraId="623E82E0" w14:textId="32440E35" w:rsidR="00F80642" w:rsidRDefault="00F80642" w:rsidP="00F80642">
            <w:pPr>
              <w:pStyle w:val="CellBody"/>
              <w:rPr>
                <w:ins w:id="40" w:author="Jindal, Deepak [AUTOSOL/PWS/NOIDA]" w:date="2022-10-26T10:03:00Z"/>
                <w:color w:val="auto"/>
              </w:rPr>
            </w:pPr>
            <w:ins w:id="41" w:author="Jindal, Deepak [AUTOSOL/PWS/NOIDA]" w:date="2022-10-26T10:03:00Z">
              <w:r>
                <w:rPr>
                  <w:color w:val="auto"/>
                </w:rPr>
                <w:t>1.4</w:t>
              </w:r>
            </w:ins>
          </w:p>
        </w:tc>
        <w:tc>
          <w:tcPr>
            <w:tcW w:w="990" w:type="dxa"/>
            <w:tcBorders>
              <w:top w:val="single" w:sz="6" w:space="0" w:color="auto"/>
              <w:left w:val="single" w:sz="6" w:space="0" w:color="auto"/>
              <w:bottom w:val="single" w:sz="6" w:space="0" w:color="auto"/>
              <w:right w:val="single" w:sz="6" w:space="0" w:color="auto"/>
            </w:tcBorders>
          </w:tcPr>
          <w:p w14:paraId="132FB0D5" w14:textId="3BE022A7" w:rsidR="00F80642" w:rsidRDefault="00F80642" w:rsidP="00F80642">
            <w:pPr>
              <w:pStyle w:val="CellBody"/>
              <w:rPr>
                <w:ins w:id="42" w:author="Jindal, Deepak [AUTOSOL/PWS/NOIDA]" w:date="2022-10-26T10:03:00Z"/>
                <w:color w:val="auto"/>
              </w:rPr>
            </w:pPr>
            <w:ins w:id="43" w:author="Jindal, Deepak [AUTOSOL/PWS/NOIDA]" w:date="2022-10-26T10:03:00Z">
              <w:r>
                <w:rPr>
                  <w:color w:val="auto"/>
                </w:rPr>
                <w:t>26-10-22</w:t>
              </w:r>
            </w:ins>
          </w:p>
        </w:tc>
        <w:tc>
          <w:tcPr>
            <w:tcW w:w="990" w:type="dxa"/>
            <w:tcBorders>
              <w:top w:val="single" w:sz="6" w:space="0" w:color="auto"/>
              <w:left w:val="single" w:sz="6" w:space="0" w:color="auto"/>
              <w:bottom w:val="single" w:sz="6" w:space="0" w:color="auto"/>
              <w:right w:val="single" w:sz="6" w:space="0" w:color="auto"/>
            </w:tcBorders>
          </w:tcPr>
          <w:p w14:paraId="279F8C9C" w14:textId="6461AAF7" w:rsidR="00F80642" w:rsidRDefault="00F80642" w:rsidP="00F80642">
            <w:pPr>
              <w:pStyle w:val="CellBody"/>
              <w:rPr>
                <w:ins w:id="44" w:author="Jindal, Deepak [AUTOSOL/PWS/NOIDA]" w:date="2022-10-26T10:03:00Z"/>
                <w:color w:val="auto"/>
              </w:rPr>
            </w:pPr>
          </w:p>
        </w:tc>
        <w:tc>
          <w:tcPr>
            <w:tcW w:w="6030" w:type="dxa"/>
            <w:tcBorders>
              <w:top w:val="single" w:sz="6" w:space="0" w:color="auto"/>
              <w:left w:val="single" w:sz="6" w:space="0" w:color="auto"/>
              <w:bottom w:val="single" w:sz="6" w:space="0" w:color="auto"/>
              <w:right w:val="single" w:sz="6" w:space="0" w:color="auto"/>
            </w:tcBorders>
          </w:tcPr>
          <w:p w14:paraId="2EE1FD1D" w14:textId="3060E872" w:rsidR="00F80642" w:rsidRDefault="00F80642" w:rsidP="00F80642">
            <w:pPr>
              <w:pStyle w:val="CellBody"/>
              <w:rPr>
                <w:ins w:id="45" w:author="Jindal, Deepak [AUTOSOL/PWS/NOIDA]" w:date="2022-10-26T10:03:00Z"/>
                <w:color w:val="auto"/>
              </w:rPr>
            </w:pPr>
            <w:ins w:id="46" w:author="Jindal, Deepak [AUTOSOL/PWS/NOIDA]" w:date="2022-10-26T10:03:00Z">
              <w:r>
                <w:rPr>
                  <w:color w:val="auto"/>
                </w:rPr>
                <w:t>Added/updated tests for Subscr</w:t>
              </w:r>
            </w:ins>
            <w:ins w:id="47" w:author="Jindal, Deepak [AUTOSOL/PWS/NOIDA]" w:date="2022-10-26T10:04:00Z">
              <w:r>
                <w:rPr>
                  <w:color w:val="auto"/>
                </w:rPr>
                <w:t>iption license and APC</w:t>
              </w:r>
            </w:ins>
          </w:p>
        </w:tc>
        <w:tc>
          <w:tcPr>
            <w:tcW w:w="900" w:type="dxa"/>
            <w:tcBorders>
              <w:top w:val="single" w:sz="6" w:space="0" w:color="auto"/>
              <w:left w:val="single" w:sz="6" w:space="0" w:color="auto"/>
              <w:bottom w:val="single" w:sz="6" w:space="0" w:color="auto"/>
              <w:right w:val="single" w:sz="6" w:space="0" w:color="auto"/>
            </w:tcBorders>
          </w:tcPr>
          <w:p w14:paraId="2EB7FD1B" w14:textId="32CE81A5" w:rsidR="00F80642" w:rsidRDefault="00F80642" w:rsidP="00F80642">
            <w:pPr>
              <w:pStyle w:val="CellBody"/>
              <w:rPr>
                <w:ins w:id="48" w:author="Jindal, Deepak [AUTOSOL/PWS/NOIDA]" w:date="2022-10-26T10:03:00Z"/>
                <w:color w:val="auto"/>
              </w:rPr>
            </w:pPr>
            <w:ins w:id="49" w:author="Jindal, Deepak [AUTOSOL/PWS/NOIDA]" w:date="2022-10-26T10:03:00Z">
              <w:r>
                <w:rPr>
                  <w:color w:val="auto"/>
                </w:rPr>
                <w:t>DJ</w:t>
              </w:r>
            </w:ins>
          </w:p>
        </w:tc>
      </w:tr>
    </w:tbl>
    <w:p w14:paraId="3A090AFF" w14:textId="77777777" w:rsidR="00676B02" w:rsidRDefault="00676B02" w:rsidP="00676B02">
      <w:pPr>
        <w:pStyle w:val="CellBody"/>
      </w:pPr>
    </w:p>
    <w:p w14:paraId="5B7B7D36" w14:textId="66A9BF27" w:rsidR="00CD785A" w:rsidRPr="00CD785A" w:rsidRDefault="00CD785A" w:rsidP="00B37BE8">
      <w:pPr>
        <w:pStyle w:val="DocRevTitle"/>
        <w:ind w:left="864" w:firstLine="0"/>
        <w:rPr>
          <w:rFonts w:ascii="Arial" w:hAnsi="Arial"/>
          <w:b w:val="0"/>
          <w:bCs/>
          <w:sz w:val="20"/>
          <w:u w:val="none"/>
        </w:rPr>
      </w:pPr>
    </w:p>
    <w:p w14:paraId="45D714DC" w14:textId="4687B486" w:rsidR="002A24AE" w:rsidRDefault="00A0378D" w:rsidP="00B37BE8">
      <w:pPr>
        <w:pStyle w:val="DocRevTitle"/>
        <w:rPr>
          <w:rFonts w:ascii="Arial" w:hAnsi="Arial"/>
          <w:sz w:val="48"/>
        </w:rPr>
        <w:sectPr w:rsidR="002A24AE">
          <w:headerReference w:type="default" r:id="rId14"/>
          <w:footerReference w:type="default" r:id="rId15"/>
          <w:pgSz w:w="12240" w:h="15840" w:code="1"/>
          <w:pgMar w:top="1440" w:right="1152" w:bottom="1440" w:left="1440" w:header="576" w:footer="576" w:gutter="0"/>
          <w:cols w:space="720"/>
        </w:sectPr>
      </w:pPr>
      <w:r>
        <w:rPr>
          <w:rFonts w:ascii="Arial" w:hAnsi="Arial"/>
          <w:sz w:val="48"/>
        </w:rPr>
        <w:br/>
      </w:r>
    </w:p>
    <w:p w14:paraId="674825DE" w14:textId="4B0D9219" w:rsidR="002A24AE" w:rsidRDefault="002A24AE">
      <w:pPr>
        <w:pStyle w:val="SectL1TOC"/>
        <w:jc w:val="center"/>
        <w:rPr>
          <w:sz w:val="36"/>
        </w:rPr>
      </w:pPr>
      <w:r w:rsidRPr="00833245">
        <w:rPr>
          <w:sz w:val="36"/>
        </w:rPr>
        <w:lastRenderedPageBreak/>
        <w:t>Table Of Contents</w:t>
      </w:r>
    </w:p>
    <w:p w14:paraId="62AA9B94" w14:textId="77777777" w:rsidR="00833245" w:rsidRPr="00833245" w:rsidRDefault="00833245">
      <w:pPr>
        <w:pStyle w:val="SectL1TOC"/>
        <w:jc w:val="center"/>
        <w:rPr>
          <w:sz w:val="36"/>
        </w:rPr>
      </w:pPr>
    </w:p>
    <w:p w14:paraId="27EC1FEF" w14:textId="4574D016" w:rsidR="00766FF3" w:rsidRDefault="002300E5">
      <w:pPr>
        <w:pStyle w:val="TOC1"/>
        <w:rPr>
          <w:rFonts w:asciiTheme="minorHAnsi" w:eastAsiaTheme="minorEastAsia" w:hAnsiTheme="minorHAnsi" w:cstheme="minorBidi"/>
          <w:noProof/>
          <w:sz w:val="22"/>
          <w:szCs w:val="22"/>
          <w:lang w:val="en-IN" w:eastAsia="en-IN"/>
        </w:rPr>
      </w:pPr>
      <w:r>
        <w:rPr>
          <w:rFonts w:ascii="Times New Roman" w:hAnsi="Times New Roman"/>
          <w:sz w:val="28"/>
          <w:szCs w:val="28"/>
        </w:rPr>
        <w:fldChar w:fldCharType="begin"/>
      </w:r>
      <w:r>
        <w:rPr>
          <w:rFonts w:ascii="Times New Roman" w:hAnsi="Times New Roman"/>
          <w:sz w:val="28"/>
          <w:szCs w:val="28"/>
        </w:rPr>
        <w:instrText xml:space="preserve"> TOC \o "1-2" \t "SectL1,1,SectL2,2" </w:instrText>
      </w:r>
      <w:r>
        <w:rPr>
          <w:rFonts w:ascii="Times New Roman" w:hAnsi="Times New Roman"/>
          <w:sz w:val="28"/>
          <w:szCs w:val="28"/>
        </w:rPr>
        <w:fldChar w:fldCharType="separate"/>
      </w:r>
      <w:r w:rsidR="00766FF3">
        <w:rPr>
          <w:noProof/>
        </w:rPr>
        <w:t>1.0</w:t>
      </w:r>
      <w:r w:rsidR="00766FF3">
        <w:rPr>
          <w:rFonts w:asciiTheme="minorHAnsi" w:eastAsiaTheme="minorEastAsia" w:hAnsiTheme="minorHAnsi" w:cstheme="minorBidi"/>
          <w:noProof/>
          <w:sz w:val="22"/>
          <w:szCs w:val="22"/>
          <w:lang w:val="en-IN" w:eastAsia="en-IN"/>
        </w:rPr>
        <w:tab/>
      </w:r>
      <w:r w:rsidR="00766FF3">
        <w:rPr>
          <w:noProof/>
        </w:rPr>
        <w:t>SVTP Identifier</w:t>
      </w:r>
      <w:r w:rsidR="00766FF3">
        <w:rPr>
          <w:noProof/>
        </w:rPr>
        <w:tab/>
      </w:r>
      <w:r w:rsidR="00766FF3">
        <w:rPr>
          <w:noProof/>
        </w:rPr>
        <w:fldChar w:fldCharType="begin"/>
      </w:r>
      <w:r w:rsidR="00766FF3">
        <w:rPr>
          <w:noProof/>
        </w:rPr>
        <w:instrText xml:space="preserve"> PAGEREF _Toc108469828 \h </w:instrText>
      </w:r>
      <w:r w:rsidR="00766FF3">
        <w:rPr>
          <w:noProof/>
        </w:rPr>
      </w:r>
      <w:r w:rsidR="00766FF3">
        <w:rPr>
          <w:noProof/>
        </w:rPr>
        <w:fldChar w:fldCharType="separate"/>
      </w:r>
      <w:r w:rsidR="00766FF3">
        <w:rPr>
          <w:noProof/>
        </w:rPr>
        <w:t>9</w:t>
      </w:r>
      <w:r w:rsidR="00766FF3">
        <w:rPr>
          <w:noProof/>
        </w:rPr>
        <w:fldChar w:fldCharType="end"/>
      </w:r>
    </w:p>
    <w:p w14:paraId="2891D4CA" w14:textId="2344521A" w:rsidR="00766FF3" w:rsidRDefault="00766FF3">
      <w:pPr>
        <w:pStyle w:val="TOC1"/>
        <w:rPr>
          <w:rFonts w:asciiTheme="minorHAnsi" w:eastAsiaTheme="minorEastAsia" w:hAnsiTheme="minorHAnsi" w:cstheme="minorBidi"/>
          <w:noProof/>
          <w:sz w:val="22"/>
          <w:szCs w:val="22"/>
          <w:lang w:val="en-IN" w:eastAsia="en-IN"/>
        </w:rPr>
      </w:pPr>
      <w:r>
        <w:rPr>
          <w:noProof/>
        </w:rPr>
        <w:t>2.0</w:t>
      </w:r>
      <w:r>
        <w:rPr>
          <w:rFonts w:asciiTheme="minorHAnsi" w:eastAsiaTheme="minorEastAsia" w:hAnsiTheme="minorHAnsi" w:cstheme="minorBidi"/>
          <w:noProof/>
          <w:sz w:val="22"/>
          <w:szCs w:val="22"/>
          <w:lang w:val="en-IN" w:eastAsia="en-IN"/>
        </w:rPr>
        <w:tab/>
      </w:r>
      <w:r>
        <w:rPr>
          <w:noProof/>
        </w:rPr>
        <w:t>Purpose</w:t>
      </w:r>
      <w:r>
        <w:rPr>
          <w:noProof/>
        </w:rPr>
        <w:tab/>
      </w:r>
      <w:r>
        <w:rPr>
          <w:noProof/>
        </w:rPr>
        <w:fldChar w:fldCharType="begin"/>
      </w:r>
      <w:r>
        <w:rPr>
          <w:noProof/>
        </w:rPr>
        <w:instrText xml:space="preserve"> PAGEREF _Toc108469829 \h </w:instrText>
      </w:r>
      <w:r>
        <w:rPr>
          <w:noProof/>
        </w:rPr>
      </w:r>
      <w:r>
        <w:rPr>
          <w:noProof/>
        </w:rPr>
        <w:fldChar w:fldCharType="separate"/>
      </w:r>
      <w:r>
        <w:rPr>
          <w:noProof/>
        </w:rPr>
        <w:t>9</w:t>
      </w:r>
      <w:r>
        <w:rPr>
          <w:noProof/>
        </w:rPr>
        <w:fldChar w:fldCharType="end"/>
      </w:r>
    </w:p>
    <w:p w14:paraId="7D9D0F5D" w14:textId="623E170C" w:rsidR="00766FF3" w:rsidRDefault="00766FF3">
      <w:pPr>
        <w:pStyle w:val="TOC1"/>
        <w:rPr>
          <w:rFonts w:asciiTheme="minorHAnsi" w:eastAsiaTheme="minorEastAsia" w:hAnsiTheme="minorHAnsi" w:cstheme="minorBidi"/>
          <w:noProof/>
          <w:sz w:val="22"/>
          <w:szCs w:val="22"/>
          <w:lang w:val="en-IN" w:eastAsia="en-IN"/>
        </w:rPr>
      </w:pPr>
      <w:r>
        <w:rPr>
          <w:noProof/>
        </w:rPr>
        <w:t>3.0</w:t>
      </w:r>
      <w:r>
        <w:rPr>
          <w:rFonts w:asciiTheme="minorHAnsi" w:eastAsiaTheme="minorEastAsia" w:hAnsiTheme="minorHAnsi" w:cstheme="minorBidi"/>
          <w:noProof/>
          <w:sz w:val="22"/>
          <w:szCs w:val="22"/>
          <w:lang w:val="en-IN" w:eastAsia="en-IN"/>
        </w:rPr>
        <w:tab/>
      </w:r>
      <w:r>
        <w:rPr>
          <w:noProof/>
        </w:rPr>
        <w:t>Approach</w:t>
      </w:r>
      <w:r>
        <w:rPr>
          <w:noProof/>
        </w:rPr>
        <w:tab/>
      </w:r>
      <w:r>
        <w:rPr>
          <w:noProof/>
        </w:rPr>
        <w:fldChar w:fldCharType="begin"/>
      </w:r>
      <w:r>
        <w:rPr>
          <w:noProof/>
        </w:rPr>
        <w:instrText xml:space="preserve"> PAGEREF _Toc108469830 \h </w:instrText>
      </w:r>
      <w:r>
        <w:rPr>
          <w:noProof/>
        </w:rPr>
      </w:r>
      <w:r>
        <w:rPr>
          <w:noProof/>
        </w:rPr>
        <w:fldChar w:fldCharType="separate"/>
      </w:r>
      <w:r>
        <w:rPr>
          <w:noProof/>
        </w:rPr>
        <w:t>9</w:t>
      </w:r>
      <w:r>
        <w:rPr>
          <w:noProof/>
        </w:rPr>
        <w:fldChar w:fldCharType="end"/>
      </w:r>
    </w:p>
    <w:p w14:paraId="0D6355A7" w14:textId="76AA3643" w:rsidR="00766FF3" w:rsidRDefault="00766FF3">
      <w:pPr>
        <w:pStyle w:val="TOC1"/>
        <w:rPr>
          <w:rFonts w:asciiTheme="minorHAnsi" w:eastAsiaTheme="minorEastAsia" w:hAnsiTheme="minorHAnsi" w:cstheme="minorBidi"/>
          <w:noProof/>
          <w:sz w:val="22"/>
          <w:szCs w:val="22"/>
          <w:lang w:val="en-IN" w:eastAsia="en-IN"/>
        </w:rPr>
      </w:pPr>
      <w:r>
        <w:rPr>
          <w:noProof/>
        </w:rPr>
        <w:t>4.0</w:t>
      </w:r>
      <w:r>
        <w:rPr>
          <w:rFonts w:asciiTheme="minorHAnsi" w:eastAsiaTheme="minorEastAsia" w:hAnsiTheme="minorHAnsi" w:cstheme="minorBidi"/>
          <w:noProof/>
          <w:sz w:val="22"/>
          <w:szCs w:val="22"/>
          <w:lang w:val="en-IN" w:eastAsia="en-IN"/>
        </w:rPr>
        <w:tab/>
      </w:r>
      <w:r>
        <w:rPr>
          <w:noProof/>
        </w:rPr>
        <w:t>Features To Be Tested And Pass/Fail Criteria</w:t>
      </w:r>
      <w:r>
        <w:rPr>
          <w:noProof/>
        </w:rPr>
        <w:tab/>
      </w:r>
      <w:r>
        <w:rPr>
          <w:noProof/>
        </w:rPr>
        <w:fldChar w:fldCharType="begin"/>
      </w:r>
      <w:r>
        <w:rPr>
          <w:noProof/>
        </w:rPr>
        <w:instrText xml:space="preserve"> PAGEREF _Toc108469831 \h </w:instrText>
      </w:r>
      <w:r>
        <w:rPr>
          <w:noProof/>
        </w:rPr>
      </w:r>
      <w:r>
        <w:rPr>
          <w:noProof/>
        </w:rPr>
        <w:fldChar w:fldCharType="separate"/>
      </w:r>
      <w:r>
        <w:rPr>
          <w:noProof/>
        </w:rPr>
        <w:t>10</w:t>
      </w:r>
      <w:r>
        <w:rPr>
          <w:noProof/>
        </w:rPr>
        <w:fldChar w:fldCharType="end"/>
      </w:r>
    </w:p>
    <w:p w14:paraId="36D9ACAE" w14:textId="2B96CF18" w:rsidR="00766FF3" w:rsidRDefault="00766FF3">
      <w:pPr>
        <w:pStyle w:val="TOC1"/>
        <w:rPr>
          <w:rFonts w:asciiTheme="minorHAnsi" w:eastAsiaTheme="minorEastAsia" w:hAnsiTheme="minorHAnsi" w:cstheme="minorBidi"/>
          <w:noProof/>
          <w:sz w:val="22"/>
          <w:szCs w:val="22"/>
          <w:lang w:val="en-IN" w:eastAsia="en-IN"/>
        </w:rPr>
      </w:pPr>
      <w:r>
        <w:rPr>
          <w:noProof/>
        </w:rPr>
        <w:t>5.0</w:t>
      </w:r>
      <w:r>
        <w:rPr>
          <w:rFonts w:asciiTheme="minorHAnsi" w:eastAsiaTheme="minorEastAsia" w:hAnsiTheme="minorHAnsi" w:cstheme="minorBidi"/>
          <w:noProof/>
          <w:sz w:val="22"/>
          <w:szCs w:val="22"/>
          <w:lang w:val="en-IN" w:eastAsia="en-IN"/>
        </w:rPr>
        <w:tab/>
      </w:r>
      <w:r>
        <w:rPr>
          <w:noProof/>
        </w:rPr>
        <w:t>Procedure Steps</w:t>
      </w:r>
      <w:r>
        <w:rPr>
          <w:noProof/>
        </w:rPr>
        <w:tab/>
      </w:r>
      <w:r>
        <w:rPr>
          <w:noProof/>
        </w:rPr>
        <w:fldChar w:fldCharType="begin"/>
      </w:r>
      <w:r>
        <w:rPr>
          <w:noProof/>
        </w:rPr>
        <w:instrText xml:space="preserve"> PAGEREF _Toc108469832 \h </w:instrText>
      </w:r>
      <w:r>
        <w:rPr>
          <w:noProof/>
        </w:rPr>
      </w:r>
      <w:r>
        <w:rPr>
          <w:noProof/>
        </w:rPr>
        <w:fldChar w:fldCharType="separate"/>
      </w:r>
      <w:r>
        <w:rPr>
          <w:noProof/>
        </w:rPr>
        <w:t>12</w:t>
      </w:r>
      <w:r>
        <w:rPr>
          <w:noProof/>
        </w:rPr>
        <w:fldChar w:fldCharType="end"/>
      </w:r>
    </w:p>
    <w:p w14:paraId="57C24DDA" w14:textId="73E0F7E6" w:rsidR="00766FF3" w:rsidRDefault="00766FF3">
      <w:pPr>
        <w:pStyle w:val="TOC2"/>
        <w:tabs>
          <w:tab w:val="left" w:pos="800"/>
          <w:tab w:val="right" w:leader="dot" w:pos="9639"/>
        </w:tabs>
        <w:rPr>
          <w:rFonts w:asciiTheme="minorHAnsi" w:eastAsiaTheme="minorEastAsia" w:hAnsiTheme="minorHAnsi" w:cstheme="minorBidi"/>
          <w:noProof/>
          <w:sz w:val="22"/>
          <w:szCs w:val="22"/>
          <w:lang w:val="en-IN" w:eastAsia="en-IN"/>
        </w:rPr>
      </w:pPr>
      <w:r w:rsidRPr="00DD293F">
        <w:rPr>
          <w:noProof/>
        </w:rPr>
        <w:t>5.1</w:t>
      </w:r>
      <w:r>
        <w:rPr>
          <w:rFonts w:asciiTheme="minorHAnsi" w:eastAsiaTheme="minorEastAsia" w:hAnsiTheme="minorHAnsi" w:cstheme="minorBidi"/>
          <w:noProof/>
          <w:sz w:val="22"/>
          <w:szCs w:val="22"/>
          <w:lang w:val="en-IN" w:eastAsia="en-IN"/>
        </w:rPr>
        <w:tab/>
      </w:r>
      <w:r w:rsidRPr="00DD293F">
        <w:rPr>
          <w:noProof/>
        </w:rPr>
        <w:t>Installation</w:t>
      </w:r>
      <w:r>
        <w:rPr>
          <w:noProof/>
        </w:rPr>
        <w:tab/>
      </w:r>
      <w:r>
        <w:rPr>
          <w:noProof/>
        </w:rPr>
        <w:fldChar w:fldCharType="begin"/>
      </w:r>
      <w:r>
        <w:rPr>
          <w:noProof/>
        </w:rPr>
        <w:instrText xml:space="preserve"> PAGEREF _Toc108469833 \h </w:instrText>
      </w:r>
      <w:r>
        <w:rPr>
          <w:noProof/>
        </w:rPr>
      </w:r>
      <w:r>
        <w:rPr>
          <w:noProof/>
        </w:rPr>
        <w:fldChar w:fldCharType="separate"/>
      </w:r>
      <w:r>
        <w:rPr>
          <w:noProof/>
        </w:rPr>
        <w:t>13</w:t>
      </w:r>
      <w:r>
        <w:rPr>
          <w:noProof/>
        </w:rPr>
        <w:fldChar w:fldCharType="end"/>
      </w:r>
    </w:p>
    <w:p w14:paraId="54317857" w14:textId="13FFC9E7" w:rsidR="00766FF3" w:rsidRDefault="00766FF3">
      <w:pPr>
        <w:pStyle w:val="TOC2"/>
        <w:tabs>
          <w:tab w:val="left" w:pos="800"/>
          <w:tab w:val="right" w:leader="dot" w:pos="9639"/>
        </w:tabs>
        <w:rPr>
          <w:rFonts w:asciiTheme="minorHAnsi" w:eastAsiaTheme="minorEastAsia" w:hAnsiTheme="minorHAnsi" w:cstheme="minorBidi"/>
          <w:noProof/>
          <w:sz w:val="22"/>
          <w:szCs w:val="22"/>
          <w:lang w:val="en-IN" w:eastAsia="en-IN"/>
        </w:rPr>
      </w:pPr>
      <w:r>
        <w:rPr>
          <w:noProof/>
        </w:rPr>
        <w:t>5.2</w:t>
      </w:r>
      <w:r>
        <w:rPr>
          <w:rFonts w:asciiTheme="minorHAnsi" w:eastAsiaTheme="minorEastAsia" w:hAnsiTheme="minorHAnsi" w:cstheme="minorBidi"/>
          <w:noProof/>
          <w:sz w:val="22"/>
          <w:szCs w:val="22"/>
          <w:lang w:val="en-IN" w:eastAsia="en-IN"/>
        </w:rPr>
        <w:tab/>
      </w:r>
      <w:r>
        <w:rPr>
          <w:noProof/>
        </w:rPr>
        <w:t>Licensing</w:t>
      </w:r>
      <w:r>
        <w:rPr>
          <w:noProof/>
        </w:rPr>
        <w:tab/>
      </w:r>
      <w:r>
        <w:rPr>
          <w:noProof/>
        </w:rPr>
        <w:fldChar w:fldCharType="begin"/>
      </w:r>
      <w:r>
        <w:rPr>
          <w:noProof/>
        </w:rPr>
        <w:instrText xml:space="preserve"> PAGEREF _Toc108469834 \h </w:instrText>
      </w:r>
      <w:r>
        <w:rPr>
          <w:noProof/>
        </w:rPr>
      </w:r>
      <w:r>
        <w:rPr>
          <w:noProof/>
        </w:rPr>
        <w:fldChar w:fldCharType="separate"/>
      </w:r>
      <w:r>
        <w:rPr>
          <w:noProof/>
        </w:rPr>
        <w:t>15</w:t>
      </w:r>
      <w:r>
        <w:rPr>
          <w:noProof/>
        </w:rPr>
        <w:fldChar w:fldCharType="end"/>
      </w:r>
    </w:p>
    <w:p w14:paraId="1C7E6286" w14:textId="5766C1BA" w:rsidR="00766FF3" w:rsidRDefault="00766FF3">
      <w:pPr>
        <w:pStyle w:val="TOC2"/>
        <w:tabs>
          <w:tab w:val="left" w:pos="800"/>
          <w:tab w:val="right" w:leader="dot" w:pos="9639"/>
        </w:tabs>
        <w:rPr>
          <w:rFonts w:asciiTheme="minorHAnsi" w:eastAsiaTheme="minorEastAsia" w:hAnsiTheme="minorHAnsi" w:cstheme="minorBidi"/>
          <w:noProof/>
          <w:sz w:val="22"/>
          <w:szCs w:val="22"/>
          <w:lang w:val="en-IN" w:eastAsia="en-IN"/>
        </w:rPr>
      </w:pPr>
      <w:r>
        <w:rPr>
          <w:noProof/>
        </w:rPr>
        <w:t>5.3</w:t>
      </w:r>
      <w:r>
        <w:rPr>
          <w:rFonts w:asciiTheme="minorHAnsi" w:eastAsiaTheme="minorEastAsia" w:hAnsiTheme="minorHAnsi" w:cstheme="minorBidi"/>
          <w:noProof/>
          <w:sz w:val="22"/>
          <w:szCs w:val="22"/>
          <w:lang w:val="en-IN" w:eastAsia="en-IN"/>
        </w:rPr>
        <w:tab/>
      </w:r>
      <w:r>
        <w:rPr>
          <w:noProof/>
        </w:rPr>
        <w:t>Testing constraints and limitations of Standalone Controller &amp; Tools</w:t>
      </w:r>
      <w:r>
        <w:rPr>
          <w:noProof/>
        </w:rPr>
        <w:tab/>
      </w:r>
      <w:r>
        <w:rPr>
          <w:noProof/>
        </w:rPr>
        <w:fldChar w:fldCharType="begin"/>
      </w:r>
      <w:r>
        <w:rPr>
          <w:noProof/>
        </w:rPr>
        <w:instrText xml:space="preserve"> PAGEREF _Toc108469839 \h </w:instrText>
      </w:r>
      <w:r>
        <w:rPr>
          <w:noProof/>
        </w:rPr>
      </w:r>
      <w:r>
        <w:rPr>
          <w:noProof/>
        </w:rPr>
        <w:fldChar w:fldCharType="separate"/>
      </w:r>
      <w:r>
        <w:rPr>
          <w:noProof/>
        </w:rPr>
        <w:t>17</w:t>
      </w:r>
      <w:r>
        <w:rPr>
          <w:noProof/>
        </w:rPr>
        <w:fldChar w:fldCharType="end"/>
      </w:r>
    </w:p>
    <w:p w14:paraId="37967B55" w14:textId="5FFE2CA4" w:rsidR="00766FF3" w:rsidRDefault="00766FF3">
      <w:pPr>
        <w:pStyle w:val="TOC2"/>
        <w:tabs>
          <w:tab w:val="left" w:pos="800"/>
          <w:tab w:val="right" w:leader="dot" w:pos="9639"/>
        </w:tabs>
        <w:rPr>
          <w:rFonts w:asciiTheme="minorHAnsi" w:eastAsiaTheme="minorEastAsia" w:hAnsiTheme="minorHAnsi" w:cstheme="minorBidi"/>
          <w:noProof/>
          <w:sz w:val="22"/>
          <w:szCs w:val="22"/>
          <w:lang w:val="en-IN" w:eastAsia="en-IN"/>
        </w:rPr>
      </w:pPr>
      <w:r>
        <w:rPr>
          <w:noProof/>
        </w:rPr>
        <w:t>5.4</w:t>
      </w:r>
      <w:r>
        <w:rPr>
          <w:rFonts w:asciiTheme="minorHAnsi" w:eastAsiaTheme="minorEastAsia" w:hAnsiTheme="minorHAnsi" w:cstheme="minorBidi"/>
          <w:noProof/>
          <w:sz w:val="22"/>
          <w:szCs w:val="22"/>
          <w:lang w:val="en-IN" w:eastAsia="en-IN"/>
        </w:rPr>
        <w:tab/>
      </w:r>
      <w:r>
        <w:rPr>
          <w:noProof/>
        </w:rPr>
        <w:t>Testing external interfaces to Standalone Controller &amp; Tools</w:t>
      </w:r>
      <w:r>
        <w:rPr>
          <w:noProof/>
        </w:rPr>
        <w:tab/>
      </w:r>
      <w:r>
        <w:rPr>
          <w:noProof/>
        </w:rPr>
        <w:fldChar w:fldCharType="begin"/>
      </w:r>
      <w:r>
        <w:rPr>
          <w:noProof/>
        </w:rPr>
        <w:instrText xml:space="preserve"> PAGEREF _Toc108469840 \h </w:instrText>
      </w:r>
      <w:r>
        <w:rPr>
          <w:noProof/>
        </w:rPr>
      </w:r>
      <w:r>
        <w:rPr>
          <w:noProof/>
        </w:rPr>
        <w:fldChar w:fldCharType="separate"/>
      </w:r>
      <w:r>
        <w:rPr>
          <w:noProof/>
        </w:rPr>
        <w:t>19</w:t>
      </w:r>
      <w:r>
        <w:rPr>
          <w:noProof/>
        </w:rPr>
        <w:fldChar w:fldCharType="end"/>
      </w:r>
    </w:p>
    <w:p w14:paraId="7264A89E" w14:textId="7D157058" w:rsidR="00766FF3" w:rsidRDefault="00766FF3">
      <w:pPr>
        <w:pStyle w:val="TOC2"/>
        <w:tabs>
          <w:tab w:val="left" w:pos="800"/>
          <w:tab w:val="right" w:leader="dot" w:pos="9639"/>
        </w:tabs>
        <w:rPr>
          <w:rFonts w:asciiTheme="minorHAnsi" w:eastAsiaTheme="minorEastAsia" w:hAnsiTheme="minorHAnsi" w:cstheme="minorBidi"/>
          <w:noProof/>
          <w:sz w:val="22"/>
          <w:szCs w:val="22"/>
          <w:lang w:val="en-IN" w:eastAsia="en-IN"/>
        </w:rPr>
      </w:pPr>
      <w:r>
        <w:rPr>
          <w:noProof/>
        </w:rPr>
        <w:t>5.5</w:t>
      </w:r>
      <w:r>
        <w:rPr>
          <w:rFonts w:asciiTheme="minorHAnsi" w:eastAsiaTheme="minorEastAsia" w:hAnsiTheme="minorHAnsi" w:cstheme="minorBidi"/>
          <w:noProof/>
          <w:sz w:val="22"/>
          <w:szCs w:val="22"/>
          <w:lang w:val="en-IN" w:eastAsia="en-IN"/>
        </w:rPr>
        <w:tab/>
      </w:r>
      <w:r>
        <w:rPr>
          <w:noProof/>
        </w:rPr>
        <w:t>Performance Testing</w:t>
      </w:r>
      <w:r>
        <w:rPr>
          <w:noProof/>
        </w:rPr>
        <w:tab/>
      </w:r>
      <w:r>
        <w:rPr>
          <w:noProof/>
        </w:rPr>
        <w:fldChar w:fldCharType="begin"/>
      </w:r>
      <w:r>
        <w:rPr>
          <w:noProof/>
        </w:rPr>
        <w:instrText xml:space="preserve"> PAGEREF _Toc108469862 \h </w:instrText>
      </w:r>
      <w:r>
        <w:rPr>
          <w:noProof/>
        </w:rPr>
      </w:r>
      <w:r>
        <w:rPr>
          <w:noProof/>
        </w:rPr>
        <w:fldChar w:fldCharType="separate"/>
      </w:r>
      <w:r>
        <w:rPr>
          <w:noProof/>
        </w:rPr>
        <w:t>32</w:t>
      </w:r>
      <w:r>
        <w:rPr>
          <w:noProof/>
        </w:rPr>
        <w:fldChar w:fldCharType="end"/>
      </w:r>
    </w:p>
    <w:p w14:paraId="6FF478E6" w14:textId="27A9A305" w:rsidR="00766FF3" w:rsidRDefault="00766FF3">
      <w:pPr>
        <w:pStyle w:val="TOC2"/>
        <w:tabs>
          <w:tab w:val="left" w:pos="800"/>
          <w:tab w:val="right" w:leader="dot" w:pos="9639"/>
        </w:tabs>
        <w:rPr>
          <w:rFonts w:asciiTheme="minorHAnsi" w:eastAsiaTheme="minorEastAsia" w:hAnsiTheme="minorHAnsi" w:cstheme="minorBidi"/>
          <w:noProof/>
          <w:sz w:val="22"/>
          <w:szCs w:val="22"/>
          <w:lang w:val="en-IN" w:eastAsia="en-IN"/>
        </w:rPr>
      </w:pPr>
      <w:r>
        <w:rPr>
          <w:noProof/>
        </w:rPr>
        <w:t>5.6</w:t>
      </w:r>
      <w:r>
        <w:rPr>
          <w:rFonts w:asciiTheme="minorHAnsi" w:eastAsiaTheme="minorEastAsia" w:hAnsiTheme="minorHAnsi" w:cstheme="minorBidi"/>
          <w:noProof/>
          <w:sz w:val="22"/>
          <w:szCs w:val="22"/>
          <w:lang w:val="en-IN" w:eastAsia="en-IN"/>
        </w:rPr>
        <w:tab/>
      </w:r>
      <w:r w:rsidRPr="00DD293F">
        <w:rPr>
          <w:noProof/>
        </w:rPr>
        <w:t>Testing h</w:t>
      </w:r>
      <w:r>
        <w:rPr>
          <w:noProof/>
        </w:rPr>
        <w:t>ardware and software environment</w:t>
      </w:r>
      <w:r>
        <w:rPr>
          <w:noProof/>
        </w:rPr>
        <w:tab/>
      </w:r>
      <w:r>
        <w:rPr>
          <w:noProof/>
        </w:rPr>
        <w:fldChar w:fldCharType="begin"/>
      </w:r>
      <w:r>
        <w:rPr>
          <w:noProof/>
        </w:rPr>
        <w:instrText xml:space="preserve"> PAGEREF _Toc108469868 \h </w:instrText>
      </w:r>
      <w:r>
        <w:rPr>
          <w:noProof/>
        </w:rPr>
      </w:r>
      <w:r>
        <w:rPr>
          <w:noProof/>
        </w:rPr>
        <w:fldChar w:fldCharType="separate"/>
      </w:r>
      <w:r>
        <w:rPr>
          <w:noProof/>
        </w:rPr>
        <w:t>34</w:t>
      </w:r>
      <w:r>
        <w:rPr>
          <w:noProof/>
        </w:rPr>
        <w:fldChar w:fldCharType="end"/>
      </w:r>
    </w:p>
    <w:p w14:paraId="43D2443A" w14:textId="62B0E1EC" w:rsidR="00766FF3" w:rsidRDefault="00766FF3">
      <w:pPr>
        <w:pStyle w:val="TOC2"/>
        <w:tabs>
          <w:tab w:val="left" w:pos="800"/>
          <w:tab w:val="right" w:leader="dot" w:pos="9639"/>
        </w:tabs>
        <w:rPr>
          <w:rFonts w:asciiTheme="minorHAnsi" w:eastAsiaTheme="minorEastAsia" w:hAnsiTheme="minorHAnsi" w:cstheme="minorBidi"/>
          <w:noProof/>
          <w:sz w:val="22"/>
          <w:szCs w:val="22"/>
          <w:lang w:val="en-IN" w:eastAsia="en-IN"/>
        </w:rPr>
      </w:pPr>
      <w:r>
        <w:rPr>
          <w:noProof/>
        </w:rPr>
        <w:t>5.7</w:t>
      </w:r>
      <w:r>
        <w:rPr>
          <w:rFonts w:asciiTheme="minorHAnsi" w:eastAsiaTheme="minorEastAsia" w:hAnsiTheme="minorHAnsi" w:cstheme="minorBidi"/>
          <w:noProof/>
          <w:sz w:val="22"/>
          <w:szCs w:val="22"/>
          <w:lang w:val="en-IN" w:eastAsia="en-IN"/>
        </w:rPr>
        <w:tab/>
      </w:r>
      <w:r w:rsidRPr="00DD293F">
        <w:rPr>
          <w:noProof/>
        </w:rPr>
        <w:t>S</w:t>
      </w:r>
      <w:r>
        <w:rPr>
          <w:noProof/>
        </w:rPr>
        <w:t>ecurity testing</w:t>
      </w:r>
      <w:r>
        <w:rPr>
          <w:noProof/>
        </w:rPr>
        <w:tab/>
      </w:r>
      <w:r>
        <w:rPr>
          <w:noProof/>
        </w:rPr>
        <w:fldChar w:fldCharType="begin"/>
      </w:r>
      <w:r>
        <w:rPr>
          <w:noProof/>
        </w:rPr>
        <w:instrText xml:space="preserve"> PAGEREF _Toc108469871 \h </w:instrText>
      </w:r>
      <w:r>
        <w:rPr>
          <w:noProof/>
        </w:rPr>
      </w:r>
      <w:r>
        <w:rPr>
          <w:noProof/>
        </w:rPr>
        <w:fldChar w:fldCharType="separate"/>
      </w:r>
      <w:r>
        <w:rPr>
          <w:noProof/>
        </w:rPr>
        <w:t>35</w:t>
      </w:r>
      <w:r>
        <w:rPr>
          <w:noProof/>
        </w:rPr>
        <w:fldChar w:fldCharType="end"/>
      </w:r>
    </w:p>
    <w:p w14:paraId="5CF8403F" w14:textId="52672B5B" w:rsidR="00766FF3" w:rsidRDefault="00766FF3">
      <w:pPr>
        <w:pStyle w:val="TOC2"/>
        <w:tabs>
          <w:tab w:val="left" w:pos="800"/>
          <w:tab w:val="right" w:leader="dot" w:pos="9639"/>
        </w:tabs>
        <w:rPr>
          <w:rFonts w:asciiTheme="minorHAnsi" w:eastAsiaTheme="minorEastAsia" w:hAnsiTheme="minorHAnsi" w:cstheme="minorBidi"/>
          <w:noProof/>
          <w:sz w:val="22"/>
          <w:szCs w:val="22"/>
          <w:lang w:val="en-IN" w:eastAsia="en-IN"/>
        </w:rPr>
      </w:pPr>
      <w:r>
        <w:rPr>
          <w:noProof/>
        </w:rPr>
        <w:t>5.8</w:t>
      </w:r>
      <w:r>
        <w:rPr>
          <w:rFonts w:asciiTheme="minorHAnsi" w:eastAsiaTheme="minorEastAsia" w:hAnsiTheme="minorHAnsi" w:cstheme="minorBidi"/>
          <w:noProof/>
          <w:sz w:val="22"/>
          <w:szCs w:val="22"/>
          <w:lang w:val="en-IN" w:eastAsia="en-IN"/>
        </w:rPr>
        <w:tab/>
      </w:r>
      <w:r>
        <w:rPr>
          <w:noProof/>
        </w:rPr>
        <w:t>Documentation</w:t>
      </w:r>
      <w:r>
        <w:rPr>
          <w:noProof/>
        </w:rPr>
        <w:tab/>
      </w:r>
      <w:r>
        <w:rPr>
          <w:noProof/>
        </w:rPr>
        <w:fldChar w:fldCharType="begin"/>
      </w:r>
      <w:r>
        <w:rPr>
          <w:noProof/>
        </w:rPr>
        <w:instrText xml:space="preserve"> PAGEREF _Toc108469873 \h </w:instrText>
      </w:r>
      <w:r>
        <w:rPr>
          <w:noProof/>
        </w:rPr>
      </w:r>
      <w:r>
        <w:rPr>
          <w:noProof/>
        </w:rPr>
        <w:fldChar w:fldCharType="separate"/>
      </w:r>
      <w:r>
        <w:rPr>
          <w:noProof/>
        </w:rPr>
        <w:t>36</w:t>
      </w:r>
      <w:r>
        <w:rPr>
          <w:noProof/>
        </w:rPr>
        <w:fldChar w:fldCharType="end"/>
      </w:r>
    </w:p>
    <w:p w14:paraId="48FA4123" w14:textId="2763BCCC" w:rsidR="00766FF3" w:rsidRDefault="00766FF3">
      <w:pPr>
        <w:pStyle w:val="TOC2"/>
        <w:tabs>
          <w:tab w:val="left" w:pos="800"/>
          <w:tab w:val="right" w:leader="dot" w:pos="9639"/>
        </w:tabs>
        <w:rPr>
          <w:rFonts w:asciiTheme="minorHAnsi" w:eastAsiaTheme="minorEastAsia" w:hAnsiTheme="minorHAnsi" w:cstheme="minorBidi"/>
          <w:noProof/>
          <w:sz w:val="22"/>
          <w:szCs w:val="22"/>
          <w:lang w:val="en-IN" w:eastAsia="en-IN"/>
        </w:rPr>
      </w:pPr>
      <w:r>
        <w:rPr>
          <w:noProof/>
        </w:rPr>
        <w:t>5.9</w:t>
      </w:r>
      <w:r>
        <w:rPr>
          <w:rFonts w:asciiTheme="minorHAnsi" w:eastAsiaTheme="minorEastAsia" w:hAnsiTheme="minorHAnsi" w:cstheme="minorBidi"/>
          <w:noProof/>
          <w:sz w:val="22"/>
          <w:szCs w:val="22"/>
          <w:lang w:val="en-IN" w:eastAsia="en-IN"/>
        </w:rPr>
        <w:tab/>
      </w:r>
      <w:r w:rsidRPr="00DD293F">
        <w:rPr>
          <w:noProof/>
        </w:rPr>
        <w:t xml:space="preserve">Testing </w:t>
      </w:r>
      <w:r>
        <w:rPr>
          <w:noProof/>
        </w:rPr>
        <w:t>Functional Specification</w:t>
      </w:r>
      <w:r>
        <w:rPr>
          <w:noProof/>
        </w:rPr>
        <w:tab/>
      </w:r>
      <w:r>
        <w:rPr>
          <w:noProof/>
        </w:rPr>
        <w:fldChar w:fldCharType="begin"/>
      </w:r>
      <w:r>
        <w:rPr>
          <w:noProof/>
        </w:rPr>
        <w:instrText xml:space="preserve"> PAGEREF _Toc108469875 \h </w:instrText>
      </w:r>
      <w:r>
        <w:rPr>
          <w:noProof/>
        </w:rPr>
      </w:r>
      <w:r>
        <w:rPr>
          <w:noProof/>
        </w:rPr>
        <w:fldChar w:fldCharType="separate"/>
      </w:r>
      <w:r>
        <w:rPr>
          <w:noProof/>
        </w:rPr>
        <w:t>37</w:t>
      </w:r>
      <w:r>
        <w:rPr>
          <w:noProof/>
        </w:rPr>
        <w:fldChar w:fldCharType="end"/>
      </w:r>
    </w:p>
    <w:p w14:paraId="43A1B39B" w14:textId="3177F90E" w:rsidR="00766FF3" w:rsidRDefault="00766FF3">
      <w:pPr>
        <w:pStyle w:val="TOC2"/>
        <w:tabs>
          <w:tab w:val="left" w:pos="1000"/>
          <w:tab w:val="right" w:leader="dot" w:pos="9639"/>
        </w:tabs>
        <w:rPr>
          <w:rFonts w:asciiTheme="minorHAnsi" w:eastAsiaTheme="minorEastAsia" w:hAnsiTheme="minorHAnsi" w:cstheme="minorBidi"/>
          <w:noProof/>
          <w:sz w:val="22"/>
          <w:szCs w:val="22"/>
          <w:lang w:val="en-IN" w:eastAsia="en-IN"/>
        </w:rPr>
      </w:pPr>
      <w:r w:rsidRPr="00DD293F">
        <w:rPr>
          <w:rFonts w:ascii="Times" w:hAnsi="Times" w:cs="Times"/>
          <w:bCs/>
          <w:noProof/>
        </w:rPr>
        <w:t>5.9.1</w:t>
      </w:r>
      <w:r>
        <w:rPr>
          <w:rFonts w:asciiTheme="minorHAnsi" w:eastAsiaTheme="minorEastAsia" w:hAnsiTheme="minorHAnsi" w:cstheme="minorBidi"/>
          <w:noProof/>
          <w:sz w:val="22"/>
          <w:szCs w:val="22"/>
          <w:lang w:val="en-IN" w:eastAsia="en-IN"/>
        </w:rPr>
        <w:tab/>
      </w:r>
      <w:r>
        <w:rPr>
          <w:noProof/>
        </w:rPr>
        <w:t>Controller</w:t>
      </w:r>
      <w:r>
        <w:rPr>
          <w:noProof/>
        </w:rPr>
        <w:tab/>
      </w:r>
      <w:r>
        <w:rPr>
          <w:noProof/>
        </w:rPr>
        <w:fldChar w:fldCharType="begin"/>
      </w:r>
      <w:r>
        <w:rPr>
          <w:noProof/>
        </w:rPr>
        <w:instrText xml:space="preserve"> PAGEREF _Toc108469876 \h </w:instrText>
      </w:r>
      <w:r>
        <w:rPr>
          <w:noProof/>
        </w:rPr>
      </w:r>
      <w:r>
        <w:rPr>
          <w:noProof/>
        </w:rPr>
        <w:fldChar w:fldCharType="separate"/>
      </w:r>
      <w:r>
        <w:rPr>
          <w:noProof/>
        </w:rPr>
        <w:t>37</w:t>
      </w:r>
      <w:r>
        <w:rPr>
          <w:noProof/>
        </w:rPr>
        <w:fldChar w:fldCharType="end"/>
      </w:r>
    </w:p>
    <w:p w14:paraId="2D741D9F" w14:textId="1BBDDEF2" w:rsidR="00766FF3" w:rsidRDefault="00766FF3">
      <w:pPr>
        <w:pStyle w:val="TOC2"/>
        <w:tabs>
          <w:tab w:val="left" w:pos="1000"/>
          <w:tab w:val="right" w:leader="dot" w:pos="9639"/>
        </w:tabs>
        <w:rPr>
          <w:rFonts w:asciiTheme="minorHAnsi" w:eastAsiaTheme="minorEastAsia" w:hAnsiTheme="minorHAnsi" w:cstheme="minorBidi"/>
          <w:noProof/>
          <w:sz w:val="22"/>
          <w:szCs w:val="22"/>
          <w:lang w:val="en-IN" w:eastAsia="en-IN"/>
        </w:rPr>
      </w:pPr>
      <w:r w:rsidRPr="00DD293F">
        <w:rPr>
          <w:rFonts w:ascii="Times" w:hAnsi="Times" w:cs="Times"/>
          <w:bCs/>
          <w:noProof/>
        </w:rPr>
        <w:t>5.9.2</w:t>
      </w:r>
      <w:r>
        <w:rPr>
          <w:rFonts w:asciiTheme="minorHAnsi" w:eastAsiaTheme="minorEastAsia" w:hAnsiTheme="minorHAnsi" w:cstheme="minorBidi"/>
          <w:noProof/>
          <w:sz w:val="22"/>
          <w:szCs w:val="22"/>
          <w:lang w:val="en-IN" w:eastAsia="en-IN"/>
        </w:rPr>
        <w:tab/>
      </w:r>
      <w:r>
        <w:rPr>
          <w:noProof/>
        </w:rPr>
        <w:t>Tools</w:t>
      </w:r>
      <w:r>
        <w:rPr>
          <w:noProof/>
        </w:rPr>
        <w:tab/>
      </w:r>
      <w:r>
        <w:rPr>
          <w:noProof/>
        </w:rPr>
        <w:fldChar w:fldCharType="begin"/>
      </w:r>
      <w:r>
        <w:rPr>
          <w:noProof/>
        </w:rPr>
        <w:instrText xml:space="preserve"> PAGEREF _Toc108469877 \h </w:instrText>
      </w:r>
      <w:r>
        <w:rPr>
          <w:noProof/>
        </w:rPr>
      </w:r>
      <w:r>
        <w:rPr>
          <w:noProof/>
        </w:rPr>
        <w:fldChar w:fldCharType="separate"/>
      </w:r>
      <w:r>
        <w:rPr>
          <w:noProof/>
        </w:rPr>
        <w:t>42</w:t>
      </w:r>
      <w:r>
        <w:rPr>
          <w:noProof/>
        </w:rPr>
        <w:fldChar w:fldCharType="end"/>
      </w:r>
    </w:p>
    <w:p w14:paraId="424299B1" w14:textId="410B09EC" w:rsidR="00766FF3" w:rsidRDefault="00766FF3">
      <w:pPr>
        <w:pStyle w:val="TOC2"/>
        <w:tabs>
          <w:tab w:val="left" w:pos="1000"/>
          <w:tab w:val="right" w:leader="dot" w:pos="9639"/>
        </w:tabs>
        <w:rPr>
          <w:rFonts w:asciiTheme="minorHAnsi" w:eastAsiaTheme="minorEastAsia" w:hAnsiTheme="minorHAnsi" w:cstheme="minorBidi"/>
          <w:noProof/>
          <w:sz w:val="22"/>
          <w:szCs w:val="22"/>
          <w:lang w:val="en-IN" w:eastAsia="en-IN"/>
        </w:rPr>
      </w:pPr>
      <w:r w:rsidRPr="00DD293F">
        <w:rPr>
          <w:rFonts w:ascii="Times" w:hAnsi="Times" w:cs="Times"/>
          <w:bCs/>
          <w:noProof/>
        </w:rPr>
        <w:t>5.9.3</w:t>
      </w:r>
      <w:r>
        <w:rPr>
          <w:rFonts w:asciiTheme="minorHAnsi" w:eastAsiaTheme="minorEastAsia" w:hAnsiTheme="minorHAnsi" w:cstheme="minorBidi"/>
          <w:noProof/>
          <w:sz w:val="22"/>
          <w:szCs w:val="22"/>
          <w:lang w:val="en-IN" w:eastAsia="en-IN"/>
        </w:rPr>
        <w:tab/>
      </w:r>
      <w:r>
        <w:rPr>
          <w:noProof/>
        </w:rPr>
        <w:t>HMI</w:t>
      </w:r>
      <w:r>
        <w:rPr>
          <w:noProof/>
        </w:rPr>
        <w:tab/>
      </w:r>
      <w:r>
        <w:rPr>
          <w:noProof/>
        </w:rPr>
        <w:fldChar w:fldCharType="begin"/>
      </w:r>
      <w:r>
        <w:rPr>
          <w:noProof/>
        </w:rPr>
        <w:instrText xml:space="preserve"> PAGEREF _Toc108469901 \h </w:instrText>
      </w:r>
      <w:r>
        <w:rPr>
          <w:noProof/>
        </w:rPr>
      </w:r>
      <w:r>
        <w:rPr>
          <w:noProof/>
        </w:rPr>
        <w:fldChar w:fldCharType="separate"/>
      </w:r>
      <w:r>
        <w:rPr>
          <w:noProof/>
        </w:rPr>
        <w:t>63</w:t>
      </w:r>
      <w:r>
        <w:rPr>
          <w:noProof/>
        </w:rPr>
        <w:fldChar w:fldCharType="end"/>
      </w:r>
    </w:p>
    <w:p w14:paraId="4E6091F0" w14:textId="6D814DB7" w:rsidR="00766FF3" w:rsidRDefault="00766FF3">
      <w:pPr>
        <w:pStyle w:val="TOC2"/>
        <w:tabs>
          <w:tab w:val="left" w:pos="1000"/>
          <w:tab w:val="right" w:leader="dot" w:pos="9639"/>
        </w:tabs>
        <w:rPr>
          <w:rFonts w:asciiTheme="minorHAnsi" w:eastAsiaTheme="minorEastAsia" w:hAnsiTheme="minorHAnsi" w:cstheme="minorBidi"/>
          <w:noProof/>
          <w:sz w:val="22"/>
          <w:szCs w:val="22"/>
          <w:lang w:val="en-IN" w:eastAsia="en-IN"/>
        </w:rPr>
      </w:pPr>
      <w:r w:rsidRPr="00DD293F">
        <w:rPr>
          <w:rFonts w:ascii="Times" w:hAnsi="Times" w:cs="Times"/>
          <w:bCs/>
          <w:noProof/>
        </w:rPr>
        <w:t>5.9.4</w:t>
      </w:r>
      <w:r>
        <w:rPr>
          <w:rFonts w:asciiTheme="minorHAnsi" w:eastAsiaTheme="minorEastAsia" w:hAnsiTheme="minorHAnsi" w:cstheme="minorBidi"/>
          <w:noProof/>
          <w:sz w:val="22"/>
          <w:szCs w:val="22"/>
          <w:lang w:val="en-IN" w:eastAsia="en-IN"/>
        </w:rPr>
        <w:tab/>
      </w:r>
      <w:r>
        <w:rPr>
          <w:noProof/>
        </w:rPr>
        <w:t>Communication Protocols testing</w:t>
      </w:r>
      <w:r>
        <w:rPr>
          <w:noProof/>
        </w:rPr>
        <w:tab/>
      </w:r>
      <w:r>
        <w:rPr>
          <w:noProof/>
        </w:rPr>
        <w:fldChar w:fldCharType="begin"/>
      </w:r>
      <w:r>
        <w:rPr>
          <w:noProof/>
        </w:rPr>
        <w:instrText xml:space="preserve"> PAGEREF _Toc108469908 \h </w:instrText>
      </w:r>
      <w:r>
        <w:rPr>
          <w:noProof/>
        </w:rPr>
      </w:r>
      <w:r>
        <w:rPr>
          <w:noProof/>
        </w:rPr>
        <w:fldChar w:fldCharType="separate"/>
      </w:r>
      <w:r>
        <w:rPr>
          <w:noProof/>
        </w:rPr>
        <w:t>66</w:t>
      </w:r>
      <w:r>
        <w:rPr>
          <w:noProof/>
        </w:rPr>
        <w:fldChar w:fldCharType="end"/>
      </w:r>
    </w:p>
    <w:p w14:paraId="3EF3A11D" w14:textId="178E5F0B" w:rsidR="00766FF3" w:rsidRDefault="00766FF3">
      <w:pPr>
        <w:pStyle w:val="TOC2"/>
        <w:tabs>
          <w:tab w:val="left" w:pos="800"/>
          <w:tab w:val="right" w:leader="dot" w:pos="9639"/>
        </w:tabs>
        <w:rPr>
          <w:rFonts w:asciiTheme="minorHAnsi" w:eastAsiaTheme="minorEastAsia" w:hAnsiTheme="minorHAnsi" w:cstheme="minorBidi"/>
          <w:noProof/>
          <w:sz w:val="22"/>
          <w:szCs w:val="22"/>
          <w:lang w:val="en-IN" w:eastAsia="en-IN"/>
        </w:rPr>
      </w:pPr>
      <w:r w:rsidRPr="00DD293F">
        <w:rPr>
          <w:noProof/>
        </w:rPr>
        <w:t>5.10</w:t>
      </w:r>
      <w:r>
        <w:rPr>
          <w:rFonts w:asciiTheme="minorHAnsi" w:eastAsiaTheme="minorEastAsia" w:hAnsiTheme="minorHAnsi" w:cstheme="minorBidi"/>
          <w:noProof/>
          <w:sz w:val="22"/>
          <w:szCs w:val="22"/>
          <w:lang w:val="en-IN" w:eastAsia="en-IN"/>
        </w:rPr>
        <w:tab/>
      </w:r>
      <w:r w:rsidRPr="00DD293F">
        <w:rPr>
          <w:noProof/>
        </w:rPr>
        <w:t>IEC62443 4-2 Security Level 1 testing</w:t>
      </w:r>
      <w:r>
        <w:rPr>
          <w:noProof/>
        </w:rPr>
        <w:tab/>
      </w:r>
      <w:r>
        <w:rPr>
          <w:noProof/>
        </w:rPr>
        <w:fldChar w:fldCharType="begin"/>
      </w:r>
      <w:r>
        <w:rPr>
          <w:noProof/>
        </w:rPr>
        <w:instrText xml:space="preserve"> PAGEREF _Toc108469910 \h </w:instrText>
      </w:r>
      <w:r>
        <w:rPr>
          <w:noProof/>
        </w:rPr>
      </w:r>
      <w:r>
        <w:rPr>
          <w:noProof/>
        </w:rPr>
        <w:fldChar w:fldCharType="separate"/>
      </w:r>
      <w:r>
        <w:rPr>
          <w:noProof/>
        </w:rPr>
        <w:t>67</w:t>
      </w:r>
      <w:r>
        <w:rPr>
          <w:noProof/>
        </w:rPr>
        <w:fldChar w:fldCharType="end"/>
      </w:r>
    </w:p>
    <w:p w14:paraId="40C90513" w14:textId="1531C0C3" w:rsidR="00766FF3" w:rsidRDefault="00766FF3">
      <w:pPr>
        <w:pStyle w:val="TOC2"/>
        <w:tabs>
          <w:tab w:val="left" w:pos="800"/>
          <w:tab w:val="right" w:leader="dot" w:pos="9639"/>
        </w:tabs>
        <w:rPr>
          <w:rFonts w:asciiTheme="minorHAnsi" w:eastAsiaTheme="minorEastAsia" w:hAnsiTheme="minorHAnsi" w:cstheme="minorBidi"/>
          <w:noProof/>
          <w:sz w:val="22"/>
          <w:szCs w:val="22"/>
          <w:lang w:val="en-IN" w:eastAsia="en-IN"/>
        </w:rPr>
      </w:pPr>
      <w:r w:rsidRPr="00DD293F">
        <w:rPr>
          <w:noProof/>
        </w:rPr>
        <w:t>5.11</w:t>
      </w:r>
      <w:r>
        <w:rPr>
          <w:rFonts w:asciiTheme="minorHAnsi" w:eastAsiaTheme="minorEastAsia" w:hAnsiTheme="minorHAnsi" w:cstheme="minorBidi"/>
          <w:noProof/>
          <w:sz w:val="22"/>
          <w:szCs w:val="22"/>
          <w:lang w:val="en-IN" w:eastAsia="en-IN"/>
        </w:rPr>
        <w:tab/>
      </w:r>
      <w:r w:rsidRPr="00DD293F">
        <w:rPr>
          <w:noProof/>
        </w:rPr>
        <w:t>Miscellaneous tests</w:t>
      </w:r>
      <w:r>
        <w:rPr>
          <w:noProof/>
        </w:rPr>
        <w:tab/>
      </w:r>
      <w:r>
        <w:rPr>
          <w:noProof/>
        </w:rPr>
        <w:fldChar w:fldCharType="begin"/>
      </w:r>
      <w:r>
        <w:rPr>
          <w:noProof/>
        </w:rPr>
        <w:instrText xml:space="preserve"> PAGEREF _Toc108469971 \h </w:instrText>
      </w:r>
      <w:r>
        <w:rPr>
          <w:noProof/>
        </w:rPr>
      </w:r>
      <w:r>
        <w:rPr>
          <w:noProof/>
        </w:rPr>
        <w:fldChar w:fldCharType="separate"/>
      </w:r>
      <w:r>
        <w:rPr>
          <w:noProof/>
        </w:rPr>
        <w:t>83</w:t>
      </w:r>
      <w:r>
        <w:rPr>
          <w:noProof/>
        </w:rPr>
        <w:fldChar w:fldCharType="end"/>
      </w:r>
    </w:p>
    <w:p w14:paraId="43288037" w14:textId="791303EC" w:rsidR="00766FF3" w:rsidRDefault="00766FF3">
      <w:pPr>
        <w:pStyle w:val="TOC1"/>
        <w:rPr>
          <w:rFonts w:asciiTheme="minorHAnsi" w:eastAsiaTheme="minorEastAsia" w:hAnsiTheme="minorHAnsi" w:cstheme="minorBidi"/>
          <w:noProof/>
          <w:sz w:val="22"/>
          <w:szCs w:val="22"/>
          <w:lang w:val="en-IN" w:eastAsia="en-IN"/>
        </w:rPr>
      </w:pPr>
      <w:r>
        <w:rPr>
          <w:noProof/>
        </w:rPr>
        <w:t>6.0</w:t>
      </w:r>
      <w:r>
        <w:rPr>
          <w:rFonts w:asciiTheme="minorHAnsi" w:eastAsiaTheme="minorEastAsia" w:hAnsiTheme="minorHAnsi" w:cstheme="minorBidi"/>
          <w:noProof/>
          <w:sz w:val="22"/>
          <w:szCs w:val="22"/>
          <w:lang w:val="en-IN" w:eastAsia="en-IN"/>
        </w:rPr>
        <w:tab/>
      </w:r>
      <w:r>
        <w:rPr>
          <w:noProof/>
        </w:rPr>
        <w:t>Approvals</w:t>
      </w:r>
      <w:r>
        <w:rPr>
          <w:noProof/>
        </w:rPr>
        <w:tab/>
      </w:r>
      <w:r>
        <w:rPr>
          <w:noProof/>
        </w:rPr>
        <w:fldChar w:fldCharType="begin"/>
      </w:r>
      <w:r>
        <w:rPr>
          <w:noProof/>
        </w:rPr>
        <w:instrText xml:space="preserve"> PAGEREF _Toc108469973 \h </w:instrText>
      </w:r>
      <w:r>
        <w:rPr>
          <w:noProof/>
        </w:rPr>
      </w:r>
      <w:r>
        <w:rPr>
          <w:noProof/>
        </w:rPr>
        <w:fldChar w:fldCharType="separate"/>
      </w:r>
      <w:r>
        <w:rPr>
          <w:noProof/>
        </w:rPr>
        <w:t>84</w:t>
      </w:r>
      <w:r>
        <w:rPr>
          <w:noProof/>
        </w:rPr>
        <w:fldChar w:fldCharType="end"/>
      </w:r>
    </w:p>
    <w:p w14:paraId="03CBA503" w14:textId="705AAE4F" w:rsidR="00766FF3" w:rsidRDefault="00766FF3">
      <w:pPr>
        <w:pStyle w:val="TOC1"/>
        <w:rPr>
          <w:rFonts w:asciiTheme="minorHAnsi" w:eastAsiaTheme="minorEastAsia" w:hAnsiTheme="minorHAnsi" w:cstheme="minorBidi"/>
          <w:noProof/>
          <w:sz w:val="22"/>
          <w:szCs w:val="22"/>
          <w:lang w:val="en-IN" w:eastAsia="en-IN"/>
        </w:rPr>
      </w:pPr>
      <w:r>
        <w:rPr>
          <w:noProof/>
        </w:rPr>
        <w:t>7.0</w:t>
      </w:r>
      <w:r>
        <w:rPr>
          <w:rFonts w:asciiTheme="minorHAnsi" w:eastAsiaTheme="minorEastAsia" w:hAnsiTheme="minorHAnsi" w:cstheme="minorBidi"/>
          <w:noProof/>
          <w:sz w:val="22"/>
          <w:szCs w:val="22"/>
          <w:lang w:val="en-IN" w:eastAsia="en-IN"/>
        </w:rPr>
        <w:tab/>
      </w:r>
      <w:r>
        <w:rPr>
          <w:noProof/>
        </w:rPr>
        <w:t>Test Sign-Off Form</w:t>
      </w:r>
      <w:r>
        <w:rPr>
          <w:noProof/>
        </w:rPr>
        <w:tab/>
      </w:r>
      <w:r>
        <w:rPr>
          <w:noProof/>
        </w:rPr>
        <w:fldChar w:fldCharType="begin"/>
      </w:r>
      <w:r>
        <w:rPr>
          <w:noProof/>
        </w:rPr>
        <w:instrText xml:space="preserve"> PAGEREF _Toc108469974 \h </w:instrText>
      </w:r>
      <w:r>
        <w:rPr>
          <w:noProof/>
        </w:rPr>
      </w:r>
      <w:r>
        <w:rPr>
          <w:noProof/>
        </w:rPr>
        <w:fldChar w:fldCharType="separate"/>
      </w:r>
      <w:r>
        <w:rPr>
          <w:noProof/>
        </w:rPr>
        <w:t>86</w:t>
      </w:r>
      <w:r>
        <w:rPr>
          <w:noProof/>
        </w:rPr>
        <w:fldChar w:fldCharType="end"/>
      </w:r>
    </w:p>
    <w:p w14:paraId="47479AD7" w14:textId="36860E33" w:rsidR="002A24AE" w:rsidRPr="00E651B9" w:rsidRDefault="002300E5" w:rsidP="00141A98">
      <w:pPr>
        <w:pStyle w:val="TOC1"/>
        <w:rPr>
          <w:sz w:val="24"/>
          <w:szCs w:val="24"/>
        </w:rPr>
      </w:pPr>
      <w:r>
        <w:rPr>
          <w:rFonts w:ascii="Times New Roman" w:hAnsi="Times New Roman"/>
          <w:sz w:val="28"/>
          <w:szCs w:val="28"/>
        </w:rPr>
        <w:fldChar w:fldCharType="end"/>
      </w:r>
    </w:p>
    <w:p w14:paraId="210BFD0E" w14:textId="77777777" w:rsidR="002A24AE" w:rsidRPr="00CF205D" w:rsidRDefault="002A24AE">
      <w:pPr>
        <w:tabs>
          <w:tab w:val="decimal" w:pos="1800"/>
          <w:tab w:val="left" w:pos="2520"/>
        </w:tabs>
        <w:ind w:right="2088"/>
        <w:jc w:val="both"/>
        <w:rPr>
          <w:rFonts w:ascii="Arial" w:hAnsi="Arial"/>
          <w:b/>
          <w:sz w:val="24"/>
        </w:rPr>
        <w:sectPr w:rsidR="002A24AE" w:rsidRPr="00CF205D" w:rsidSect="006C5244">
          <w:headerReference w:type="default" r:id="rId16"/>
          <w:pgSz w:w="12240" w:h="15840" w:code="1"/>
          <w:pgMar w:top="1440" w:right="1151" w:bottom="1440" w:left="1440" w:header="578" w:footer="578" w:gutter="0"/>
          <w:cols w:space="720"/>
        </w:sectPr>
      </w:pPr>
    </w:p>
    <w:p w14:paraId="63F7B87B" w14:textId="39B5BBAD" w:rsidR="002A24AE" w:rsidRDefault="002A24AE" w:rsidP="00E82BA1">
      <w:pPr>
        <w:pStyle w:val="SectL1"/>
        <w:numPr>
          <w:ilvl w:val="0"/>
          <w:numId w:val="4"/>
        </w:numPr>
      </w:pPr>
      <w:bookmarkStart w:id="52" w:name="_Toc102474364"/>
      <w:bookmarkStart w:id="53" w:name="_Toc108469828"/>
      <w:r>
        <w:lastRenderedPageBreak/>
        <w:t>S</w:t>
      </w:r>
      <w:r w:rsidR="005327C0">
        <w:t>VTP</w:t>
      </w:r>
      <w:r>
        <w:t xml:space="preserve"> Identifier</w:t>
      </w:r>
      <w:bookmarkEnd w:id="52"/>
      <w:bookmarkEnd w:id="53"/>
    </w:p>
    <w:p w14:paraId="316D41F1" w14:textId="163A1F2C" w:rsidR="002A24AE" w:rsidRDefault="002A24AE" w:rsidP="006F1001">
      <w:pPr>
        <w:pStyle w:val="Body"/>
        <w:keepNext/>
        <w:numPr>
          <w:ilvl w:val="12"/>
          <w:numId w:val="0"/>
        </w:numPr>
        <w:ind w:left="144"/>
      </w:pPr>
      <w:r>
        <w:t xml:space="preserve">This document </w:t>
      </w:r>
      <w:r w:rsidR="006F1001">
        <w:t xml:space="preserve">is the  </w:t>
      </w:r>
      <w:r w:rsidR="00C22B34" w:rsidRPr="000778CE">
        <w:rPr>
          <w:b/>
          <w:color w:val="0070C0"/>
        </w:rPr>
        <w:t>SR</w:t>
      </w:r>
      <w:r w:rsidR="00CA6263" w:rsidRPr="000778CE">
        <w:rPr>
          <w:b/>
          <w:color w:val="0070C0"/>
        </w:rPr>
        <w:t>F</w:t>
      </w:r>
      <w:r w:rsidR="00047B48" w:rsidRPr="000778CE">
        <w:rPr>
          <w:b/>
          <w:color w:val="0070C0"/>
        </w:rPr>
        <w:t xml:space="preserve"> </w:t>
      </w:r>
      <w:r w:rsidR="000F265B">
        <w:rPr>
          <w:b/>
          <w:color w:val="0070C0"/>
        </w:rPr>
        <w:t>2347</w:t>
      </w:r>
      <w:r w:rsidR="006F1001" w:rsidRPr="000778CE">
        <w:rPr>
          <w:color w:val="0070C0"/>
        </w:rPr>
        <w:t xml:space="preserve"> </w:t>
      </w:r>
      <w:r w:rsidR="00E86EB3">
        <w:t>Software Validation Test P</w:t>
      </w:r>
      <w:r>
        <w:t>ro</w:t>
      </w:r>
      <w:r w:rsidR="006F1001">
        <w:t xml:space="preserve">cedure. </w:t>
      </w:r>
      <w:r w:rsidR="006F1001">
        <w:br/>
      </w:r>
    </w:p>
    <w:p w14:paraId="47878CAC" w14:textId="77777777" w:rsidR="002A24AE" w:rsidRDefault="002A24AE">
      <w:pPr>
        <w:pStyle w:val="body20"/>
        <w:numPr>
          <w:ilvl w:val="12"/>
          <w:numId w:val="0"/>
        </w:numPr>
        <w:spacing w:after="120"/>
        <w:ind w:left="2880"/>
      </w:pPr>
    </w:p>
    <w:p w14:paraId="362C7F52" w14:textId="0D4114F6" w:rsidR="002A24AE" w:rsidRDefault="002A24AE" w:rsidP="00E82BA1">
      <w:pPr>
        <w:pStyle w:val="SectL1"/>
        <w:numPr>
          <w:ilvl w:val="0"/>
          <w:numId w:val="4"/>
        </w:numPr>
      </w:pPr>
      <w:bookmarkStart w:id="54" w:name="_Toc102474365"/>
      <w:bookmarkStart w:id="55" w:name="_Toc108469829"/>
      <w:r>
        <w:t>Purpose</w:t>
      </w:r>
      <w:bookmarkEnd w:id="54"/>
      <w:bookmarkEnd w:id="55"/>
    </w:p>
    <w:p w14:paraId="641D48A6" w14:textId="47F6006B" w:rsidR="002A24AE" w:rsidRDefault="002A24AE">
      <w:pPr>
        <w:pStyle w:val="Body"/>
        <w:keepNext/>
        <w:numPr>
          <w:ilvl w:val="12"/>
          <w:numId w:val="0"/>
        </w:numPr>
        <w:ind w:left="144"/>
      </w:pPr>
      <w:r>
        <w:t xml:space="preserve">The purpose of this test procedure is to </w:t>
      </w:r>
      <w:r w:rsidR="00E86EB3">
        <w:t xml:space="preserve">detail the tests, which are to be done to </w:t>
      </w:r>
      <w:r w:rsidR="00965CD2">
        <w:t>v</w:t>
      </w:r>
      <w:r w:rsidR="00BD5272">
        <w:t>alidate</w:t>
      </w:r>
      <w:r w:rsidR="00AD56A5">
        <w:t xml:space="preserve"> the above mentioned </w:t>
      </w:r>
      <w:r>
        <w:t>software</w:t>
      </w:r>
      <w:r w:rsidR="00E86EB3">
        <w:t xml:space="preserve"> functionality</w:t>
      </w:r>
      <w:r w:rsidR="00C22B34">
        <w:t>.</w:t>
      </w:r>
    </w:p>
    <w:p w14:paraId="5278FCAB" w14:textId="77777777" w:rsidR="002A24AE" w:rsidRDefault="002A24AE">
      <w:pPr>
        <w:pStyle w:val="UAListInit"/>
        <w:ind w:left="120" w:firstLine="0"/>
      </w:pPr>
    </w:p>
    <w:p w14:paraId="06820956" w14:textId="77777777" w:rsidR="002A24AE" w:rsidRDefault="002A24AE">
      <w:pPr>
        <w:numPr>
          <w:ilvl w:val="12"/>
          <w:numId w:val="0"/>
        </w:numPr>
        <w:tabs>
          <w:tab w:val="left" w:pos="7948"/>
        </w:tabs>
        <w:rPr>
          <w:color w:val="000000"/>
          <w:sz w:val="24"/>
        </w:rPr>
      </w:pPr>
    </w:p>
    <w:p w14:paraId="45ACDA38" w14:textId="7DE98925" w:rsidR="002A24AE" w:rsidRDefault="002A24AE" w:rsidP="00E82BA1">
      <w:pPr>
        <w:pStyle w:val="SectL1"/>
        <w:numPr>
          <w:ilvl w:val="0"/>
          <w:numId w:val="4"/>
        </w:numPr>
      </w:pPr>
      <w:bookmarkStart w:id="56" w:name="_Toc102474366"/>
      <w:bookmarkStart w:id="57" w:name="_Toc108469830"/>
      <w:r>
        <w:t>Approach</w:t>
      </w:r>
      <w:bookmarkEnd w:id="56"/>
      <w:bookmarkEnd w:id="57"/>
    </w:p>
    <w:p w14:paraId="133C761B" w14:textId="77777777" w:rsidR="00E0338E" w:rsidRDefault="00E0338E" w:rsidP="00E0338E">
      <w:pPr>
        <w:pStyle w:val="Body"/>
        <w:jc w:val="both"/>
      </w:pPr>
      <w:r>
        <w:t>The test will be conducted as described below.</w:t>
      </w:r>
    </w:p>
    <w:p w14:paraId="118BA288" w14:textId="77777777" w:rsidR="00E0338E" w:rsidRDefault="00E0338E" w:rsidP="00E82BA1">
      <w:pPr>
        <w:pStyle w:val="Body"/>
        <w:numPr>
          <w:ilvl w:val="0"/>
          <w:numId w:val="5"/>
        </w:numPr>
        <w:jc w:val="both"/>
      </w:pPr>
      <w:r>
        <w:t>An Ovation database must be created. This database will contain points necessary to exercise the features listed in section 4.</w:t>
      </w:r>
    </w:p>
    <w:p w14:paraId="34E70224" w14:textId="77777777" w:rsidR="00E0338E" w:rsidRDefault="00E0338E" w:rsidP="00E82BA1">
      <w:pPr>
        <w:pStyle w:val="Body"/>
        <w:numPr>
          <w:ilvl w:val="0"/>
          <w:numId w:val="5"/>
        </w:numPr>
        <w:jc w:val="both"/>
      </w:pPr>
      <w:r>
        <w:t>Perform appropriate tests as listed in section 4. Section 5 details these tests.</w:t>
      </w:r>
    </w:p>
    <w:p w14:paraId="1D49E48A" w14:textId="77777777" w:rsidR="00E0338E" w:rsidRDefault="00E0338E" w:rsidP="00E82BA1">
      <w:pPr>
        <w:pStyle w:val="Body"/>
        <w:numPr>
          <w:ilvl w:val="0"/>
          <w:numId w:val="5"/>
        </w:numPr>
        <w:jc w:val="both"/>
      </w:pPr>
      <w:r>
        <w:rPr>
          <w:rFonts w:ascii="Times New Roman" w:hAnsi="Times New Roman"/>
        </w:rPr>
        <w:t xml:space="preserve">Any problems found will be reported as findings. </w:t>
      </w:r>
    </w:p>
    <w:p w14:paraId="36D14438" w14:textId="437AEDA6" w:rsidR="00E0338E" w:rsidRDefault="00E0338E" w:rsidP="00E82BA1">
      <w:pPr>
        <w:pStyle w:val="Body"/>
        <w:numPr>
          <w:ilvl w:val="0"/>
          <w:numId w:val="5"/>
        </w:numPr>
        <w:jc w:val="both"/>
      </w:pPr>
      <w:r>
        <w:rPr>
          <w:rFonts w:ascii="Times New Roman" w:hAnsi="Times New Roman"/>
        </w:rPr>
        <w:t>As needed or upon completion, a status shall be generated by the validators and sent to the appropriate personnel via email.</w:t>
      </w:r>
    </w:p>
    <w:p w14:paraId="1532FA21" w14:textId="32597329" w:rsidR="00E0338E" w:rsidRPr="001A3C62" w:rsidRDefault="00E0338E" w:rsidP="00E82BA1">
      <w:pPr>
        <w:pStyle w:val="Body"/>
        <w:numPr>
          <w:ilvl w:val="0"/>
          <w:numId w:val="5"/>
        </w:numPr>
        <w:jc w:val="both"/>
        <w:rPr>
          <w:rFonts w:ascii="Times New Roman" w:hAnsi="Times New Roman"/>
        </w:rPr>
      </w:pPr>
      <w:r>
        <w:rPr>
          <w:rFonts w:ascii="Times New Roman" w:hAnsi="Times New Roman"/>
        </w:rPr>
        <w:t>The standard documentation on the company Intranet will be referenced throughout the testing.</w:t>
      </w:r>
      <w:r w:rsidR="0094556F">
        <w:rPr>
          <w:rFonts w:ascii="Times New Roman" w:hAnsi="Times New Roman"/>
        </w:rPr>
        <w:t xml:space="preserve"> </w:t>
      </w:r>
      <w:r>
        <w:rPr>
          <w:rFonts w:ascii="Times New Roman" w:hAnsi="Times New Roman"/>
        </w:rPr>
        <w:t xml:space="preserve">Any recommended changes will be reported as findings for the </w:t>
      </w:r>
      <w:r w:rsidR="00BD5272">
        <w:rPr>
          <w:rFonts w:ascii="Times New Roman" w:hAnsi="Times New Roman"/>
        </w:rPr>
        <w:t>Product Documentation</w:t>
      </w:r>
      <w:r>
        <w:rPr>
          <w:rFonts w:ascii="Times New Roman" w:hAnsi="Times New Roman"/>
        </w:rPr>
        <w:t xml:space="preserve"> Group.</w:t>
      </w:r>
      <w:r w:rsidRPr="001A3C62">
        <w:rPr>
          <w:rFonts w:ascii="Times New Roman" w:hAnsi="Times New Roman"/>
        </w:rPr>
        <w:t xml:space="preserve"> </w:t>
      </w:r>
    </w:p>
    <w:p w14:paraId="5FB27909" w14:textId="77777777" w:rsidR="002A24AE" w:rsidRDefault="002A24AE">
      <w:pPr>
        <w:pStyle w:val="Body"/>
        <w:numPr>
          <w:ilvl w:val="12"/>
          <w:numId w:val="0"/>
        </w:numPr>
        <w:ind w:left="144"/>
        <w:rPr>
          <w:rFonts w:ascii="Courier" w:hAnsi="Courier"/>
        </w:rPr>
      </w:pPr>
    </w:p>
    <w:p w14:paraId="5CDA3F2F" w14:textId="77777777" w:rsidR="002A24AE" w:rsidRDefault="002A24AE">
      <w:pPr>
        <w:pStyle w:val="Body05"/>
        <w:widowControl/>
        <w:ind w:left="1440"/>
      </w:pPr>
      <w:r>
        <w:t xml:space="preserve"> </w:t>
      </w:r>
    </w:p>
    <w:p w14:paraId="3BB6E403" w14:textId="77777777" w:rsidR="002A24AE" w:rsidRDefault="002A24AE">
      <w:pPr>
        <w:pStyle w:val="body0"/>
        <w:widowControl/>
      </w:pPr>
    </w:p>
    <w:p w14:paraId="72561D2E" w14:textId="77777777" w:rsidR="002A24AE" w:rsidRDefault="002A24AE">
      <w:pPr>
        <w:pStyle w:val="SectL1"/>
        <w:numPr>
          <w:ilvl w:val="12"/>
          <w:numId w:val="0"/>
        </w:numPr>
        <w:ind w:left="1080" w:hanging="1080"/>
        <w:rPr>
          <w:rFonts w:ascii="Courier" w:hAnsi="Courier"/>
          <w:sz w:val="24"/>
        </w:rPr>
      </w:pPr>
    </w:p>
    <w:p w14:paraId="6CAA6299" w14:textId="262EC300" w:rsidR="002A24AE" w:rsidRDefault="002A24AE" w:rsidP="00E82BA1">
      <w:pPr>
        <w:pStyle w:val="SectL1"/>
        <w:numPr>
          <w:ilvl w:val="0"/>
          <w:numId w:val="4"/>
        </w:numPr>
      </w:pPr>
      <w:r>
        <w:br w:type="page"/>
      </w:r>
      <w:bookmarkStart w:id="58" w:name="_Toc102474367"/>
      <w:bookmarkStart w:id="59" w:name="_Toc108469831"/>
      <w:r>
        <w:lastRenderedPageBreak/>
        <w:t>Features To Be Tested And Pass/Fail Criteria</w:t>
      </w:r>
      <w:bookmarkEnd w:id="58"/>
      <w:bookmarkEnd w:id="59"/>
    </w:p>
    <w:p w14:paraId="6B8A89D2" w14:textId="2CA3A7EA" w:rsidR="00A06F61" w:rsidRDefault="002A24AE" w:rsidP="00A06F61">
      <w:pPr>
        <w:pStyle w:val="Body"/>
        <w:numPr>
          <w:ilvl w:val="12"/>
          <w:numId w:val="0"/>
        </w:numPr>
        <w:ind w:left="144"/>
      </w:pPr>
      <w:r>
        <w:t xml:space="preserve">Please refer to the </w:t>
      </w:r>
      <w:r w:rsidR="00AD56A5">
        <w:t xml:space="preserve">appropriate documentation </w:t>
      </w:r>
      <w:r>
        <w:t>for details on the features to be tested. Refer</w:t>
      </w:r>
      <w:r>
        <w:br/>
        <w:t>to section 5.0 for details on the testing of these features</w:t>
      </w:r>
      <w:r w:rsidR="00AD56A5">
        <w:t>.</w:t>
      </w:r>
      <w:r w:rsidR="000C22AB">
        <w:t xml:space="preserve"> </w:t>
      </w:r>
      <w:r w:rsidR="00AD56A5">
        <w:t>If the features don’t function</w:t>
      </w:r>
      <w:r>
        <w:t xml:space="preserve"> as described, the test fails. The results should be marked by “Pass”, “Fail”, or “NA” (not applicable).</w:t>
      </w:r>
      <w:bookmarkStart w:id="60" w:name="_Toc99119436"/>
    </w:p>
    <w:p w14:paraId="076036A0" w14:textId="63BFFD03" w:rsidR="00BB7897" w:rsidRPr="00EA0297" w:rsidRDefault="00BB7897" w:rsidP="00BA7962">
      <w:pPr>
        <w:pStyle w:val="SectL2samep"/>
        <w:numPr>
          <w:ilvl w:val="1"/>
          <w:numId w:val="120"/>
        </w:numPr>
        <w:rPr>
          <w:sz w:val="24"/>
          <w:szCs w:val="24"/>
        </w:rPr>
      </w:pPr>
      <w:r w:rsidRPr="00EA0297">
        <w:rPr>
          <w:sz w:val="24"/>
          <w:szCs w:val="24"/>
        </w:rPr>
        <w:lastRenderedPageBreak/>
        <w:t>Installation</w:t>
      </w:r>
    </w:p>
    <w:p w14:paraId="5A975F79" w14:textId="01FF4E0D" w:rsidR="00BB7897" w:rsidRPr="00EA0297" w:rsidRDefault="00BB7897" w:rsidP="00BA7962">
      <w:pPr>
        <w:pStyle w:val="SectL2samep"/>
        <w:numPr>
          <w:ilvl w:val="1"/>
          <w:numId w:val="120"/>
        </w:numPr>
        <w:rPr>
          <w:color w:val="auto"/>
          <w:sz w:val="24"/>
          <w:szCs w:val="24"/>
        </w:rPr>
      </w:pPr>
      <w:bookmarkStart w:id="61" w:name="_Toc99119444"/>
      <w:r w:rsidRPr="00EA0297">
        <w:rPr>
          <w:sz w:val="24"/>
          <w:szCs w:val="24"/>
        </w:rPr>
        <w:t>Licensing</w:t>
      </w:r>
      <w:bookmarkEnd w:id="61"/>
    </w:p>
    <w:bookmarkEnd w:id="60"/>
    <w:p w14:paraId="393DC26D" w14:textId="4B0A7220" w:rsidR="002A24AE" w:rsidRPr="00EA0297" w:rsidRDefault="00A33A5E" w:rsidP="00BA7962">
      <w:pPr>
        <w:pStyle w:val="SectL2samep"/>
        <w:numPr>
          <w:ilvl w:val="1"/>
          <w:numId w:val="120"/>
        </w:numPr>
        <w:rPr>
          <w:sz w:val="24"/>
          <w:szCs w:val="24"/>
        </w:rPr>
      </w:pPr>
      <w:r w:rsidRPr="00A33A5E">
        <w:rPr>
          <w:sz w:val="24"/>
          <w:szCs w:val="24"/>
        </w:rPr>
        <w:t>Testing constraints and limitations of Standalone Controller &amp; Tools</w:t>
      </w:r>
    </w:p>
    <w:p w14:paraId="115891EA" w14:textId="593FC94B" w:rsidR="00FB3909" w:rsidRPr="00EA0297" w:rsidRDefault="00A33A5E" w:rsidP="00BA7962">
      <w:pPr>
        <w:pStyle w:val="SectL2samep"/>
        <w:numPr>
          <w:ilvl w:val="1"/>
          <w:numId w:val="120"/>
        </w:numPr>
        <w:rPr>
          <w:color w:val="auto"/>
          <w:sz w:val="24"/>
          <w:szCs w:val="24"/>
        </w:rPr>
      </w:pPr>
      <w:r w:rsidRPr="00A33A5E">
        <w:rPr>
          <w:sz w:val="24"/>
          <w:szCs w:val="24"/>
        </w:rPr>
        <w:t>Testing external interfaces to Standalone Controller &amp; Tools</w:t>
      </w:r>
    </w:p>
    <w:p w14:paraId="26D933D1" w14:textId="1C7FFDF2" w:rsidR="0071192A" w:rsidRPr="00EA0297" w:rsidRDefault="0071192A" w:rsidP="00BA7962">
      <w:pPr>
        <w:pStyle w:val="SectL2samep"/>
        <w:numPr>
          <w:ilvl w:val="2"/>
          <w:numId w:val="121"/>
        </w:numPr>
        <w:rPr>
          <w:color w:val="auto"/>
          <w:sz w:val="24"/>
          <w:szCs w:val="24"/>
        </w:rPr>
      </w:pPr>
      <w:bookmarkStart w:id="62" w:name="_Toc99119438"/>
      <w:r w:rsidRPr="00EA0297">
        <w:rPr>
          <w:sz w:val="24"/>
          <w:szCs w:val="24"/>
        </w:rPr>
        <w:t>Human-Machine Interfaces</w:t>
      </w:r>
      <w:bookmarkEnd w:id="62"/>
    </w:p>
    <w:p w14:paraId="753DF91D" w14:textId="1731DA64" w:rsidR="0071192A" w:rsidRPr="00EA0297" w:rsidRDefault="0071192A" w:rsidP="00BA7962">
      <w:pPr>
        <w:pStyle w:val="SectL2samep"/>
        <w:numPr>
          <w:ilvl w:val="2"/>
          <w:numId w:val="121"/>
        </w:numPr>
        <w:rPr>
          <w:color w:val="auto"/>
          <w:sz w:val="24"/>
          <w:szCs w:val="24"/>
        </w:rPr>
      </w:pPr>
      <w:bookmarkStart w:id="63" w:name="_Toc99119439"/>
      <w:r w:rsidRPr="00EA0297">
        <w:rPr>
          <w:sz w:val="24"/>
          <w:szCs w:val="24"/>
        </w:rPr>
        <w:t>Software Interfaces</w:t>
      </w:r>
      <w:bookmarkEnd w:id="63"/>
    </w:p>
    <w:p w14:paraId="6E93FBE0" w14:textId="36DB2212" w:rsidR="0071192A" w:rsidRPr="00EA0297" w:rsidRDefault="0071192A" w:rsidP="00BA7962">
      <w:pPr>
        <w:pStyle w:val="SectL2samep"/>
        <w:numPr>
          <w:ilvl w:val="2"/>
          <w:numId w:val="121"/>
        </w:numPr>
        <w:rPr>
          <w:color w:val="auto"/>
          <w:sz w:val="24"/>
          <w:szCs w:val="24"/>
        </w:rPr>
      </w:pPr>
      <w:bookmarkStart w:id="64" w:name="_Toc99119440"/>
      <w:r w:rsidRPr="00EA0297">
        <w:rPr>
          <w:sz w:val="24"/>
          <w:szCs w:val="24"/>
        </w:rPr>
        <w:t>Hardware Interfaces</w:t>
      </w:r>
      <w:bookmarkEnd w:id="64"/>
    </w:p>
    <w:p w14:paraId="0DE27EF9" w14:textId="61DC2FA9" w:rsidR="00FB3909" w:rsidRPr="00EA0297" w:rsidRDefault="00A33A5E" w:rsidP="00EA0297">
      <w:pPr>
        <w:pStyle w:val="SectL2samep"/>
        <w:numPr>
          <w:ilvl w:val="1"/>
          <w:numId w:val="4"/>
        </w:numPr>
        <w:rPr>
          <w:color w:val="auto"/>
          <w:sz w:val="24"/>
          <w:szCs w:val="24"/>
        </w:rPr>
      </w:pPr>
      <w:r w:rsidRPr="00A33A5E">
        <w:rPr>
          <w:sz w:val="24"/>
          <w:szCs w:val="24"/>
        </w:rPr>
        <w:t>Performance Testing</w:t>
      </w:r>
    </w:p>
    <w:p w14:paraId="452DDC71" w14:textId="3D18C61A" w:rsidR="00FB3909" w:rsidRPr="00EA0297" w:rsidRDefault="00A33A5E" w:rsidP="00EA0297">
      <w:pPr>
        <w:pStyle w:val="SectL2samep"/>
        <w:numPr>
          <w:ilvl w:val="1"/>
          <w:numId w:val="4"/>
        </w:numPr>
        <w:rPr>
          <w:color w:val="auto"/>
          <w:sz w:val="24"/>
          <w:szCs w:val="24"/>
        </w:rPr>
      </w:pPr>
      <w:r w:rsidRPr="00A33A5E">
        <w:rPr>
          <w:sz w:val="24"/>
          <w:szCs w:val="24"/>
        </w:rPr>
        <w:t>Testing hardware and software environment</w:t>
      </w:r>
    </w:p>
    <w:p w14:paraId="0B6EA78E" w14:textId="3CFA08CA" w:rsidR="00FB3909" w:rsidRPr="00EA0297" w:rsidRDefault="0071192A" w:rsidP="00EA0297">
      <w:pPr>
        <w:pStyle w:val="SectL2samep"/>
        <w:numPr>
          <w:ilvl w:val="1"/>
          <w:numId w:val="4"/>
        </w:numPr>
        <w:rPr>
          <w:color w:val="auto"/>
          <w:sz w:val="24"/>
          <w:szCs w:val="24"/>
        </w:rPr>
      </w:pPr>
      <w:bookmarkStart w:id="65" w:name="_Toc99119443"/>
      <w:r w:rsidRPr="00EA0297">
        <w:rPr>
          <w:sz w:val="24"/>
          <w:szCs w:val="24"/>
        </w:rPr>
        <w:t xml:space="preserve">Security </w:t>
      </w:r>
      <w:bookmarkEnd w:id="65"/>
      <w:r w:rsidR="00A33A5E" w:rsidRPr="00A33A5E">
        <w:rPr>
          <w:sz w:val="24"/>
          <w:szCs w:val="24"/>
        </w:rPr>
        <w:t>testing</w:t>
      </w:r>
    </w:p>
    <w:p w14:paraId="5F02D70A" w14:textId="5F3014DB" w:rsidR="0071192A" w:rsidRPr="00EA0297" w:rsidRDefault="0071192A" w:rsidP="00EA0297">
      <w:pPr>
        <w:pStyle w:val="SectL2samep"/>
        <w:numPr>
          <w:ilvl w:val="1"/>
          <w:numId w:val="4"/>
        </w:numPr>
        <w:rPr>
          <w:color w:val="auto"/>
          <w:sz w:val="24"/>
          <w:szCs w:val="24"/>
        </w:rPr>
      </w:pPr>
      <w:bookmarkStart w:id="66" w:name="_Toc99119445"/>
      <w:r w:rsidRPr="00EA0297">
        <w:rPr>
          <w:sz w:val="24"/>
          <w:szCs w:val="24"/>
        </w:rPr>
        <w:t xml:space="preserve">Documentation </w:t>
      </w:r>
      <w:bookmarkEnd w:id="66"/>
    </w:p>
    <w:p w14:paraId="502D9ACE" w14:textId="1A757538" w:rsidR="0071192A" w:rsidRPr="00EA0297" w:rsidRDefault="00A33A5E" w:rsidP="00EA0297">
      <w:pPr>
        <w:pStyle w:val="SectL2samep"/>
        <w:numPr>
          <w:ilvl w:val="1"/>
          <w:numId w:val="4"/>
        </w:numPr>
        <w:rPr>
          <w:color w:val="auto"/>
          <w:sz w:val="24"/>
          <w:szCs w:val="24"/>
        </w:rPr>
      </w:pPr>
      <w:bookmarkStart w:id="67" w:name="_Toc99119446"/>
      <w:r>
        <w:rPr>
          <w:sz w:val="24"/>
          <w:szCs w:val="24"/>
        </w:rPr>
        <w:t xml:space="preserve">Testing </w:t>
      </w:r>
      <w:r w:rsidR="0071192A" w:rsidRPr="00EA0297">
        <w:rPr>
          <w:sz w:val="24"/>
          <w:szCs w:val="24"/>
        </w:rPr>
        <w:t>Functional Specification</w:t>
      </w:r>
      <w:bookmarkEnd w:id="67"/>
    </w:p>
    <w:p w14:paraId="28A6057A" w14:textId="0FD66261" w:rsidR="0071192A" w:rsidRPr="00EA0297" w:rsidRDefault="0071192A" w:rsidP="00EA0297">
      <w:pPr>
        <w:pStyle w:val="SectL2samep"/>
        <w:numPr>
          <w:ilvl w:val="2"/>
          <w:numId w:val="4"/>
        </w:numPr>
        <w:rPr>
          <w:color w:val="auto"/>
          <w:sz w:val="24"/>
          <w:szCs w:val="24"/>
        </w:rPr>
      </w:pPr>
      <w:bookmarkStart w:id="68" w:name="_Ref97192238"/>
      <w:bookmarkStart w:id="69" w:name="_Toc99119447"/>
      <w:r w:rsidRPr="00EA0297">
        <w:rPr>
          <w:sz w:val="24"/>
          <w:szCs w:val="24"/>
        </w:rPr>
        <w:t>Controller</w:t>
      </w:r>
      <w:bookmarkEnd w:id="68"/>
      <w:bookmarkEnd w:id="69"/>
    </w:p>
    <w:p w14:paraId="2E88D33B" w14:textId="22A69001" w:rsidR="0071192A" w:rsidRPr="00EA0297" w:rsidRDefault="0071192A" w:rsidP="00EA0297">
      <w:pPr>
        <w:pStyle w:val="SectL2samep"/>
        <w:numPr>
          <w:ilvl w:val="2"/>
          <w:numId w:val="4"/>
        </w:numPr>
        <w:rPr>
          <w:color w:val="auto"/>
          <w:sz w:val="24"/>
          <w:szCs w:val="24"/>
        </w:rPr>
      </w:pPr>
      <w:bookmarkStart w:id="70" w:name="_Ref97115266"/>
      <w:bookmarkStart w:id="71" w:name="_Toc99119448"/>
      <w:r w:rsidRPr="00EA0297">
        <w:rPr>
          <w:sz w:val="24"/>
          <w:szCs w:val="24"/>
        </w:rPr>
        <w:t>Tools</w:t>
      </w:r>
      <w:bookmarkEnd w:id="70"/>
      <w:bookmarkEnd w:id="71"/>
    </w:p>
    <w:p w14:paraId="6F816490" w14:textId="3121FEA3" w:rsidR="00A06F61" w:rsidRPr="00EA0297" w:rsidRDefault="00A06F61" w:rsidP="00A33A5E">
      <w:pPr>
        <w:pStyle w:val="SectL2samep"/>
        <w:numPr>
          <w:ilvl w:val="2"/>
          <w:numId w:val="4"/>
        </w:numPr>
        <w:rPr>
          <w:sz w:val="24"/>
          <w:szCs w:val="24"/>
        </w:rPr>
      </w:pPr>
      <w:r w:rsidRPr="00EA0297">
        <w:rPr>
          <w:sz w:val="24"/>
          <w:szCs w:val="24"/>
        </w:rPr>
        <w:t>HMI</w:t>
      </w:r>
    </w:p>
    <w:p w14:paraId="00327B4D" w14:textId="785A9DD8" w:rsidR="00A06F61" w:rsidRPr="00EA0297" w:rsidRDefault="00A06F61" w:rsidP="00A33A5E">
      <w:pPr>
        <w:pStyle w:val="SectL2samep"/>
        <w:numPr>
          <w:ilvl w:val="2"/>
          <w:numId w:val="4"/>
        </w:numPr>
        <w:rPr>
          <w:sz w:val="24"/>
          <w:szCs w:val="24"/>
        </w:rPr>
      </w:pPr>
      <w:bookmarkStart w:id="72" w:name="_Toc99119455"/>
      <w:r w:rsidRPr="00EA0297">
        <w:rPr>
          <w:sz w:val="24"/>
          <w:szCs w:val="24"/>
        </w:rPr>
        <w:t>Communication Protocols</w:t>
      </w:r>
      <w:bookmarkEnd w:id="72"/>
    </w:p>
    <w:p w14:paraId="47664D25" w14:textId="69BE57A5" w:rsidR="00A06F61" w:rsidRDefault="00A06F61" w:rsidP="00EA0297">
      <w:pPr>
        <w:pStyle w:val="SectL2samep"/>
        <w:numPr>
          <w:ilvl w:val="1"/>
          <w:numId w:val="4"/>
        </w:numPr>
        <w:rPr>
          <w:sz w:val="24"/>
          <w:szCs w:val="24"/>
        </w:rPr>
      </w:pPr>
      <w:bookmarkStart w:id="73" w:name="_Toc61275295"/>
      <w:bookmarkStart w:id="74" w:name="_Toc99119456"/>
      <w:r w:rsidRPr="00EA0297">
        <w:rPr>
          <w:sz w:val="24"/>
          <w:szCs w:val="24"/>
        </w:rPr>
        <w:t xml:space="preserve">IEC62443 4-2 Security Level 1 </w:t>
      </w:r>
      <w:bookmarkEnd w:id="73"/>
      <w:bookmarkEnd w:id="74"/>
      <w:r w:rsidR="00A33A5E">
        <w:rPr>
          <w:sz w:val="24"/>
          <w:szCs w:val="24"/>
        </w:rPr>
        <w:t>testing</w:t>
      </w:r>
    </w:p>
    <w:p w14:paraId="3DA71686" w14:textId="665BE2AC" w:rsidR="00E57FC9" w:rsidRPr="00EA0297" w:rsidRDefault="00E57FC9" w:rsidP="00E57FC9">
      <w:pPr>
        <w:pStyle w:val="SectL2samep"/>
        <w:numPr>
          <w:ilvl w:val="1"/>
          <w:numId w:val="4"/>
        </w:numPr>
        <w:rPr>
          <w:sz w:val="24"/>
          <w:szCs w:val="24"/>
        </w:rPr>
      </w:pPr>
      <w:r>
        <w:rPr>
          <w:sz w:val="24"/>
          <w:szCs w:val="24"/>
        </w:rPr>
        <w:t>M</w:t>
      </w:r>
      <w:r w:rsidRPr="00E57FC9">
        <w:rPr>
          <w:sz w:val="24"/>
          <w:szCs w:val="24"/>
        </w:rPr>
        <w:t>iscellaneous</w:t>
      </w:r>
      <w:r>
        <w:rPr>
          <w:sz w:val="24"/>
          <w:szCs w:val="24"/>
        </w:rPr>
        <w:t xml:space="preserve"> Tests</w:t>
      </w:r>
    </w:p>
    <w:p w14:paraId="3A99E9B2" w14:textId="77777777" w:rsidR="00E57FC9" w:rsidRPr="00EA0297" w:rsidRDefault="00E57FC9" w:rsidP="00E57FC9">
      <w:pPr>
        <w:pStyle w:val="SectL2samep"/>
        <w:ind w:left="1440" w:firstLine="0"/>
        <w:rPr>
          <w:sz w:val="24"/>
          <w:szCs w:val="24"/>
        </w:rPr>
      </w:pPr>
    </w:p>
    <w:p w14:paraId="3057DF39" w14:textId="77777777" w:rsidR="00A06F61" w:rsidRDefault="00A06F61" w:rsidP="00A06F61">
      <w:pPr>
        <w:pStyle w:val="SectL2samep"/>
        <w:ind w:left="1440" w:firstLine="0"/>
      </w:pPr>
    </w:p>
    <w:p w14:paraId="4873475A" w14:textId="77777777" w:rsidR="002A24AE" w:rsidRDefault="002A24AE">
      <w:pPr>
        <w:pStyle w:val="UAListNext"/>
        <w:numPr>
          <w:ilvl w:val="12"/>
          <w:numId w:val="0"/>
        </w:numPr>
      </w:pPr>
    </w:p>
    <w:p w14:paraId="09851FF7" w14:textId="1995DC1D" w:rsidR="002A24AE" w:rsidRDefault="002A24AE" w:rsidP="00E82BA1">
      <w:pPr>
        <w:pStyle w:val="SectL1"/>
        <w:numPr>
          <w:ilvl w:val="0"/>
          <w:numId w:val="4"/>
        </w:numPr>
      </w:pPr>
      <w:r>
        <w:br w:type="page"/>
      </w:r>
      <w:bookmarkStart w:id="75" w:name="_Toc102474368"/>
      <w:bookmarkStart w:id="76" w:name="_Toc108469832"/>
      <w:r>
        <w:lastRenderedPageBreak/>
        <w:t>Procedure Steps</w:t>
      </w:r>
      <w:bookmarkEnd w:id="75"/>
      <w:bookmarkEnd w:id="76"/>
      <w:r>
        <w:br/>
      </w:r>
    </w:p>
    <w:p w14:paraId="5327F928" w14:textId="77777777" w:rsidR="002A24AE" w:rsidRDefault="002A24AE">
      <w:pPr>
        <w:pStyle w:val="Body"/>
        <w:numPr>
          <w:ilvl w:val="12"/>
          <w:numId w:val="0"/>
        </w:numPr>
        <w:ind w:left="144"/>
      </w:pPr>
      <w:r>
        <w:rPr>
          <w:b/>
          <w:u w:val="single"/>
        </w:rPr>
        <w:t xml:space="preserve">Test Configuration: </w:t>
      </w:r>
    </w:p>
    <w:p w14:paraId="3F8E56BD" w14:textId="77777777" w:rsidR="002A24AE" w:rsidRDefault="002A24AE">
      <w:pPr>
        <w:pStyle w:val="Body"/>
      </w:pPr>
      <w:r>
        <w:t>The following software configuration is needed to perform the tests in this procedure.</w:t>
      </w:r>
    </w:p>
    <w:p w14:paraId="46252398" w14:textId="0FED40C4" w:rsidR="000B1946" w:rsidRDefault="000B1946" w:rsidP="00E82BA1">
      <w:pPr>
        <w:pStyle w:val="LAListNext1"/>
        <w:numPr>
          <w:ilvl w:val="0"/>
          <w:numId w:val="2"/>
        </w:numPr>
        <w:ind w:left="1440" w:hanging="360"/>
      </w:pPr>
      <w:r>
        <w:t xml:space="preserve">Different version of Window 10 </w:t>
      </w:r>
    </w:p>
    <w:p w14:paraId="110A067B" w14:textId="4887A74E" w:rsidR="000B1946" w:rsidRDefault="000B1946" w:rsidP="00E82BA1">
      <w:pPr>
        <w:pStyle w:val="LAListNext1"/>
        <w:numPr>
          <w:ilvl w:val="0"/>
          <w:numId w:val="2"/>
        </w:numPr>
        <w:ind w:left="1440" w:hanging="360"/>
      </w:pPr>
      <w:r>
        <w:t>Different type of Controllers</w:t>
      </w:r>
    </w:p>
    <w:p w14:paraId="52A25704" w14:textId="07DBA9B4" w:rsidR="002A24AE" w:rsidRDefault="00C22B34" w:rsidP="00E82BA1">
      <w:pPr>
        <w:pStyle w:val="LAListNext1"/>
        <w:numPr>
          <w:ilvl w:val="0"/>
          <w:numId w:val="2"/>
        </w:numPr>
        <w:ind w:left="1440" w:hanging="360"/>
      </w:pPr>
      <w:r>
        <w:t>Ensure that the associated</w:t>
      </w:r>
      <w:r w:rsidR="005737CD">
        <w:t xml:space="preserve"> </w:t>
      </w:r>
      <w:r w:rsidR="002A24AE">
        <w:t xml:space="preserve">software packages are at the proper </w:t>
      </w:r>
      <w:r w:rsidR="00E0338E">
        <w:t>released level.</w:t>
      </w:r>
      <w:r w:rsidR="002A24AE">
        <w:br/>
      </w:r>
      <w:r w:rsidR="002A24AE">
        <w:br/>
      </w:r>
    </w:p>
    <w:p w14:paraId="38F123CC" w14:textId="0D31F901" w:rsidR="002A24AE" w:rsidRDefault="002A24AE">
      <w:pPr>
        <w:pStyle w:val="Body"/>
      </w:pPr>
      <w:r>
        <w:rPr>
          <w:b/>
          <w:u w:val="single"/>
        </w:rPr>
        <w:t>Test Setup:</w:t>
      </w:r>
      <w:r>
        <w:rPr>
          <w:b/>
          <w:u w:val="single"/>
        </w:rPr>
        <w:br/>
      </w:r>
      <w:r>
        <w:rPr>
          <w:b/>
          <w:u w:val="single"/>
        </w:rPr>
        <w:br/>
      </w:r>
      <w:r>
        <w:t>The following test setup must be performed before this test procedure can be run.</w:t>
      </w:r>
      <w:r>
        <w:br/>
      </w:r>
    </w:p>
    <w:p w14:paraId="3056A10F" w14:textId="021EAF8E" w:rsidR="000B1946" w:rsidRDefault="000B1946" w:rsidP="00E82BA1">
      <w:pPr>
        <w:pStyle w:val="LAListNext1"/>
        <w:numPr>
          <w:ilvl w:val="0"/>
          <w:numId w:val="3"/>
        </w:numPr>
      </w:pPr>
      <w:r>
        <w:t>Single SAC station &amp; SAC Controller</w:t>
      </w:r>
    </w:p>
    <w:p w14:paraId="642D4AE6" w14:textId="773A50EE" w:rsidR="000B1946" w:rsidRDefault="000B1946" w:rsidP="000B1946">
      <w:pPr>
        <w:pStyle w:val="LAListNext1"/>
        <w:numPr>
          <w:ilvl w:val="0"/>
          <w:numId w:val="3"/>
        </w:numPr>
      </w:pPr>
      <w:r>
        <w:t>Multiple SAC station &amp; Single SAC Controller</w:t>
      </w:r>
    </w:p>
    <w:p w14:paraId="15F71FCE" w14:textId="71143C35" w:rsidR="002A24AE" w:rsidRDefault="002A24AE" w:rsidP="00E82BA1">
      <w:pPr>
        <w:pStyle w:val="LAListNext1"/>
        <w:numPr>
          <w:ilvl w:val="0"/>
          <w:numId w:val="3"/>
        </w:numPr>
      </w:pPr>
      <w:r>
        <w:t xml:space="preserve">Ensure that the </w:t>
      </w:r>
      <w:r w:rsidR="005737CD">
        <w:t>system</w:t>
      </w:r>
      <w:r>
        <w:t xml:space="preserve"> has database (points) applicable to the features being</w:t>
      </w:r>
      <w:r w:rsidR="0094556F">
        <w:t xml:space="preserve"> </w:t>
      </w:r>
      <w:r>
        <w:t>tested.</w:t>
      </w:r>
    </w:p>
    <w:p w14:paraId="038CD128" w14:textId="08FC0F4B" w:rsidR="00AD33AF" w:rsidRPr="00AD33AF" w:rsidRDefault="002A24AE" w:rsidP="00E82BA1">
      <w:pPr>
        <w:pStyle w:val="SectL2"/>
        <w:numPr>
          <w:ilvl w:val="1"/>
          <w:numId w:val="4"/>
        </w:numPr>
        <w:spacing w:after="120"/>
      </w:pPr>
      <w:bookmarkStart w:id="77" w:name="_Toc102220720"/>
      <w:bookmarkStart w:id="78" w:name="_Toc102302647"/>
      <w:bookmarkEnd w:id="77"/>
      <w:bookmarkEnd w:id="78"/>
      <w:r>
        <w:br w:type="page"/>
      </w:r>
    </w:p>
    <w:p w14:paraId="1FA2E76C" w14:textId="24AD4677" w:rsidR="00AD33AF" w:rsidRPr="00B83EB3" w:rsidRDefault="00AD33AF" w:rsidP="00E82BA1">
      <w:pPr>
        <w:pStyle w:val="SectL2"/>
        <w:numPr>
          <w:ilvl w:val="1"/>
          <w:numId w:val="6"/>
        </w:numPr>
        <w:spacing w:after="120"/>
        <w:rPr>
          <w:color w:val="auto"/>
        </w:rPr>
      </w:pPr>
      <w:bookmarkStart w:id="79" w:name="_Toc102474369"/>
      <w:bookmarkStart w:id="80" w:name="_Toc108469833"/>
      <w:r>
        <w:rPr>
          <w:color w:val="auto"/>
        </w:rPr>
        <w:lastRenderedPageBreak/>
        <w:t>Installation</w:t>
      </w:r>
      <w:bookmarkEnd w:id="79"/>
      <w:bookmarkEnd w:id="80"/>
    </w:p>
    <w:tbl>
      <w:tblPr>
        <w:tblW w:w="0" w:type="auto"/>
        <w:tblInd w:w="5" w:type="dxa"/>
        <w:tblLayout w:type="fixed"/>
        <w:tblCellMar>
          <w:left w:w="0" w:type="dxa"/>
          <w:right w:w="0" w:type="dxa"/>
        </w:tblCellMar>
        <w:tblLook w:val="0000" w:firstRow="0" w:lastRow="0" w:firstColumn="0" w:lastColumn="0" w:noHBand="0" w:noVBand="0"/>
      </w:tblPr>
      <w:tblGrid>
        <w:gridCol w:w="9450"/>
      </w:tblGrid>
      <w:tr w:rsidR="001A64DA" w:rsidRPr="00515527" w14:paraId="38353B5C" w14:textId="77777777" w:rsidTr="00AD3C4A">
        <w:trPr>
          <w:cantSplit/>
          <w:trHeight w:val="316"/>
        </w:trPr>
        <w:tc>
          <w:tcPr>
            <w:tcW w:w="9450" w:type="dxa"/>
            <w:tcBorders>
              <w:top w:val="single" w:sz="4" w:space="0" w:color="auto"/>
              <w:left w:val="single" w:sz="4" w:space="0" w:color="auto"/>
              <w:bottom w:val="single" w:sz="4" w:space="0" w:color="auto"/>
              <w:right w:val="single" w:sz="4" w:space="0" w:color="auto"/>
            </w:tcBorders>
            <w:shd w:val="pct10" w:color="auto" w:fill="FFFFFF"/>
          </w:tcPr>
          <w:p w14:paraId="7F1299D4" w14:textId="0147ADDE" w:rsidR="001A64DA" w:rsidRDefault="00C111C7">
            <w:pPr>
              <w:pStyle w:val="CellBody"/>
              <w:jc w:val="center"/>
              <w:rPr>
                <w:rFonts w:ascii="Times New Roman" w:hAnsi="Times New Roman"/>
                <w:b/>
              </w:rPr>
            </w:pPr>
            <w:r>
              <w:rPr>
                <w:rFonts w:ascii="Times New Roman" w:hAnsi="Times New Roman"/>
                <w:b/>
              </w:rPr>
              <w:t>SRF Notes</w:t>
            </w:r>
          </w:p>
          <w:p w14:paraId="35E5C510" w14:textId="7AACA42B" w:rsidR="00153EC9" w:rsidRPr="00AD33AF" w:rsidRDefault="00153EC9" w:rsidP="00AD33AF">
            <w:pPr>
              <w:pStyle w:val="CellBody"/>
              <w:rPr>
                <w:rFonts w:ascii="Times New Roman" w:hAnsi="Times New Roman"/>
                <w:noProof w:val="0"/>
                <w:color w:val="auto"/>
                <w:sz w:val="20"/>
              </w:rPr>
            </w:pPr>
            <w:r w:rsidRPr="00AD33AF">
              <w:rPr>
                <w:rFonts w:ascii="Times New Roman" w:hAnsi="Times New Roman"/>
                <w:noProof w:val="0"/>
                <w:color w:val="auto"/>
                <w:sz w:val="20"/>
              </w:rPr>
              <w:t xml:space="preserve">The computer on which the </w:t>
            </w:r>
            <w:r w:rsidR="004501B3" w:rsidRPr="00AD33AF">
              <w:rPr>
                <w:rFonts w:ascii="Times New Roman" w:hAnsi="Times New Roman"/>
                <w:noProof w:val="0"/>
                <w:color w:val="auto"/>
                <w:sz w:val="20"/>
              </w:rPr>
              <w:t>tool</w:t>
            </w:r>
            <w:r w:rsidRPr="00AD33AF">
              <w:rPr>
                <w:rFonts w:ascii="Times New Roman" w:hAnsi="Times New Roman"/>
                <w:noProof w:val="0"/>
                <w:color w:val="auto"/>
                <w:sz w:val="20"/>
              </w:rPr>
              <w:t xml:space="preserve"> for Standalone Controllers is installed will not be considered an Ovation drop – and installation of the software will not be permitted on an Ovation drop.</w:t>
            </w:r>
          </w:p>
          <w:p w14:paraId="07A44697" w14:textId="23CF2A32" w:rsidR="00C111C7" w:rsidRPr="00AD33AF" w:rsidRDefault="00153EC9" w:rsidP="00AD33AF">
            <w:pPr>
              <w:pStyle w:val="CellBody"/>
              <w:rPr>
                <w:rFonts w:ascii="Times New Roman" w:hAnsi="Times New Roman"/>
                <w:noProof w:val="0"/>
                <w:color w:val="auto"/>
                <w:sz w:val="20"/>
              </w:rPr>
            </w:pPr>
            <w:r w:rsidRPr="00AD33AF">
              <w:rPr>
                <w:rFonts w:ascii="Times New Roman" w:hAnsi="Times New Roman"/>
                <w:noProof w:val="0"/>
                <w:color w:val="auto"/>
                <w:sz w:val="20"/>
              </w:rPr>
              <w:t>The installation of the tools for Standalone Controller will include the installation of Microsoft SQL Server Express, which will be used to configure a Standalone Controller.</w:t>
            </w:r>
          </w:p>
          <w:p w14:paraId="4434C9F9" w14:textId="77777777" w:rsidR="00C111C7" w:rsidRPr="00515527" w:rsidRDefault="00C111C7" w:rsidP="00AD3C4A">
            <w:pPr>
              <w:pStyle w:val="CellBody"/>
              <w:rPr>
                <w:rFonts w:ascii="Times New Roman" w:hAnsi="Times New Roman"/>
                <w:b/>
              </w:rPr>
            </w:pPr>
          </w:p>
        </w:tc>
      </w:tr>
    </w:tbl>
    <w:p w14:paraId="6D331375" w14:textId="77777777" w:rsidR="00C97CEB" w:rsidRDefault="00C111C7" w:rsidP="00C97CEB">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97CEB" w14:paraId="4474B1E5" w14:textId="77777777" w:rsidTr="00200D9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6AAE18E" w14:textId="0F96519F" w:rsidR="00EA0297" w:rsidRPr="00EA0297" w:rsidRDefault="00C97CEB" w:rsidP="00B831D8">
            <w:pPr>
              <w:pStyle w:val="CellBody"/>
              <w:keepNext/>
              <w:numPr>
                <w:ilvl w:val="2"/>
                <w:numId w:val="6"/>
              </w:numPr>
              <w:rPr>
                <w:b/>
              </w:rPr>
            </w:pPr>
            <w:r w:rsidRPr="00EA0297">
              <w:rPr>
                <w:b/>
              </w:rPr>
              <w:t xml:space="preserve">Test </w:t>
            </w:r>
            <w:r w:rsidR="00965CD2" w:rsidRPr="00EA0297">
              <w:rPr>
                <w:b/>
              </w:rPr>
              <w:t>:</w:t>
            </w:r>
            <w:r w:rsidRPr="00EA0297">
              <w:rPr>
                <w:b/>
              </w:rPr>
              <w:t xml:space="preserve"> </w:t>
            </w:r>
            <w:r w:rsidR="00EA0297" w:rsidRPr="00EA0297">
              <w:rPr>
                <w:bCs/>
              </w:rPr>
              <w:t>Installation of Standalone Controller &amp; Tools software</w:t>
            </w:r>
            <w:r w:rsidR="00EA0297" w:rsidRPr="00EA0297">
              <w:rPr>
                <w:b/>
              </w:rPr>
              <w:t xml:space="preserve"> </w:t>
            </w:r>
          </w:p>
          <w:p w14:paraId="46297BAE" w14:textId="77777777" w:rsidR="00EA0297" w:rsidRPr="00EA0297" w:rsidRDefault="00EA0297" w:rsidP="00EA0297">
            <w:pPr>
              <w:pStyle w:val="CellBody"/>
              <w:rPr>
                <w:rFonts w:ascii="Times New Roman" w:hAnsi="Times New Roman"/>
              </w:rPr>
            </w:pPr>
          </w:p>
          <w:p w14:paraId="2DAC1448" w14:textId="32478C2E" w:rsidR="00EA0297" w:rsidRPr="00EA0297" w:rsidRDefault="00EA0297" w:rsidP="00EA0297">
            <w:pPr>
              <w:pStyle w:val="CellBody"/>
            </w:pPr>
            <w:r w:rsidRPr="00EA0297">
              <w:rPr>
                <w:bCs/>
              </w:rPr>
              <w:t>Installation of Standalone Controller &amp; Tools software on an non-server grade, non Ovation &amp; non domain machine</w:t>
            </w:r>
            <w:r>
              <w:rPr>
                <w:bCs/>
              </w:rPr>
              <w:t>.</w:t>
            </w:r>
            <w:r>
              <w:t xml:space="preserve"> Record the date, initials for each installation done. Record any issues as findings.</w:t>
            </w:r>
          </w:p>
          <w:p w14:paraId="1ACCF8E2" w14:textId="68487D04" w:rsidR="00C97CEB" w:rsidRDefault="00C97CEB" w:rsidP="001C2961">
            <w:pPr>
              <w:pStyle w:val="CellBody"/>
              <w:rPr>
                <w:rFonts w:ascii="Times New Roman" w:hAnsi="Times New Roman"/>
              </w:rPr>
            </w:pPr>
          </w:p>
        </w:tc>
      </w:tr>
      <w:tr w:rsidR="00C97CEB" w14:paraId="300AAE90" w14:textId="77777777" w:rsidTr="00200D9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BD97615" w14:textId="77777777" w:rsidR="00C97CEB" w:rsidRDefault="00C97CEB" w:rsidP="00200D9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093DFF0" w14:textId="77777777" w:rsidR="00C97CEB" w:rsidRDefault="00C97CEB" w:rsidP="00200D9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402F1FF" w14:textId="77777777" w:rsidR="00C97CEB" w:rsidRDefault="00C97CEB" w:rsidP="00200D99">
            <w:pPr>
              <w:pStyle w:val="CellBody"/>
              <w:rPr>
                <w:rFonts w:ascii="Times New Roman" w:hAnsi="Times New Roman"/>
                <w:color w:val="auto"/>
              </w:rPr>
            </w:pPr>
            <w:r>
              <w:rPr>
                <w:rFonts w:ascii="Times New Roman" w:hAnsi="Times New Roman"/>
                <w:color w:val="auto"/>
              </w:rPr>
              <w:t xml:space="preserve"> </w:t>
            </w:r>
          </w:p>
        </w:tc>
      </w:tr>
      <w:tr w:rsidR="00C97CEB" w14:paraId="7335771A" w14:textId="77777777" w:rsidTr="00200D9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4D78595" w14:textId="7CEBCB8A" w:rsidR="00C97CEB" w:rsidRDefault="00EA0297" w:rsidP="00BA7962">
            <w:pPr>
              <w:pStyle w:val="CellBody"/>
              <w:numPr>
                <w:ilvl w:val="0"/>
                <w:numId w:val="114"/>
              </w:numPr>
              <w:rPr>
                <w:rFonts w:ascii="Times New Roman" w:hAnsi="Times New Roman"/>
                <w:color w:val="auto"/>
              </w:rPr>
            </w:pPr>
            <w:r>
              <w:rPr>
                <w:rFonts w:ascii="Times New Roman" w:hAnsi="Times New Roman"/>
                <w:color w:val="auto"/>
              </w:rPr>
              <w:t xml:space="preserve">Ensure that the Machine on which </w:t>
            </w:r>
            <w:r w:rsidR="004501B3" w:rsidRPr="002E3416">
              <w:rPr>
                <w:rFonts w:ascii="Times New Roman" w:hAnsi="Times New Roman"/>
                <w:color w:val="auto"/>
              </w:rPr>
              <w:t xml:space="preserve">Ovation </w:t>
            </w:r>
            <w:r w:rsidR="004501B3">
              <w:rPr>
                <w:rFonts w:ascii="Times New Roman" w:hAnsi="Times New Roman"/>
                <w:color w:val="auto"/>
              </w:rPr>
              <w:t>Standalone &amp;</w:t>
            </w:r>
            <w:r w:rsidR="004501B3" w:rsidRPr="002E3416">
              <w:rPr>
                <w:rFonts w:ascii="Times New Roman" w:hAnsi="Times New Roman"/>
                <w:color w:val="auto"/>
              </w:rPr>
              <w:t xml:space="preserve"> Tool</w:t>
            </w:r>
            <w:r w:rsidR="004501B3">
              <w:rPr>
                <w:rFonts w:ascii="Times New Roman" w:hAnsi="Times New Roman"/>
                <w:color w:val="auto"/>
              </w:rPr>
              <w:t>s</w:t>
            </w:r>
            <w:r w:rsidR="004501B3" w:rsidRPr="002E3416">
              <w:rPr>
                <w:rFonts w:ascii="Times New Roman" w:hAnsi="Times New Roman"/>
                <w:color w:val="auto"/>
              </w:rPr>
              <w:t xml:space="preserve"> </w:t>
            </w:r>
            <w:r>
              <w:rPr>
                <w:rFonts w:ascii="Times New Roman" w:hAnsi="Times New Roman"/>
                <w:color w:val="auto"/>
              </w:rPr>
              <w:t xml:space="preserve">software to be installed </w:t>
            </w:r>
            <w:r w:rsidRPr="00EA0297">
              <w:rPr>
                <w:rFonts w:ascii="Times New Roman" w:hAnsi="Times New Roman"/>
                <w:color w:val="auto"/>
              </w:rPr>
              <w:t xml:space="preserve">is </w:t>
            </w:r>
            <w:r w:rsidRPr="00EA0297">
              <w:t>a non-server grade, non Ovation &amp; non domain machine</w:t>
            </w:r>
          </w:p>
        </w:tc>
        <w:tc>
          <w:tcPr>
            <w:tcW w:w="2070" w:type="dxa"/>
            <w:tcBorders>
              <w:top w:val="single" w:sz="6" w:space="0" w:color="auto"/>
              <w:left w:val="single" w:sz="4" w:space="0" w:color="auto"/>
              <w:bottom w:val="single" w:sz="4" w:space="0" w:color="auto"/>
              <w:right w:val="single" w:sz="4" w:space="0" w:color="auto"/>
            </w:tcBorders>
          </w:tcPr>
          <w:p w14:paraId="7B2C729A" w14:textId="77777777" w:rsidR="00C97CEB" w:rsidRDefault="00C97CEB" w:rsidP="00200D99">
            <w:pPr>
              <w:pStyle w:val="CellBody"/>
              <w:rPr>
                <w:rFonts w:ascii="Times New Roman" w:hAnsi="Times New Roman"/>
                <w:color w:val="auto"/>
              </w:rPr>
            </w:pPr>
            <w:r>
              <w:rPr>
                <w:rFonts w:ascii="Times New Roman" w:hAnsi="Times New Roman"/>
                <w:color w:val="auto"/>
              </w:rPr>
              <w:t xml:space="preserve">P/F/F#/NA:  </w:t>
            </w:r>
          </w:p>
        </w:tc>
      </w:tr>
      <w:tr w:rsidR="00C97CEB" w14:paraId="5A5C390B" w14:textId="77777777" w:rsidTr="00200D9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52715B5" w14:textId="07BF1BA9" w:rsidR="00C97CEB" w:rsidRDefault="002E3416" w:rsidP="00BA7962">
            <w:pPr>
              <w:pStyle w:val="CellBody"/>
              <w:numPr>
                <w:ilvl w:val="0"/>
                <w:numId w:val="114"/>
              </w:numPr>
              <w:rPr>
                <w:rFonts w:ascii="Times New Roman" w:hAnsi="Times New Roman"/>
                <w:color w:val="auto"/>
              </w:rPr>
            </w:pPr>
            <w:r w:rsidRPr="002E3416">
              <w:rPr>
                <w:rFonts w:ascii="Times New Roman" w:hAnsi="Times New Roman"/>
                <w:color w:val="auto"/>
              </w:rPr>
              <w:t>Verify correct license is available before installation.</w:t>
            </w:r>
          </w:p>
        </w:tc>
        <w:tc>
          <w:tcPr>
            <w:tcW w:w="2070" w:type="dxa"/>
            <w:tcBorders>
              <w:top w:val="single" w:sz="6" w:space="0" w:color="auto"/>
              <w:left w:val="single" w:sz="4" w:space="0" w:color="auto"/>
              <w:bottom w:val="single" w:sz="4" w:space="0" w:color="auto"/>
              <w:right w:val="single" w:sz="4" w:space="0" w:color="auto"/>
            </w:tcBorders>
          </w:tcPr>
          <w:p w14:paraId="2778A4EF" w14:textId="77777777" w:rsidR="00C97CEB" w:rsidRDefault="00C97CEB" w:rsidP="00200D99">
            <w:pPr>
              <w:pStyle w:val="CellBody"/>
              <w:rPr>
                <w:rFonts w:ascii="Times New Roman" w:hAnsi="Times New Roman"/>
                <w:color w:val="auto"/>
              </w:rPr>
            </w:pPr>
            <w:r>
              <w:rPr>
                <w:rFonts w:ascii="Times New Roman" w:hAnsi="Times New Roman"/>
                <w:color w:val="auto"/>
              </w:rPr>
              <w:t xml:space="preserve">P/F/F#/NA:  </w:t>
            </w:r>
          </w:p>
        </w:tc>
      </w:tr>
      <w:tr w:rsidR="0052212A" w14:paraId="15B7FE22" w14:textId="77777777" w:rsidTr="00200D9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6BAF8FE" w14:textId="28074C61" w:rsidR="0052212A" w:rsidRDefault="0052212A" w:rsidP="0052212A">
            <w:pPr>
              <w:pStyle w:val="CellBody"/>
              <w:numPr>
                <w:ilvl w:val="0"/>
                <w:numId w:val="114"/>
              </w:numPr>
              <w:rPr>
                <w:rFonts w:ascii="Times New Roman" w:hAnsi="Times New Roman"/>
                <w:color w:val="auto"/>
              </w:rPr>
            </w:pPr>
            <w:r>
              <w:rPr>
                <w:rFonts w:ascii="Times New Roman" w:hAnsi="Times New Roman"/>
                <w:color w:val="auto"/>
              </w:rPr>
              <w:t xml:space="preserve">Validate installation steps are correct and </w:t>
            </w:r>
            <w:r>
              <w:t xml:space="preserve">Record any issues or descrepencies as findings. </w:t>
            </w:r>
            <w:r w:rsidRPr="002E3416">
              <w:rPr>
                <w:rFonts w:ascii="Times New Roman" w:hAnsi="Times New Roman"/>
                <w:color w:val="auto"/>
              </w:rPr>
              <w:t>Verify that installation succeeded without any error or warning</w:t>
            </w:r>
          </w:p>
        </w:tc>
        <w:tc>
          <w:tcPr>
            <w:tcW w:w="2070" w:type="dxa"/>
            <w:tcBorders>
              <w:top w:val="single" w:sz="6" w:space="0" w:color="auto"/>
              <w:left w:val="single" w:sz="4" w:space="0" w:color="auto"/>
              <w:bottom w:val="single" w:sz="4" w:space="0" w:color="auto"/>
              <w:right w:val="single" w:sz="4" w:space="0" w:color="auto"/>
            </w:tcBorders>
          </w:tcPr>
          <w:p w14:paraId="3DEF05A2" w14:textId="252EE290"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4DE5722F" w14:textId="77777777" w:rsidTr="00200D9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41FD024" w14:textId="0A72FACD" w:rsidR="0052212A" w:rsidRDefault="0052212A" w:rsidP="0052212A">
            <w:pPr>
              <w:pStyle w:val="CellBody"/>
              <w:numPr>
                <w:ilvl w:val="0"/>
                <w:numId w:val="114"/>
              </w:numPr>
              <w:rPr>
                <w:rFonts w:ascii="Times New Roman" w:hAnsi="Times New Roman"/>
                <w:color w:val="auto"/>
              </w:rPr>
            </w:pPr>
            <w:r w:rsidRPr="002E3416">
              <w:rPr>
                <w:rFonts w:ascii="Times New Roman" w:hAnsi="Times New Roman"/>
                <w:color w:val="auto"/>
              </w:rPr>
              <w:t xml:space="preserve">Launch Ovation </w:t>
            </w:r>
            <w:r>
              <w:rPr>
                <w:rFonts w:ascii="Times New Roman" w:hAnsi="Times New Roman"/>
                <w:color w:val="auto"/>
              </w:rPr>
              <w:t>Standalone &amp;</w:t>
            </w:r>
            <w:r w:rsidRPr="002E3416">
              <w:rPr>
                <w:rFonts w:ascii="Times New Roman" w:hAnsi="Times New Roman"/>
                <w:color w:val="auto"/>
              </w:rPr>
              <w:t xml:space="preserve"> Tool</w:t>
            </w:r>
            <w:r>
              <w:rPr>
                <w:rFonts w:ascii="Times New Roman" w:hAnsi="Times New Roman"/>
                <w:color w:val="auto"/>
              </w:rPr>
              <w:t>s software GUI</w:t>
            </w:r>
            <w:r w:rsidRPr="002E3416">
              <w:rPr>
                <w:rFonts w:ascii="Times New Roman" w:hAnsi="Times New Roman"/>
                <w:color w:val="auto"/>
              </w:rPr>
              <w:t>, verify that the tool launched successfully, and no error or warning appeared.</w:t>
            </w:r>
          </w:p>
        </w:tc>
        <w:tc>
          <w:tcPr>
            <w:tcW w:w="2070" w:type="dxa"/>
            <w:tcBorders>
              <w:top w:val="single" w:sz="6" w:space="0" w:color="auto"/>
              <w:left w:val="single" w:sz="4" w:space="0" w:color="auto"/>
              <w:bottom w:val="single" w:sz="4" w:space="0" w:color="auto"/>
              <w:right w:val="single" w:sz="4" w:space="0" w:color="auto"/>
            </w:tcBorders>
          </w:tcPr>
          <w:p w14:paraId="1380C3D5" w14:textId="12B68442"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65A146F1" w14:textId="77777777" w:rsidTr="00200D9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65A4A90" w14:textId="17D08272" w:rsidR="0052212A" w:rsidRDefault="0052212A" w:rsidP="0052212A">
            <w:pPr>
              <w:pStyle w:val="CellBody"/>
              <w:numPr>
                <w:ilvl w:val="0"/>
                <w:numId w:val="114"/>
              </w:numPr>
              <w:rPr>
                <w:rFonts w:ascii="Times New Roman" w:hAnsi="Times New Roman"/>
                <w:color w:val="auto"/>
              </w:rPr>
            </w:pPr>
            <w:r w:rsidRPr="002E3416">
              <w:rPr>
                <w:rFonts w:ascii="Times New Roman" w:hAnsi="Times New Roman"/>
                <w:color w:val="auto"/>
              </w:rPr>
              <w:t xml:space="preserve">Verify that the Ovation </w:t>
            </w:r>
            <w:r>
              <w:rPr>
                <w:rFonts w:ascii="Times New Roman" w:hAnsi="Times New Roman"/>
                <w:color w:val="auto"/>
              </w:rPr>
              <w:t>Standalone &amp;</w:t>
            </w:r>
            <w:r w:rsidRPr="002E3416">
              <w:rPr>
                <w:rFonts w:ascii="Times New Roman" w:hAnsi="Times New Roman"/>
                <w:color w:val="auto"/>
              </w:rPr>
              <w:t xml:space="preserve"> Tool</w:t>
            </w:r>
            <w:r>
              <w:rPr>
                <w:rFonts w:ascii="Times New Roman" w:hAnsi="Times New Roman"/>
                <w:color w:val="auto"/>
              </w:rPr>
              <w:t>s</w:t>
            </w:r>
            <w:r w:rsidRPr="002E3416">
              <w:rPr>
                <w:rFonts w:ascii="Times New Roman" w:hAnsi="Times New Roman"/>
                <w:color w:val="auto"/>
              </w:rPr>
              <w:t xml:space="preserve"> will require license activation.</w:t>
            </w:r>
          </w:p>
        </w:tc>
        <w:tc>
          <w:tcPr>
            <w:tcW w:w="2070" w:type="dxa"/>
            <w:tcBorders>
              <w:top w:val="single" w:sz="6" w:space="0" w:color="auto"/>
              <w:left w:val="single" w:sz="4" w:space="0" w:color="auto"/>
              <w:bottom w:val="single" w:sz="4" w:space="0" w:color="auto"/>
              <w:right w:val="single" w:sz="4" w:space="0" w:color="auto"/>
            </w:tcBorders>
          </w:tcPr>
          <w:p w14:paraId="00EB802F" w14:textId="7EFC9890"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304E71DE" w14:textId="77777777" w:rsidTr="00200D9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8837F6D" w14:textId="0541EA19" w:rsidR="0052212A" w:rsidRDefault="0052212A" w:rsidP="0052212A">
            <w:pPr>
              <w:pStyle w:val="CellBody"/>
              <w:numPr>
                <w:ilvl w:val="0"/>
                <w:numId w:val="114"/>
              </w:numPr>
              <w:rPr>
                <w:rFonts w:ascii="Times New Roman" w:hAnsi="Times New Roman"/>
                <w:color w:val="auto"/>
              </w:rPr>
            </w:pPr>
            <w:r w:rsidRPr="002E3416">
              <w:rPr>
                <w:rFonts w:ascii="Times New Roman" w:hAnsi="Times New Roman"/>
                <w:color w:val="auto"/>
              </w:rPr>
              <w:t xml:space="preserve">Verify Ovation </w:t>
            </w:r>
            <w:r>
              <w:rPr>
                <w:rFonts w:ascii="Times New Roman" w:hAnsi="Times New Roman"/>
                <w:color w:val="auto"/>
              </w:rPr>
              <w:t>Standalone &amp;</w:t>
            </w:r>
            <w:r w:rsidRPr="002E3416">
              <w:rPr>
                <w:rFonts w:ascii="Times New Roman" w:hAnsi="Times New Roman"/>
                <w:color w:val="auto"/>
              </w:rPr>
              <w:t xml:space="preserve"> Tool</w:t>
            </w:r>
            <w:r>
              <w:rPr>
                <w:rFonts w:ascii="Times New Roman" w:hAnsi="Times New Roman"/>
                <w:color w:val="auto"/>
              </w:rPr>
              <w:t>s</w:t>
            </w:r>
            <w:r w:rsidRPr="002E3416">
              <w:rPr>
                <w:rFonts w:ascii="Times New Roman" w:hAnsi="Times New Roman"/>
                <w:color w:val="auto"/>
              </w:rPr>
              <w:t xml:space="preserve"> should not work without licenses.</w:t>
            </w:r>
          </w:p>
        </w:tc>
        <w:tc>
          <w:tcPr>
            <w:tcW w:w="2070" w:type="dxa"/>
            <w:tcBorders>
              <w:top w:val="single" w:sz="6" w:space="0" w:color="auto"/>
              <w:left w:val="single" w:sz="4" w:space="0" w:color="auto"/>
              <w:bottom w:val="single" w:sz="4" w:space="0" w:color="auto"/>
              <w:right w:val="single" w:sz="4" w:space="0" w:color="auto"/>
            </w:tcBorders>
          </w:tcPr>
          <w:p w14:paraId="17BC5D27" w14:textId="3B75BC2E"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2E3416" w14:paraId="26BA3C8D" w14:textId="77777777" w:rsidTr="00200D9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F053B22" w14:textId="77777777" w:rsidR="002E3416" w:rsidRDefault="002E3416" w:rsidP="002E3416">
            <w:pPr>
              <w:pStyle w:val="CellBody"/>
            </w:pPr>
            <w:r>
              <w:t>Comments:</w:t>
            </w:r>
          </w:p>
        </w:tc>
      </w:tr>
    </w:tbl>
    <w:p w14:paraId="51B1C5B6" w14:textId="77777777" w:rsidR="00C97CEB" w:rsidRDefault="00C97CEB" w:rsidP="00C97CEB"/>
    <w:p w14:paraId="147EB2FD" w14:textId="17CAE34B" w:rsidR="00C111C7" w:rsidRDefault="00C111C7" w:rsidP="00C111C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D33AF" w14:paraId="2D027029"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4A9D794" w14:textId="77777777" w:rsidR="00AD33AF" w:rsidRPr="00EA0297" w:rsidRDefault="00AD33AF" w:rsidP="00E82BA1">
            <w:pPr>
              <w:pStyle w:val="CellBody"/>
              <w:numPr>
                <w:ilvl w:val="2"/>
                <w:numId w:val="6"/>
              </w:numPr>
              <w:rPr>
                <w:rFonts w:ascii="Times New Roman" w:hAnsi="Times New Roman"/>
              </w:rPr>
            </w:pPr>
            <w:r w:rsidRPr="00AD33AF">
              <w:rPr>
                <w:b/>
              </w:rPr>
              <w:t>Test :</w:t>
            </w:r>
            <w:r>
              <w:rPr>
                <w:b/>
              </w:rPr>
              <w:t xml:space="preserve"> </w:t>
            </w:r>
            <w:r w:rsidRPr="00EA0297">
              <w:rPr>
                <w:bCs/>
                <w:sz w:val="22"/>
                <w:szCs w:val="22"/>
              </w:rPr>
              <w:t xml:space="preserve">Uninstallation of </w:t>
            </w:r>
            <w:r w:rsidR="00EA0297" w:rsidRPr="00EA0297">
              <w:rPr>
                <w:bCs/>
              </w:rPr>
              <w:t>Standalone Controller &amp; Tools software</w:t>
            </w:r>
          </w:p>
          <w:p w14:paraId="12BCA64C" w14:textId="77777777" w:rsidR="00EA0297" w:rsidRDefault="00EA0297" w:rsidP="00EA0297">
            <w:pPr>
              <w:pStyle w:val="CellBody"/>
              <w:rPr>
                <w:b/>
              </w:rPr>
            </w:pPr>
          </w:p>
          <w:p w14:paraId="31A1F360" w14:textId="3FC76832" w:rsidR="00EA0297" w:rsidRDefault="00EA0297" w:rsidP="00EA0297">
            <w:pPr>
              <w:pStyle w:val="CellBody"/>
              <w:rPr>
                <w:rFonts w:ascii="Times New Roman" w:hAnsi="Times New Roman"/>
              </w:rPr>
            </w:pPr>
            <w:r w:rsidRPr="00EA0297">
              <w:rPr>
                <w:bCs/>
              </w:rPr>
              <w:t xml:space="preserve">Ensure that </w:t>
            </w:r>
            <w:r w:rsidRPr="00EA0297">
              <w:rPr>
                <w:bCs/>
                <w:sz w:val="22"/>
                <w:szCs w:val="22"/>
              </w:rPr>
              <w:t xml:space="preserve">Uninstallation of </w:t>
            </w:r>
            <w:r w:rsidRPr="00EA0297">
              <w:rPr>
                <w:bCs/>
              </w:rPr>
              <w:t>Standalone Controller &amp; Tools software can be done without any issues. Record the date, initials for each installation done. Record any issues as findings.</w:t>
            </w:r>
          </w:p>
        </w:tc>
      </w:tr>
      <w:tr w:rsidR="00AD33AF" w14:paraId="1AC4E4DF"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19596E8" w14:textId="77777777" w:rsidR="00AD33AF" w:rsidRDefault="00AD33AF"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2CB1D17" w14:textId="77777777" w:rsidR="00AD33AF" w:rsidRDefault="00AD33AF"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5280140" w14:textId="77777777" w:rsidR="00AD33AF" w:rsidRDefault="00AD33AF" w:rsidP="007712E9">
            <w:pPr>
              <w:pStyle w:val="CellBody"/>
              <w:rPr>
                <w:rFonts w:ascii="Times New Roman" w:hAnsi="Times New Roman"/>
                <w:color w:val="auto"/>
              </w:rPr>
            </w:pPr>
            <w:r>
              <w:rPr>
                <w:rFonts w:ascii="Times New Roman" w:hAnsi="Times New Roman"/>
                <w:color w:val="auto"/>
              </w:rPr>
              <w:t xml:space="preserve"> </w:t>
            </w:r>
          </w:p>
        </w:tc>
      </w:tr>
      <w:tr w:rsidR="00AD33AF" w14:paraId="66E1E19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E8CF2CA" w14:textId="352B63D0" w:rsidR="00AD33AF" w:rsidRDefault="00AD33AF" w:rsidP="00BA7962">
            <w:pPr>
              <w:pStyle w:val="CellBody"/>
              <w:numPr>
                <w:ilvl w:val="0"/>
                <w:numId w:val="115"/>
              </w:numPr>
              <w:rPr>
                <w:rFonts w:ascii="Times New Roman" w:hAnsi="Times New Roman"/>
                <w:color w:val="auto"/>
              </w:rPr>
            </w:pPr>
            <w:r>
              <w:rPr>
                <w:rFonts w:cs="Times"/>
                <w:noProof w:val="0"/>
                <w:color w:val="auto"/>
              </w:rPr>
              <w:t xml:space="preserve"> Uninstall </w:t>
            </w:r>
            <w:ins w:id="81" w:author="Jindal, Deepak [AUTOSOL/PWS/NOIDA]" w:date="2022-06-09T07:07:00Z">
              <w:r w:rsidR="00773BB4" w:rsidRPr="00EA0297">
                <w:rPr>
                  <w:bCs/>
                </w:rPr>
                <w:t>Standalone Controller &amp; Tools software</w:t>
              </w:r>
              <w:r w:rsidR="00773BB4" w:rsidDel="00773BB4">
                <w:rPr>
                  <w:rFonts w:cs="Times"/>
                  <w:noProof w:val="0"/>
                  <w:color w:val="auto"/>
                </w:rPr>
                <w:t xml:space="preserve"> </w:t>
              </w:r>
            </w:ins>
            <w:del w:id="82" w:author="Jindal, Deepak [AUTOSOL/PWS/NOIDA]" w:date="2022-06-09T07:07:00Z">
              <w:r w:rsidDel="00773BB4">
                <w:rPr>
                  <w:rFonts w:cs="Times"/>
                  <w:noProof w:val="0"/>
                  <w:color w:val="auto"/>
                </w:rPr>
                <w:delText xml:space="preserve">datahub software </w:delText>
              </w:r>
            </w:del>
            <w:r>
              <w:rPr>
                <w:rFonts w:cs="Times"/>
                <w:noProof w:val="0"/>
                <w:color w:val="auto"/>
              </w:rPr>
              <w:t>to check that there is no issue in un-installation.</w:t>
            </w:r>
          </w:p>
        </w:tc>
        <w:tc>
          <w:tcPr>
            <w:tcW w:w="2070" w:type="dxa"/>
            <w:tcBorders>
              <w:top w:val="single" w:sz="6" w:space="0" w:color="auto"/>
              <w:left w:val="single" w:sz="4" w:space="0" w:color="auto"/>
              <w:bottom w:val="single" w:sz="4" w:space="0" w:color="auto"/>
              <w:right w:val="single" w:sz="4" w:space="0" w:color="auto"/>
            </w:tcBorders>
          </w:tcPr>
          <w:p w14:paraId="504AF690" w14:textId="77777777" w:rsidR="00AD33AF" w:rsidRDefault="00AD33AF" w:rsidP="007712E9">
            <w:pPr>
              <w:pStyle w:val="CellBody"/>
              <w:rPr>
                <w:rFonts w:ascii="Times New Roman" w:hAnsi="Times New Roman"/>
                <w:color w:val="auto"/>
              </w:rPr>
            </w:pPr>
            <w:r>
              <w:rPr>
                <w:rFonts w:ascii="Times New Roman" w:hAnsi="Times New Roman"/>
                <w:color w:val="auto"/>
              </w:rPr>
              <w:t xml:space="preserve">P/F/F#/NA:  </w:t>
            </w:r>
          </w:p>
        </w:tc>
      </w:tr>
      <w:tr w:rsidR="00AD33AF" w14:paraId="7D85D0A5"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FE05E13" w14:textId="77777777" w:rsidR="00AD33AF" w:rsidRDefault="00AD33AF" w:rsidP="007712E9">
            <w:pPr>
              <w:pStyle w:val="CellBody"/>
            </w:pPr>
            <w:r>
              <w:t>Comments:</w:t>
            </w:r>
          </w:p>
        </w:tc>
      </w:tr>
    </w:tbl>
    <w:p w14:paraId="7A14E279" w14:textId="77777777" w:rsidR="00C97CEB" w:rsidRDefault="00C111C7" w:rsidP="00C97CEB">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EA0297" w14:paraId="4E8EDF71" w14:textId="77777777" w:rsidTr="002A1A7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E6491A6" w14:textId="55F0189A" w:rsidR="00EA0297" w:rsidRPr="00EA0297" w:rsidRDefault="00EA0297" w:rsidP="002A1A7E">
            <w:pPr>
              <w:pStyle w:val="CellBody"/>
              <w:numPr>
                <w:ilvl w:val="2"/>
                <w:numId w:val="6"/>
              </w:numPr>
              <w:rPr>
                <w:rFonts w:ascii="Times New Roman" w:hAnsi="Times New Roman"/>
              </w:rPr>
            </w:pPr>
            <w:r w:rsidRPr="00AD33AF">
              <w:rPr>
                <w:b/>
              </w:rPr>
              <w:t>Test :</w:t>
            </w:r>
            <w:r>
              <w:rPr>
                <w:b/>
              </w:rPr>
              <w:t xml:space="preserve"> </w:t>
            </w:r>
            <w:r w:rsidRPr="00EA0297">
              <w:rPr>
                <w:bCs/>
              </w:rPr>
              <w:t>Installation</w:t>
            </w:r>
            <w:r>
              <w:rPr>
                <w:b/>
              </w:rPr>
              <w:t xml:space="preserve"> </w:t>
            </w:r>
            <w:r w:rsidRPr="00EA0297">
              <w:rPr>
                <w:bCs/>
                <w:sz w:val="22"/>
                <w:szCs w:val="22"/>
              </w:rPr>
              <w:t xml:space="preserve">of </w:t>
            </w:r>
            <w:r w:rsidRPr="00EA0297">
              <w:rPr>
                <w:bCs/>
              </w:rPr>
              <w:t>Standalone Controller &amp; Tools software</w:t>
            </w:r>
            <w:r>
              <w:rPr>
                <w:bCs/>
              </w:rPr>
              <w:t xml:space="preserve"> update</w:t>
            </w:r>
          </w:p>
          <w:p w14:paraId="497A69BD" w14:textId="77777777" w:rsidR="00EA0297" w:rsidRDefault="00EA0297" w:rsidP="00EA0297">
            <w:pPr>
              <w:pStyle w:val="CellBody"/>
              <w:rPr>
                <w:rFonts w:ascii="Times New Roman" w:hAnsi="Times New Roman"/>
              </w:rPr>
            </w:pPr>
          </w:p>
          <w:p w14:paraId="0BC2E319" w14:textId="51265376" w:rsidR="00EA0297" w:rsidRDefault="00EA0297" w:rsidP="00EA0297">
            <w:pPr>
              <w:pStyle w:val="CellBody"/>
              <w:rPr>
                <w:rFonts w:ascii="Times New Roman" w:hAnsi="Times New Roman"/>
              </w:rPr>
            </w:pPr>
            <w:r>
              <w:t xml:space="preserve">Ensure that new updates of the SW can be installed correctly. </w:t>
            </w:r>
            <w:r w:rsidRPr="00EA0297">
              <w:rPr>
                <w:bCs/>
              </w:rPr>
              <w:t>Record the date, initials for each installation done. Record any issues as findings</w:t>
            </w:r>
            <w:r>
              <w:t>.</w:t>
            </w:r>
          </w:p>
        </w:tc>
      </w:tr>
      <w:tr w:rsidR="00EA0297" w14:paraId="2587F2B5" w14:textId="77777777" w:rsidTr="002A1A7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A1ED614" w14:textId="77777777" w:rsidR="00EA0297" w:rsidRDefault="00EA0297" w:rsidP="002A1A7E">
            <w:pPr>
              <w:pStyle w:val="CellBody"/>
              <w:rPr>
                <w:rFonts w:ascii="Times New Roman" w:hAnsi="Times New Roman"/>
                <w:color w:val="auto"/>
              </w:rPr>
            </w:pPr>
            <w:r>
              <w:rPr>
                <w:rFonts w:ascii="Times New Roman" w:hAnsi="Times New Roman"/>
                <w:color w:val="auto"/>
              </w:rPr>
              <w:lastRenderedPageBreak/>
              <w:t>Date(s):</w:t>
            </w:r>
          </w:p>
        </w:tc>
        <w:tc>
          <w:tcPr>
            <w:tcW w:w="5040" w:type="dxa"/>
            <w:tcBorders>
              <w:top w:val="single" w:sz="6" w:space="0" w:color="auto"/>
              <w:left w:val="single" w:sz="4" w:space="0" w:color="auto"/>
              <w:bottom w:val="single" w:sz="4" w:space="0" w:color="auto"/>
              <w:right w:val="single" w:sz="4" w:space="0" w:color="auto"/>
            </w:tcBorders>
          </w:tcPr>
          <w:p w14:paraId="6C07A9E9" w14:textId="77777777" w:rsidR="00EA0297" w:rsidRDefault="00EA0297" w:rsidP="002A1A7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D0E3804" w14:textId="3B23ABD6" w:rsidR="00EA0297" w:rsidRDefault="00EA0297" w:rsidP="002A1A7E">
            <w:pPr>
              <w:pStyle w:val="CellBody"/>
              <w:rPr>
                <w:rFonts w:ascii="Times New Roman" w:hAnsi="Times New Roman"/>
                <w:color w:val="auto"/>
              </w:rPr>
            </w:pPr>
            <w:r>
              <w:rPr>
                <w:rFonts w:ascii="Times New Roman" w:hAnsi="Times New Roman"/>
                <w:color w:val="auto"/>
              </w:rPr>
              <w:t xml:space="preserve"> </w:t>
            </w:r>
            <w:r w:rsidR="00F70630">
              <w:rPr>
                <w:rFonts w:ascii="Times New Roman" w:hAnsi="Times New Roman"/>
                <w:color w:val="auto"/>
              </w:rPr>
              <w:t xml:space="preserve">P/F/F#/NA:  </w:t>
            </w:r>
          </w:p>
        </w:tc>
      </w:tr>
      <w:tr w:rsidR="00EA0297" w14:paraId="3E945D94" w14:textId="77777777" w:rsidTr="002A1A7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026E10D" w14:textId="77777777" w:rsidR="00EA0297" w:rsidRDefault="00EA0297" w:rsidP="002A1A7E">
            <w:pPr>
              <w:pStyle w:val="CellBody"/>
            </w:pPr>
            <w:r>
              <w:t>Comments:</w:t>
            </w:r>
          </w:p>
        </w:tc>
      </w:tr>
    </w:tbl>
    <w:p w14:paraId="0C748CA1" w14:textId="77777777" w:rsidR="00477416" w:rsidRDefault="00477416" w:rsidP="00477416"/>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E1341" w14:paraId="6467C5B0" w14:textId="77777777" w:rsidTr="00F800C8">
        <w:trPr>
          <w:cantSplit/>
          <w:trHeight w:val="316"/>
          <w:ins w:id="83" w:author="Jindal, Deepak [AUTOSOL/PWS/NOIDA]" w:date="2022-06-09T19:00: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1DDD907" w14:textId="61B06542" w:rsidR="00CE1341" w:rsidRPr="00EA0297" w:rsidRDefault="00CE1341" w:rsidP="00F800C8">
            <w:pPr>
              <w:pStyle w:val="CellBody"/>
              <w:numPr>
                <w:ilvl w:val="2"/>
                <w:numId w:val="6"/>
              </w:numPr>
              <w:rPr>
                <w:ins w:id="84" w:author="Jindal, Deepak [AUTOSOL/PWS/NOIDA]" w:date="2022-06-09T19:00:00Z"/>
                <w:rFonts w:ascii="Times New Roman" w:hAnsi="Times New Roman"/>
              </w:rPr>
            </w:pPr>
            <w:bookmarkStart w:id="85" w:name="_Toc102474370"/>
            <w:ins w:id="86" w:author="Jindal, Deepak [AUTOSOL/PWS/NOIDA]" w:date="2022-06-09T19:00:00Z">
              <w:r w:rsidRPr="00AD33AF">
                <w:rPr>
                  <w:b/>
                </w:rPr>
                <w:t>Test :</w:t>
              </w:r>
              <w:r>
                <w:rPr>
                  <w:b/>
                </w:rPr>
                <w:t xml:space="preserve"> </w:t>
              </w:r>
            </w:ins>
            <w:r w:rsidR="003164AA" w:rsidRPr="003164AA">
              <w:rPr>
                <w:bCs/>
              </w:rPr>
              <w:t>Clean</w:t>
            </w:r>
            <w:ins w:id="87" w:author="Jindal, Deepak [AUTOSOL/PWS/NOIDA]" w:date="2022-06-09T19:00:00Z">
              <w:r w:rsidRPr="003164AA">
                <w:rPr>
                  <w:bCs/>
                </w:rPr>
                <w:t xml:space="preserve"> i</w:t>
              </w:r>
              <w:r w:rsidRPr="00EA0297">
                <w:rPr>
                  <w:bCs/>
                </w:rPr>
                <w:t>nstallation</w:t>
              </w:r>
              <w:r>
                <w:rPr>
                  <w:b/>
                </w:rPr>
                <w:t xml:space="preserve"> </w:t>
              </w:r>
              <w:r w:rsidRPr="00EA0297">
                <w:rPr>
                  <w:bCs/>
                  <w:sz w:val="22"/>
                  <w:szCs w:val="22"/>
                </w:rPr>
                <w:t xml:space="preserve">of </w:t>
              </w:r>
              <w:r w:rsidRPr="00EA0297">
                <w:rPr>
                  <w:bCs/>
                </w:rPr>
                <w:t>Standalone Controller &amp; Tools software</w:t>
              </w:r>
            </w:ins>
          </w:p>
          <w:p w14:paraId="56DBB131" w14:textId="77777777" w:rsidR="00CE1341" w:rsidRDefault="00CE1341" w:rsidP="00F800C8">
            <w:pPr>
              <w:pStyle w:val="CellBody"/>
              <w:rPr>
                <w:ins w:id="88" w:author="Jindal, Deepak [AUTOSOL/PWS/NOIDA]" w:date="2022-06-09T19:00:00Z"/>
                <w:rFonts w:ascii="Times New Roman" w:hAnsi="Times New Roman"/>
              </w:rPr>
            </w:pPr>
          </w:p>
          <w:p w14:paraId="452981DD" w14:textId="484BE6CB" w:rsidR="00CE1341" w:rsidRDefault="00CE1341" w:rsidP="00F800C8">
            <w:pPr>
              <w:pStyle w:val="CellBody"/>
              <w:rPr>
                <w:ins w:id="89" w:author="Jindal, Deepak [AUTOSOL/PWS/NOIDA]" w:date="2022-06-09T19:00:00Z"/>
                <w:rFonts w:ascii="Times New Roman" w:hAnsi="Times New Roman"/>
              </w:rPr>
            </w:pPr>
            <w:ins w:id="90" w:author="Jindal, Deepak [AUTOSOL/PWS/NOIDA]" w:date="2022-06-09T19:01:00Z">
              <w:r>
                <w:t>Perform the fresh installation</w:t>
              </w:r>
            </w:ins>
            <w:ins w:id="91" w:author="Jindal, Deepak [AUTOSOL/PWS/NOIDA]" w:date="2022-06-09T19:02:00Z">
              <w:r>
                <w:t xml:space="preserve"> (</w:t>
              </w:r>
              <w:r w:rsidR="00063546">
                <w:t>reload OS or on machine where software wasn’t installed previously</w:t>
              </w:r>
              <w:r>
                <w:t>)</w:t>
              </w:r>
            </w:ins>
            <w:ins w:id="92" w:author="Jindal, Deepak [AUTOSOL/PWS/NOIDA]" w:date="2022-06-09T19:01:00Z">
              <w:r>
                <w:t xml:space="preserve"> of </w:t>
              </w:r>
              <w:r w:rsidRPr="00EA0297">
                <w:rPr>
                  <w:bCs/>
                </w:rPr>
                <w:t>Standalone Controller &amp; Tools software</w:t>
              </w:r>
            </w:ins>
            <w:ins w:id="93" w:author="Jindal, Deepak [AUTOSOL/PWS/NOIDA]" w:date="2022-06-09T19:02:00Z">
              <w:r w:rsidR="00063546">
                <w:rPr>
                  <w:bCs/>
                </w:rPr>
                <w:t xml:space="preserve"> and check that no error is observed</w:t>
              </w:r>
            </w:ins>
          </w:p>
        </w:tc>
      </w:tr>
      <w:tr w:rsidR="00CE1341" w14:paraId="3E6EBFAE" w14:textId="77777777" w:rsidTr="00F800C8">
        <w:trPr>
          <w:cantSplit/>
          <w:trHeight w:val="316"/>
          <w:ins w:id="94" w:author="Jindal, Deepak [AUTOSOL/PWS/NOIDA]" w:date="2022-06-09T19:00:00Z"/>
        </w:trPr>
        <w:tc>
          <w:tcPr>
            <w:tcW w:w="2340" w:type="dxa"/>
            <w:tcBorders>
              <w:top w:val="single" w:sz="6" w:space="0" w:color="auto"/>
              <w:left w:val="single" w:sz="4" w:space="0" w:color="auto"/>
              <w:bottom w:val="single" w:sz="4" w:space="0" w:color="auto"/>
              <w:right w:val="single" w:sz="4" w:space="0" w:color="auto"/>
            </w:tcBorders>
          </w:tcPr>
          <w:p w14:paraId="7C17D8EF" w14:textId="77777777" w:rsidR="00CE1341" w:rsidRDefault="00CE1341" w:rsidP="00F800C8">
            <w:pPr>
              <w:pStyle w:val="CellBody"/>
              <w:rPr>
                <w:ins w:id="95" w:author="Jindal, Deepak [AUTOSOL/PWS/NOIDA]" w:date="2022-06-09T19:00:00Z"/>
                <w:rFonts w:ascii="Times New Roman" w:hAnsi="Times New Roman"/>
                <w:color w:val="auto"/>
              </w:rPr>
            </w:pPr>
            <w:ins w:id="96" w:author="Jindal, Deepak [AUTOSOL/PWS/NOIDA]" w:date="2022-06-09T19:00: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39EA4D86" w14:textId="77777777" w:rsidR="00CE1341" w:rsidRDefault="00CE1341" w:rsidP="00F800C8">
            <w:pPr>
              <w:pStyle w:val="CellBody"/>
              <w:rPr>
                <w:ins w:id="97" w:author="Jindal, Deepak [AUTOSOL/PWS/NOIDA]" w:date="2022-06-09T19:00:00Z"/>
                <w:rFonts w:ascii="Times New Roman" w:hAnsi="Times New Roman"/>
                <w:color w:val="auto"/>
              </w:rPr>
            </w:pPr>
            <w:ins w:id="98" w:author="Jindal, Deepak [AUTOSOL/PWS/NOIDA]" w:date="2022-06-09T19:00: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6CACDB87" w14:textId="77777777" w:rsidR="00CE1341" w:rsidRDefault="00CE1341" w:rsidP="00F800C8">
            <w:pPr>
              <w:pStyle w:val="CellBody"/>
              <w:rPr>
                <w:ins w:id="99" w:author="Jindal, Deepak [AUTOSOL/PWS/NOIDA]" w:date="2022-06-09T19:00:00Z"/>
                <w:rFonts w:ascii="Times New Roman" w:hAnsi="Times New Roman"/>
                <w:color w:val="auto"/>
              </w:rPr>
            </w:pPr>
            <w:ins w:id="100" w:author="Jindal, Deepak [AUTOSOL/PWS/NOIDA]" w:date="2022-06-09T19:00:00Z">
              <w:r>
                <w:rPr>
                  <w:rFonts w:ascii="Times New Roman" w:hAnsi="Times New Roman"/>
                  <w:color w:val="auto"/>
                </w:rPr>
                <w:t xml:space="preserve"> P/F/F#/NA:  </w:t>
              </w:r>
            </w:ins>
          </w:p>
        </w:tc>
      </w:tr>
      <w:tr w:rsidR="00CE1341" w14:paraId="09604880" w14:textId="77777777" w:rsidTr="00F800C8">
        <w:trPr>
          <w:cantSplit/>
          <w:trHeight w:val="316"/>
          <w:ins w:id="101" w:author="Jindal, Deepak [AUTOSOL/PWS/NOIDA]" w:date="2022-06-09T19:00:00Z"/>
        </w:trPr>
        <w:tc>
          <w:tcPr>
            <w:tcW w:w="9450" w:type="dxa"/>
            <w:gridSpan w:val="3"/>
            <w:tcBorders>
              <w:top w:val="single" w:sz="6" w:space="0" w:color="auto"/>
              <w:left w:val="single" w:sz="4" w:space="0" w:color="auto"/>
              <w:bottom w:val="single" w:sz="6" w:space="0" w:color="auto"/>
              <w:right w:val="single" w:sz="4" w:space="0" w:color="auto"/>
            </w:tcBorders>
          </w:tcPr>
          <w:p w14:paraId="39BC56F2" w14:textId="77777777" w:rsidR="00CE1341" w:rsidRDefault="00CE1341" w:rsidP="00F800C8">
            <w:pPr>
              <w:pStyle w:val="CellBody"/>
              <w:rPr>
                <w:ins w:id="102" w:author="Jindal, Deepak [AUTOSOL/PWS/NOIDA]" w:date="2022-06-09T19:00:00Z"/>
              </w:rPr>
            </w:pPr>
            <w:ins w:id="103" w:author="Jindal, Deepak [AUTOSOL/PWS/NOIDA]" w:date="2022-06-09T19:00:00Z">
              <w:r>
                <w:t>Comments:</w:t>
              </w:r>
            </w:ins>
          </w:p>
        </w:tc>
      </w:tr>
    </w:tbl>
    <w:p w14:paraId="4046D67D" w14:textId="77777777" w:rsidR="001C7671" w:rsidRDefault="001C7671">
      <w:pPr>
        <w:rPr>
          <w:rFonts w:ascii="Helvetica" w:hAnsi="Helvetica"/>
          <w:b/>
          <w:noProof/>
          <w:color w:val="000000"/>
          <w:sz w:val="28"/>
        </w:rPr>
      </w:pPr>
      <w:r>
        <w:br w:type="page"/>
      </w:r>
    </w:p>
    <w:p w14:paraId="6E43B056" w14:textId="5E2C566D" w:rsidR="00477416" w:rsidRDefault="00477416" w:rsidP="00E82BA1">
      <w:pPr>
        <w:pStyle w:val="SectL2"/>
        <w:numPr>
          <w:ilvl w:val="1"/>
          <w:numId w:val="6"/>
        </w:numPr>
        <w:spacing w:after="120"/>
      </w:pPr>
      <w:bookmarkStart w:id="104" w:name="_Toc108469834"/>
      <w:r>
        <w:lastRenderedPageBreak/>
        <w:t>Licensing</w:t>
      </w:r>
      <w:bookmarkEnd w:id="85"/>
      <w:bookmarkEnd w:id="104"/>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77416" w:rsidRPr="00515527" w14:paraId="3E738EF9"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5D0C7C2" w14:textId="77777777" w:rsidR="00477416" w:rsidRDefault="00477416" w:rsidP="007712E9">
            <w:pPr>
              <w:pStyle w:val="CellBody"/>
              <w:jc w:val="center"/>
              <w:rPr>
                <w:b/>
              </w:rPr>
            </w:pPr>
            <w:r>
              <w:rPr>
                <w:b/>
              </w:rPr>
              <w:t>SRF Notes</w:t>
            </w:r>
          </w:p>
          <w:p w14:paraId="258C2256" w14:textId="77777777" w:rsidR="00477416" w:rsidRDefault="00477416" w:rsidP="007712E9">
            <w:r>
              <w:t xml:space="preserve">The Standalone Controller &amp; Tools present some new aspects related to licensing as compared to a traditional Ovation system.  In a traditional system, the licensing information is generated and entered on the Database Server.  In a Standalone configuration, however, there is no Database Server.  Because of this, licensing will be done differently.  </w:t>
            </w:r>
          </w:p>
          <w:p w14:paraId="0C0E1450" w14:textId="77777777" w:rsidR="00477416" w:rsidRDefault="00477416" w:rsidP="00E82BA1">
            <w:pPr>
              <w:pStyle w:val="ListParagraph"/>
              <w:numPr>
                <w:ilvl w:val="0"/>
                <w:numId w:val="12"/>
              </w:numPr>
              <w:spacing w:before="200" w:after="200" w:line="276" w:lineRule="auto"/>
            </w:pPr>
            <w:r>
              <w:t>A license will be needed for the instance of the tools running on the user’s laptop/PC.</w:t>
            </w:r>
          </w:p>
          <w:p w14:paraId="132DF717" w14:textId="77777777" w:rsidR="00477416" w:rsidRDefault="00477416" w:rsidP="00E82BA1">
            <w:pPr>
              <w:pStyle w:val="ListParagraph"/>
              <w:numPr>
                <w:ilvl w:val="0"/>
                <w:numId w:val="12"/>
              </w:numPr>
              <w:spacing w:before="200" w:after="200" w:line="276" w:lineRule="auto"/>
            </w:pPr>
            <w:r>
              <w:t>A license will be needed for the Standalone Controller</w:t>
            </w:r>
          </w:p>
          <w:p w14:paraId="656CDF68" w14:textId="77777777" w:rsidR="00477416" w:rsidRDefault="00477416" w:rsidP="00E82BA1">
            <w:pPr>
              <w:pStyle w:val="ListParagraph"/>
              <w:numPr>
                <w:ilvl w:val="0"/>
                <w:numId w:val="12"/>
              </w:numPr>
              <w:spacing w:before="200" w:after="200" w:line="276" w:lineRule="auto"/>
            </w:pPr>
            <w:r>
              <w:t>Licensing for the APC toolkit will be associated with the controller</w:t>
            </w:r>
          </w:p>
          <w:p w14:paraId="1CC37F83" w14:textId="77777777" w:rsidR="00477416" w:rsidRDefault="00477416" w:rsidP="00E82BA1">
            <w:pPr>
              <w:pStyle w:val="ListParagraph"/>
              <w:numPr>
                <w:ilvl w:val="0"/>
                <w:numId w:val="12"/>
              </w:numPr>
              <w:spacing w:before="200" w:after="200" w:line="276" w:lineRule="auto"/>
            </w:pPr>
            <w:r>
              <w:t>Licensing for SCADA/CPS protocols will be associated with the controller</w:t>
            </w:r>
          </w:p>
          <w:p w14:paraId="12FF7931" w14:textId="77777777" w:rsidR="00477416" w:rsidRDefault="00477416" w:rsidP="00E82BA1">
            <w:pPr>
              <w:pStyle w:val="ListParagraph"/>
              <w:numPr>
                <w:ilvl w:val="0"/>
                <w:numId w:val="12"/>
              </w:numPr>
              <w:spacing w:before="200" w:after="200" w:line="276" w:lineRule="auto"/>
            </w:pPr>
            <w:r>
              <w:t>Locking codes for the controller license will be generated based upon the controller MAC address</w:t>
            </w:r>
          </w:p>
          <w:p w14:paraId="3BDD9395" w14:textId="1E31051A" w:rsidR="00477416" w:rsidRPr="00A641EE" w:rsidRDefault="00477416" w:rsidP="00855928">
            <w:pPr>
              <w:pStyle w:val="ListParagraph"/>
              <w:numPr>
                <w:ilvl w:val="0"/>
                <w:numId w:val="12"/>
              </w:numPr>
              <w:spacing w:before="200" w:after="200" w:line="276" w:lineRule="auto"/>
              <w:rPr>
                <w:b/>
              </w:rPr>
            </w:pPr>
            <w:r>
              <w:t>The OCC100 point tiers for the OCC100 (OMC100 future) version will be implemented the same as in a Traditional Ovation System.</w:t>
            </w:r>
          </w:p>
        </w:tc>
      </w:tr>
      <w:tr w:rsidR="00477416" w:rsidRPr="003A700C" w14:paraId="3A968457"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240CA1C" w14:textId="3A292A29" w:rsidR="00477416" w:rsidRPr="00DE64F1" w:rsidRDefault="00477416" w:rsidP="00E82BA1">
            <w:pPr>
              <w:pStyle w:val="SectL2"/>
              <w:numPr>
                <w:ilvl w:val="2"/>
                <w:numId w:val="6"/>
              </w:numPr>
              <w:spacing w:after="120"/>
              <w:rPr>
                <w:rFonts w:ascii="Times" w:hAnsi="Times" w:cs="Times"/>
                <w:sz w:val="24"/>
                <w:szCs w:val="24"/>
              </w:rPr>
            </w:pPr>
            <w:bookmarkStart w:id="105" w:name="_Toc102405973"/>
            <w:bookmarkStart w:id="106" w:name="_Toc102474015"/>
            <w:bookmarkStart w:id="107" w:name="_Toc102474371"/>
            <w:bookmarkStart w:id="108" w:name="_Toc102474426"/>
            <w:bookmarkStart w:id="109" w:name="_Toc102474497"/>
            <w:bookmarkStart w:id="110" w:name="_Toc105769668"/>
            <w:bookmarkStart w:id="111" w:name="_Toc105844529"/>
            <w:bookmarkStart w:id="112" w:name="_Toc105844637"/>
            <w:bookmarkStart w:id="113" w:name="_Toc105845221"/>
            <w:bookmarkStart w:id="114" w:name="_Toc105848923"/>
            <w:bookmarkStart w:id="115" w:name="_Toc108469344"/>
            <w:bookmarkStart w:id="116" w:name="_Toc108469835"/>
            <w:r w:rsidRPr="00DE64F1">
              <w:rPr>
                <w:rFonts w:ascii="Times" w:hAnsi="Times" w:cs="Times"/>
                <w:color w:val="auto"/>
                <w:sz w:val="24"/>
                <w:szCs w:val="24"/>
              </w:rPr>
              <w:t xml:space="preserve">Test : </w:t>
            </w:r>
            <w:r w:rsidR="002E3416" w:rsidRPr="002E3416">
              <w:rPr>
                <w:rFonts w:ascii="Times" w:hAnsi="Times" w:cs="Times"/>
                <w:b w:val="0"/>
                <w:bCs/>
                <w:color w:val="auto"/>
                <w:sz w:val="24"/>
                <w:szCs w:val="24"/>
              </w:rPr>
              <w:t>Verif</w:t>
            </w:r>
            <w:bookmarkEnd w:id="105"/>
            <w:r w:rsidR="002E3416">
              <w:rPr>
                <w:rFonts w:ascii="Times" w:hAnsi="Times" w:cs="Times"/>
                <w:b w:val="0"/>
                <w:bCs/>
                <w:color w:val="auto"/>
                <w:sz w:val="24"/>
                <w:szCs w:val="24"/>
              </w:rPr>
              <w:t xml:space="preserve">y </w:t>
            </w:r>
            <w:r w:rsidR="00F64C7C">
              <w:rPr>
                <w:rFonts w:ascii="Times" w:hAnsi="Times" w:cs="Times"/>
                <w:b w:val="0"/>
                <w:bCs/>
                <w:color w:val="auto"/>
                <w:sz w:val="24"/>
                <w:szCs w:val="24"/>
              </w:rPr>
              <w:t xml:space="preserve">PC based and Controller MAC ID based </w:t>
            </w:r>
            <w:r w:rsidR="002E3416">
              <w:rPr>
                <w:rFonts w:ascii="Times" w:hAnsi="Times" w:cs="Times"/>
                <w:b w:val="0"/>
                <w:bCs/>
                <w:color w:val="auto"/>
                <w:sz w:val="24"/>
                <w:szCs w:val="24"/>
              </w:rPr>
              <w:t xml:space="preserve">licensing required for </w:t>
            </w:r>
            <w:r w:rsidR="002E3416" w:rsidRPr="002E3416">
              <w:rPr>
                <w:rFonts w:ascii="Times" w:hAnsi="Times" w:cs="Times"/>
                <w:b w:val="0"/>
                <w:bCs/>
                <w:color w:val="auto"/>
                <w:sz w:val="24"/>
                <w:szCs w:val="24"/>
              </w:rPr>
              <w:t>Standalone Controller &amp; Tools</w:t>
            </w:r>
            <w:bookmarkEnd w:id="106"/>
            <w:bookmarkEnd w:id="107"/>
            <w:bookmarkEnd w:id="108"/>
            <w:bookmarkEnd w:id="109"/>
            <w:bookmarkEnd w:id="110"/>
            <w:bookmarkEnd w:id="111"/>
            <w:bookmarkEnd w:id="112"/>
            <w:bookmarkEnd w:id="113"/>
            <w:bookmarkEnd w:id="114"/>
            <w:bookmarkEnd w:id="115"/>
            <w:bookmarkEnd w:id="116"/>
          </w:p>
        </w:tc>
      </w:tr>
      <w:tr w:rsidR="00477416" w14:paraId="3FCE5850"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B5FD44C" w14:textId="77777777" w:rsidR="00477416" w:rsidRDefault="00477416"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6604784" w14:textId="77777777" w:rsidR="00477416" w:rsidRDefault="00477416"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6A47FFA" w14:textId="77777777" w:rsidR="00477416" w:rsidRDefault="00477416" w:rsidP="007712E9">
            <w:pPr>
              <w:pStyle w:val="CellBody"/>
              <w:rPr>
                <w:rFonts w:ascii="Times New Roman" w:hAnsi="Times New Roman"/>
                <w:color w:val="auto"/>
              </w:rPr>
            </w:pPr>
            <w:r>
              <w:rPr>
                <w:rFonts w:ascii="Times New Roman" w:hAnsi="Times New Roman"/>
                <w:color w:val="auto"/>
              </w:rPr>
              <w:t xml:space="preserve"> </w:t>
            </w:r>
          </w:p>
        </w:tc>
      </w:tr>
      <w:tr w:rsidR="00477416" w14:paraId="6C0E2BE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A1EBB45" w14:textId="218E0D07" w:rsidR="00477416" w:rsidRDefault="002E3416" w:rsidP="00E82BA1">
            <w:pPr>
              <w:pStyle w:val="CellBody"/>
              <w:numPr>
                <w:ilvl w:val="0"/>
                <w:numId w:val="28"/>
              </w:numPr>
              <w:rPr>
                <w:rFonts w:ascii="Times New Roman" w:hAnsi="Times New Roman"/>
                <w:color w:val="auto"/>
              </w:rPr>
            </w:pPr>
            <w:r>
              <w:rPr>
                <w:rFonts w:ascii="Times New Roman" w:hAnsi="Times New Roman"/>
                <w:color w:val="auto"/>
              </w:rPr>
              <w:t>V</w:t>
            </w:r>
            <w:r w:rsidR="00477416">
              <w:rPr>
                <w:rFonts w:ascii="Times New Roman" w:hAnsi="Times New Roman"/>
                <w:color w:val="auto"/>
              </w:rPr>
              <w:t xml:space="preserve">erify that </w:t>
            </w:r>
            <w:r w:rsidR="006C3317">
              <w:rPr>
                <w:rFonts w:ascii="Times New Roman" w:hAnsi="Times New Roman"/>
                <w:color w:val="auto"/>
              </w:rPr>
              <w:t>able to get Laptop/PC based locking code by running license.exe from C:\Ovation\Ovation base.</w:t>
            </w:r>
            <w:r w:rsidR="00477416">
              <w:rPr>
                <w:rFonts w:ascii="Times New Roman" w:hAnsi="Times New Roman"/>
                <w:color w:val="auto"/>
              </w:rPr>
              <w:t xml:space="preserve"> </w:t>
            </w:r>
          </w:p>
        </w:tc>
        <w:tc>
          <w:tcPr>
            <w:tcW w:w="2070" w:type="dxa"/>
            <w:tcBorders>
              <w:top w:val="single" w:sz="6" w:space="0" w:color="auto"/>
              <w:left w:val="single" w:sz="4" w:space="0" w:color="auto"/>
              <w:bottom w:val="single" w:sz="4" w:space="0" w:color="auto"/>
              <w:right w:val="single" w:sz="4" w:space="0" w:color="auto"/>
            </w:tcBorders>
          </w:tcPr>
          <w:p w14:paraId="38032779" w14:textId="30A8AB6E" w:rsidR="00477416" w:rsidRDefault="00477416" w:rsidP="00477416">
            <w:pPr>
              <w:pStyle w:val="CellBody"/>
              <w:rPr>
                <w:rFonts w:ascii="Times New Roman" w:hAnsi="Times New Roman"/>
                <w:color w:val="auto"/>
              </w:rPr>
            </w:pPr>
            <w:r>
              <w:rPr>
                <w:rFonts w:ascii="Times New Roman" w:hAnsi="Times New Roman"/>
                <w:color w:val="auto"/>
              </w:rPr>
              <w:t xml:space="preserve">P/F/F#/NA:  </w:t>
            </w:r>
          </w:p>
        </w:tc>
      </w:tr>
      <w:tr w:rsidR="006C3317" w14:paraId="6B326B3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6B6A8FC" w14:textId="291DD4F7" w:rsidR="006C3317" w:rsidRDefault="006C3317" w:rsidP="006C3317">
            <w:pPr>
              <w:pStyle w:val="CellBody"/>
              <w:numPr>
                <w:ilvl w:val="0"/>
                <w:numId w:val="28"/>
              </w:numPr>
              <w:rPr>
                <w:rFonts w:ascii="Times New Roman" w:hAnsi="Times New Roman"/>
                <w:color w:val="auto"/>
              </w:rPr>
            </w:pPr>
            <w:r>
              <w:rPr>
                <w:rFonts w:ascii="Times New Roman" w:hAnsi="Times New Roman"/>
                <w:color w:val="auto"/>
              </w:rPr>
              <w:t>Verify that PC based license is needed to run tools like Control Builder, Graphics builder etc. Once license is installed user should be able to use these tools without any kind of license related issues</w:t>
            </w:r>
          </w:p>
        </w:tc>
        <w:tc>
          <w:tcPr>
            <w:tcW w:w="2070" w:type="dxa"/>
            <w:tcBorders>
              <w:top w:val="single" w:sz="6" w:space="0" w:color="auto"/>
              <w:left w:val="single" w:sz="4" w:space="0" w:color="auto"/>
              <w:bottom w:val="single" w:sz="4" w:space="0" w:color="auto"/>
              <w:right w:val="single" w:sz="4" w:space="0" w:color="auto"/>
            </w:tcBorders>
          </w:tcPr>
          <w:p w14:paraId="587DBFC2" w14:textId="15289989" w:rsidR="006C3317" w:rsidRDefault="006C3317" w:rsidP="006C3317">
            <w:pPr>
              <w:pStyle w:val="CellBody"/>
              <w:rPr>
                <w:rFonts w:ascii="Times New Roman" w:hAnsi="Times New Roman"/>
                <w:color w:val="auto"/>
              </w:rPr>
            </w:pPr>
            <w:r>
              <w:rPr>
                <w:rFonts w:ascii="Times New Roman" w:hAnsi="Times New Roman"/>
                <w:color w:val="auto"/>
              </w:rPr>
              <w:t xml:space="preserve">P/F/F#/NA:  </w:t>
            </w:r>
          </w:p>
        </w:tc>
      </w:tr>
      <w:tr w:rsidR="006C3317" w14:paraId="1A2640A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3BA3E81" w14:textId="37C763A9" w:rsidR="006C3317" w:rsidRDefault="006C3317" w:rsidP="006C3317">
            <w:pPr>
              <w:pStyle w:val="CellBody"/>
              <w:numPr>
                <w:ilvl w:val="0"/>
                <w:numId w:val="28"/>
              </w:numPr>
              <w:rPr>
                <w:rFonts w:ascii="Times New Roman" w:hAnsi="Times New Roman"/>
                <w:color w:val="auto"/>
              </w:rPr>
            </w:pPr>
            <w:r>
              <w:rPr>
                <w:rFonts w:ascii="Times New Roman" w:hAnsi="Times New Roman"/>
                <w:color w:val="auto"/>
              </w:rPr>
              <w:t>Verify that able to get Controller MAC id based locking code by running license.exe from Ovation Developer studio</w:t>
            </w:r>
          </w:p>
        </w:tc>
        <w:tc>
          <w:tcPr>
            <w:tcW w:w="2070" w:type="dxa"/>
            <w:tcBorders>
              <w:top w:val="single" w:sz="6" w:space="0" w:color="auto"/>
              <w:left w:val="single" w:sz="4" w:space="0" w:color="auto"/>
              <w:bottom w:val="single" w:sz="4" w:space="0" w:color="auto"/>
              <w:right w:val="single" w:sz="4" w:space="0" w:color="auto"/>
            </w:tcBorders>
          </w:tcPr>
          <w:p w14:paraId="0AFCAA84" w14:textId="1F6FB1E9" w:rsidR="006C3317" w:rsidRDefault="006C3317" w:rsidP="006C3317">
            <w:pPr>
              <w:pStyle w:val="CellBody"/>
              <w:rPr>
                <w:rFonts w:ascii="Times New Roman" w:hAnsi="Times New Roman"/>
                <w:color w:val="auto"/>
              </w:rPr>
            </w:pPr>
            <w:r>
              <w:rPr>
                <w:rFonts w:ascii="Times New Roman" w:hAnsi="Times New Roman"/>
                <w:color w:val="auto"/>
              </w:rPr>
              <w:t xml:space="preserve">P/F/F#/NA:  </w:t>
            </w:r>
          </w:p>
        </w:tc>
      </w:tr>
      <w:tr w:rsidR="006C3317" w14:paraId="1065D77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88B1112" w14:textId="23A9EB1C" w:rsidR="006C3317" w:rsidRDefault="006C3317" w:rsidP="006C3317">
            <w:pPr>
              <w:pStyle w:val="CellBody"/>
              <w:numPr>
                <w:ilvl w:val="0"/>
                <w:numId w:val="28"/>
              </w:numPr>
              <w:rPr>
                <w:rFonts w:ascii="Times New Roman" w:hAnsi="Times New Roman"/>
                <w:color w:val="auto"/>
              </w:rPr>
            </w:pPr>
            <w:r>
              <w:rPr>
                <w:rFonts w:ascii="Times New Roman" w:hAnsi="Times New Roman"/>
                <w:color w:val="auto"/>
              </w:rPr>
              <w:t xml:space="preserve">Verify that Controller MAC id based license is needed </w:t>
            </w:r>
            <w:r w:rsidRPr="006C3317">
              <w:rPr>
                <w:rFonts w:ascii="Times New Roman" w:hAnsi="Times New Roman"/>
                <w:color w:val="auto"/>
              </w:rPr>
              <w:t>for the Standalone Controller</w:t>
            </w:r>
            <w:r>
              <w:rPr>
                <w:rFonts w:ascii="Times New Roman" w:hAnsi="Times New Roman"/>
                <w:color w:val="auto"/>
              </w:rPr>
              <w:t>. Verify</w:t>
            </w:r>
            <w:r w:rsidR="004501B3">
              <w:rPr>
                <w:rFonts w:ascii="Times New Roman" w:hAnsi="Times New Roman"/>
                <w:color w:val="auto"/>
              </w:rPr>
              <w:t xml:space="preserve"> that</w:t>
            </w:r>
            <w:r>
              <w:rPr>
                <w:rFonts w:ascii="Times New Roman" w:hAnsi="Times New Roman"/>
                <w:color w:val="auto"/>
              </w:rPr>
              <w:t xml:space="preserve"> after installation of license</w:t>
            </w:r>
            <w:r w:rsidR="004501B3">
              <w:rPr>
                <w:rFonts w:ascii="Times New Roman" w:hAnsi="Times New Roman"/>
                <w:color w:val="auto"/>
              </w:rPr>
              <w:t>,</w:t>
            </w:r>
            <w:r>
              <w:rPr>
                <w:rFonts w:ascii="Times New Roman" w:hAnsi="Times New Roman"/>
                <w:color w:val="auto"/>
              </w:rPr>
              <w:t xml:space="preserve"> </w:t>
            </w:r>
            <w:r w:rsidR="004501B3">
              <w:rPr>
                <w:rFonts w:ascii="Times New Roman" w:hAnsi="Times New Roman"/>
                <w:color w:val="auto"/>
              </w:rPr>
              <w:t xml:space="preserve">from licensing perspective </w:t>
            </w:r>
            <w:r>
              <w:rPr>
                <w:rFonts w:ascii="Times New Roman" w:hAnsi="Times New Roman"/>
                <w:color w:val="auto"/>
              </w:rPr>
              <w:t xml:space="preserve">features </w:t>
            </w:r>
            <w:r w:rsidR="004501B3">
              <w:rPr>
                <w:rFonts w:ascii="Times New Roman" w:hAnsi="Times New Roman"/>
                <w:color w:val="auto"/>
              </w:rPr>
              <w:t xml:space="preserve">are </w:t>
            </w:r>
            <w:r>
              <w:rPr>
                <w:rFonts w:ascii="Times New Roman" w:hAnsi="Times New Roman"/>
                <w:color w:val="auto"/>
              </w:rPr>
              <w:t>work</w:t>
            </w:r>
            <w:r w:rsidR="004501B3">
              <w:rPr>
                <w:rFonts w:ascii="Times New Roman" w:hAnsi="Times New Roman"/>
                <w:color w:val="auto"/>
              </w:rPr>
              <w:t>ing</w:t>
            </w:r>
            <w:r>
              <w:rPr>
                <w:rFonts w:ascii="Times New Roman" w:hAnsi="Times New Roman"/>
                <w:color w:val="auto"/>
              </w:rPr>
              <w:t xml:space="preserve"> as expected</w:t>
            </w:r>
            <w:r w:rsidR="004501B3">
              <w:rPr>
                <w:rFonts w:ascii="Times New Roman" w:hAnsi="Times New Roman"/>
                <w:color w:val="auto"/>
              </w:rPr>
              <w:t xml:space="preserve"> without any kind of license related issues</w:t>
            </w:r>
            <w:r>
              <w:rPr>
                <w:rFonts w:ascii="Times New Roman" w:hAnsi="Times New Roman"/>
                <w:color w:val="auto"/>
              </w:rPr>
              <w:t>.</w:t>
            </w:r>
          </w:p>
        </w:tc>
        <w:tc>
          <w:tcPr>
            <w:tcW w:w="2070" w:type="dxa"/>
            <w:tcBorders>
              <w:top w:val="single" w:sz="6" w:space="0" w:color="auto"/>
              <w:left w:val="single" w:sz="4" w:space="0" w:color="auto"/>
              <w:bottom w:val="single" w:sz="4" w:space="0" w:color="auto"/>
              <w:right w:val="single" w:sz="4" w:space="0" w:color="auto"/>
            </w:tcBorders>
          </w:tcPr>
          <w:p w14:paraId="1A1AC78B" w14:textId="1B08FDC8" w:rsidR="006C3317" w:rsidRDefault="006C3317" w:rsidP="006C3317">
            <w:pPr>
              <w:pStyle w:val="CellBody"/>
              <w:rPr>
                <w:rFonts w:ascii="Times New Roman" w:hAnsi="Times New Roman"/>
                <w:color w:val="auto"/>
              </w:rPr>
            </w:pPr>
            <w:r>
              <w:rPr>
                <w:rFonts w:ascii="Times New Roman" w:hAnsi="Times New Roman"/>
                <w:color w:val="auto"/>
              </w:rPr>
              <w:t xml:space="preserve">P/F/F#/NA:  </w:t>
            </w:r>
          </w:p>
        </w:tc>
      </w:tr>
      <w:tr w:rsidR="00AD4395" w14:paraId="1AFB3BD1" w14:textId="77777777" w:rsidTr="007712E9">
        <w:trPr>
          <w:cantSplit/>
          <w:trHeight w:val="316"/>
          <w:ins w:id="117" w:author="Jindal, Deepak [AUTOSOL/PWS/NOIDA]" w:date="2022-06-09T11:00:00Z"/>
        </w:trPr>
        <w:tc>
          <w:tcPr>
            <w:tcW w:w="7380" w:type="dxa"/>
            <w:gridSpan w:val="2"/>
            <w:tcBorders>
              <w:top w:val="single" w:sz="6" w:space="0" w:color="auto"/>
              <w:left w:val="single" w:sz="4" w:space="0" w:color="auto"/>
              <w:bottom w:val="single" w:sz="4" w:space="0" w:color="auto"/>
              <w:right w:val="single" w:sz="4" w:space="0" w:color="auto"/>
            </w:tcBorders>
          </w:tcPr>
          <w:p w14:paraId="1D4249DA" w14:textId="1E4F62AE" w:rsidR="00AD4395" w:rsidRDefault="00DD3F37" w:rsidP="006C3317">
            <w:pPr>
              <w:pStyle w:val="CellBody"/>
              <w:numPr>
                <w:ilvl w:val="0"/>
                <w:numId w:val="28"/>
              </w:numPr>
              <w:rPr>
                <w:ins w:id="118" w:author="Jindal, Deepak [AUTOSOL/PWS/NOIDA]" w:date="2022-06-09T11:00:00Z"/>
                <w:rFonts w:ascii="Times New Roman" w:hAnsi="Times New Roman"/>
                <w:color w:val="auto"/>
              </w:rPr>
            </w:pPr>
            <w:ins w:id="119" w:author="Jindal, Deepak [AUTOSOL/PWS/NOIDA]" w:date="2022-06-09T12:03:00Z">
              <w:r>
                <w:rPr>
                  <w:rFonts w:ascii="Times New Roman" w:hAnsi="Times New Roman"/>
                  <w:color w:val="auto"/>
                </w:rPr>
                <w:t xml:space="preserve">Verify that </w:t>
              </w:r>
            </w:ins>
            <w:ins w:id="120" w:author="Jindal, Deepak [AUTOSOL/PWS/NOIDA]" w:date="2022-06-09T12:04:00Z">
              <w:r>
                <w:rPr>
                  <w:rFonts w:ascii="Times New Roman" w:hAnsi="Times New Roman"/>
                  <w:color w:val="auto"/>
                </w:rPr>
                <w:t xml:space="preserve">able to work with Database obtained from a different SAC station </w:t>
              </w:r>
            </w:ins>
            <w:ins w:id="121" w:author="Jindal, Deepak [AUTOSOL/PWS/NOIDA]" w:date="2022-06-09T12:06:00Z">
              <w:r w:rsidR="005D6CC1">
                <w:rPr>
                  <w:rFonts w:ascii="Times New Roman" w:hAnsi="Times New Roman"/>
                  <w:color w:val="auto"/>
                </w:rPr>
                <w:t>(</w:t>
              </w:r>
            </w:ins>
            <w:ins w:id="122" w:author="Jindal, Deepak [AUTOSOL/PWS/NOIDA]" w:date="2022-06-09T12:07:00Z">
              <w:r w:rsidR="005D6CC1">
                <w:rPr>
                  <w:rFonts w:ascii="Times New Roman" w:hAnsi="Times New Roman"/>
                  <w:color w:val="auto"/>
                </w:rPr>
                <w:t>as that station have</w:t>
              </w:r>
            </w:ins>
            <w:ins w:id="123" w:author="Jindal, Deepak [AUTOSOL/PWS/NOIDA]" w:date="2022-06-09T12:06:00Z">
              <w:r w:rsidR="005D6CC1">
                <w:rPr>
                  <w:rFonts w:ascii="Times New Roman" w:hAnsi="Times New Roman"/>
                  <w:color w:val="auto"/>
                </w:rPr>
                <w:t xml:space="preserve"> different license</w:t>
              </w:r>
            </w:ins>
            <w:ins w:id="124" w:author="Jindal, Deepak [AUTOSOL/PWS/NOIDA]" w:date="2022-06-09T12:07:00Z">
              <w:r w:rsidR="005D6CC1">
                <w:rPr>
                  <w:rFonts w:ascii="Times New Roman" w:hAnsi="Times New Roman"/>
                  <w:color w:val="auto"/>
                </w:rPr>
                <w:t xml:space="preserve"> as PC is different</w:t>
              </w:r>
            </w:ins>
            <w:ins w:id="125" w:author="Jindal, Deepak [AUTOSOL/PWS/NOIDA]" w:date="2022-06-09T12:06:00Z">
              <w:r w:rsidR="005D6CC1">
                <w:rPr>
                  <w:rFonts w:ascii="Times New Roman" w:hAnsi="Times New Roman"/>
                  <w:color w:val="auto"/>
                </w:rPr>
                <w:t>) and facing no issue related to licensing</w:t>
              </w:r>
            </w:ins>
          </w:p>
        </w:tc>
        <w:tc>
          <w:tcPr>
            <w:tcW w:w="2070" w:type="dxa"/>
            <w:tcBorders>
              <w:top w:val="single" w:sz="6" w:space="0" w:color="auto"/>
              <w:left w:val="single" w:sz="4" w:space="0" w:color="auto"/>
              <w:bottom w:val="single" w:sz="4" w:space="0" w:color="auto"/>
              <w:right w:val="single" w:sz="4" w:space="0" w:color="auto"/>
            </w:tcBorders>
          </w:tcPr>
          <w:p w14:paraId="1318016C" w14:textId="77777777" w:rsidR="00AD4395" w:rsidRDefault="00AD4395" w:rsidP="006C3317">
            <w:pPr>
              <w:pStyle w:val="CellBody"/>
              <w:rPr>
                <w:ins w:id="126" w:author="Jindal, Deepak [AUTOSOL/PWS/NOIDA]" w:date="2022-06-09T11:00:00Z"/>
                <w:rFonts w:ascii="Times New Roman" w:hAnsi="Times New Roman"/>
                <w:color w:val="auto"/>
              </w:rPr>
            </w:pPr>
          </w:p>
        </w:tc>
      </w:tr>
      <w:tr w:rsidR="0036426A" w14:paraId="25A47FF3"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846F7FE" w14:textId="77777777" w:rsidR="0036426A" w:rsidRDefault="0036426A" w:rsidP="0036426A">
            <w:pPr>
              <w:pStyle w:val="CellBody"/>
            </w:pPr>
            <w:r>
              <w:t>Comments:</w:t>
            </w:r>
          </w:p>
        </w:tc>
      </w:tr>
    </w:tbl>
    <w:p w14:paraId="32CD5B5B" w14:textId="0BD92260" w:rsidR="00477416" w:rsidRDefault="00477416" w:rsidP="00477416">
      <w:pPr>
        <w:rPr>
          <w:ins w:id="127" w:author="Jindal, Deepak [AUTOSOL/PWS/NOIDA]" w:date="2022-10-27T13:59: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Change w:id="128">
          <w:tblGrid>
            <w:gridCol w:w="20"/>
            <w:gridCol w:w="5"/>
            <w:gridCol w:w="2315"/>
            <w:gridCol w:w="5040"/>
            <w:gridCol w:w="20"/>
            <w:gridCol w:w="5"/>
            <w:gridCol w:w="2045"/>
            <w:gridCol w:w="20"/>
            <w:gridCol w:w="5"/>
          </w:tblGrid>
        </w:tblGridChange>
      </w:tblGrid>
      <w:tr w:rsidR="00D3657E" w:rsidRPr="00DE64F1" w14:paraId="5CFC0BC0" w14:textId="77777777" w:rsidTr="00184C39">
        <w:trPr>
          <w:cantSplit/>
          <w:trHeight w:val="316"/>
          <w:ins w:id="129" w:author="Jindal, Deepak [AUTOSOL/PWS/NOIDA]" w:date="2022-10-27T13:59: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8A6AB07" w14:textId="2FD21BD2" w:rsidR="00D3657E" w:rsidRPr="00DE64F1" w:rsidRDefault="00D3657E" w:rsidP="00184C39">
            <w:pPr>
              <w:pStyle w:val="SectL2"/>
              <w:numPr>
                <w:ilvl w:val="2"/>
                <w:numId w:val="6"/>
              </w:numPr>
              <w:spacing w:after="120"/>
              <w:rPr>
                <w:ins w:id="130" w:author="Jindal, Deepak [AUTOSOL/PWS/NOIDA]" w:date="2022-10-27T13:59:00Z"/>
                <w:rFonts w:ascii="Times" w:hAnsi="Times" w:cs="Times"/>
                <w:sz w:val="24"/>
                <w:szCs w:val="24"/>
              </w:rPr>
            </w:pPr>
            <w:ins w:id="131" w:author="Jindal, Deepak [AUTOSOL/PWS/NOIDA]" w:date="2022-10-27T13:59:00Z">
              <w:r w:rsidRPr="00DE64F1">
                <w:rPr>
                  <w:rFonts w:ascii="Times" w:hAnsi="Times" w:cs="Times"/>
                  <w:color w:val="auto"/>
                  <w:sz w:val="24"/>
                  <w:szCs w:val="24"/>
                </w:rPr>
                <w:t>Test</w:t>
              </w:r>
              <w:r w:rsidRPr="00F64C7C">
                <w:rPr>
                  <w:rFonts w:ascii="Times" w:hAnsi="Times" w:cs="Times"/>
                  <w:b w:val="0"/>
                  <w:bCs/>
                  <w:color w:val="auto"/>
                  <w:sz w:val="24"/>
                  <w:szCs w:val="24"/>
                </w:rPr>
                <w:t xml:space="preserve"> : </w:t>
              </w:r>
              <w:r w:rsidRPr="002E3416">
                <w:rPr>
                  <w:rFonts w:ascii="Times" w:hAnsi="Times" w:cs="Times"/>
                  <w:b w:val="0"/>
                  <w:bCs/>
                  <w:color w:val="auto"/>
                  <w:sz w:val="24"/>
                  <w:szCs w:val="24"/>
                </w:rPr>
                <w:t>Verif</w:t>
              </w:r>
              <w:r>
                <w:rPr>
                  <w:rFonts w:ascii="Times" w:hAnsi="Times" w:cs="Times"/>
                  <w:b w:val="0"/>
                  <w:bCs/>
                  <w:color w:val="auto"/>
                  <w:sz w:val="24"/>
                  <w:szCs w:val="24"/>
                </w:rPr>
                <w:t xml:space="preserve">y </w:t>
              </w:r>
            </w:ins>
            <w:ins w:id="132" w:author="Jindal, Deepak [AUTOSOL/PWS/NOIDA]" w:date="2022-10-27T14:00:00Z">
              <w:r>
                <w:rPr>
                  <w:rFonts w:ascii="Times" w:hAnsi="Times" w:cs="Times"/>
                  <w:b w:val="0"/>
                  <w:bCs/>
                  <w:color w:val="auto"/>
                  <w:sz w:val="24"/>
                  <w:szCs w:val="24"/>
                </w:rPr>
                <w:t>that subscription b</w:t>
              </w:r>
            </w:ins>
            <w:ins w:id="133" w:author="Jindal, Deepak [AUTOSOL/PWS/NOIDA]" w:date="2022-10-27T14:01:00Z">
              <w:r>
                <w:rPr>
                  <w:rFonts w:ascii="Times" w:hAnsi="Times" w:cs="Times"/>
                  <w:b w:val="0"/>
                  <w:bCs/>
                  <w:color w:val="auto"/>
                  <w:sz w:val="24"/>
                  <w:szCs w:val="24"/>
                </w:rPr>
                <w:t>ased tools (For SAC tools, Ovation Developer studio, Control builder, Graphic builder</w:t>
              </w:r>
            </w:ins>
            <w:ins w:id="134" w:author="Jindal, Deepak [AUTOSOL/PWS/NOIDA]" w:date="2022-10-27T14:05:00Z">
              <w:r>
                <w:rPr>
                  <w:rFonts w:ascii="Times" w:hAnsi="Times" w:cs="Times"/>
                  <w:b w:val="0"/>
                  <w:bCs/>
                  <w:color w:val="auto"/>
                  <w:sz w:val="24"/>
                  <w:szCs w:val="24"/>
                </w:rPr>
                <w:t xml:space="preserve"> tools</w:t>
              </w:r>
            </w:ins>
            <w:ins w:id="135" w:author="Jindal, Deepak [AUTOSOL/PWS/NOIDA]" w:date="2022-10-27T14:01:00Z">
              <w:r>
                <w:rPr>
                  <w:rFonts w:ascii="Times" w:hAnsi="Times" w:cs="Times"/>
                  <w:b w:val="0"/>
                  <w:bCs/>
                  <w:color w:val="auto"/>
                  <w:sz w:val="24"/>
                  <w:szCs w:val="24"/>
                </w:rPr>
                <w:t xml:space="preserve">) license works </w:t>
              </w:r>
            </w:ins>
            <w:ins w:id="136" w:author="Jindal, Deepak [AUTOSOL/PWS/NOIDA]" w:date="2022-10-27T14:02:00Z">
              <w:r>
                <w:rPr>
                  <w:rFonts w:ascii="Times" w:hAnsi="Times" w:cs="Times"/>
                  <w:b w:val="0"/>
                  <w:bCs/>
                  <w:color w:val="auto"/>
                  <w:sz w:val="24"/>
                  <w:szCs w:val="24"/>
                </w:rPr>
                <w:t>as per subscription conditions</w:t>
              </w:r>
            </w:ins>
          </w:p>
        </w:tc>
      </w:tr>
      <w:tr w:rsidR="00D3657E" w14:paraId="30E6A425" w14:textId="77777777" w:rsidTr="00184C39">
        <w:trPr>
          <w:cantSplit/>
          <w:trHeight w:val="316"/>
          <w:ins w:id="137" w:author="Jindal, Deepak [AUTOSOL/PWS/NOIDA]" w:date="2022-10-27T13:59:00Z"/>
        </w:trPr>
        <w:tc>
          <w:tcPr>
            <w:tcW w:w="2340" w:type="dxa"/>
            <w:tcBorders>
              <w:top w:val="single" w:sz="6" w:space="0" w:color="auto"/>
              <w:left w:val="single" w:sz="4" w:space="0" w:color="auto"/>
              <w:bottom w:val="single" w:sz="4" w:space="0" w:color="auto"/>
              <w:right w:val="single" w:sz="4" w:space="0" w:color="auto"/>
            </w:tcBorders>
          </w:tcPr>
          <w:p w14:paraId="4C5BA748" w14:textId="77777777" w:rsidR="00D3657E" w:rsidRDefault="00D3657E" w:rsidP="00184C39">
            <w:pPr>
              <w:pStyle w:val="CellBody"/>
              <w:rPr>
                <w:ins w:id="138" w:author="Jindal, Deepak [AUTOSOL/PWS/NOIDA]" w:date="2022-10-27T13:59:00Z"/>
                <w:rFonts w:ascii="Times New Roman" w:hAnsi="Times New Roman"/>
                <w:color w:val="auto"/>
              </w:rPr>
            </w:pPr>
            <w:ins w:id="139" w:author="Jindal, Deepak [AUTOSOL/PWS/NOIDA]" w:date="2022-10-27T13:59: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732D4986" w14:textId="77777777" w:rsidR="00D3657E" w:rsidRDefault="00D3657E" w:rsidP="00184C39">
            <w:pPr>
              <w:pStyle w:val="CellBody"/>
              <w:rPr>
                <w:ins w:id="140" w:author="Jindal, Deepak [AUTOSOL/PWS/NOIDA]" w:date="2022-10-27T13:59:00Z"/>
                <w:rFonts w:ascii="Times New Roman" w:hAnsi="Times New Roman"/>
                <w:color w:val="auto"/>
              </w:rPr>
            </w:pPr>
            <w:ins w:id="141" w:author="Jindal, Deepak [AUTOSOL/PWS/NOIDA]" w:date="2022-10-27T13:59: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2B6A87C0" w14:textId="77777777" w:rsidR="00D3657E" w:rsidRDefault="00D3657E" w:rsidP="00184C39">
            <w:pPr>
              <w:pStyle w:val="CellBody"/>
              <w:rPr>
                <w:ins w:id="142" w:author="Jindal, Deepak [AUTOSOL/PWS/NOIDA]" w:date="2022-10-27T13:59:00Z"/>
                <w:rFonts w:ascii="Times New Roman" w:hAnsi="Times New Roman"/>
                <w:color w:val="auto"/>
              </w:rPr>
            </w:pPr>
            <w:ins w:id="143" w:author="Jindal, Deepak [AUTOSOL/PWS/NOIDA]" w:date="2022-10-27T13:59:00Z">
              <w:r>
                <w:rPr>
                  <w:rFonts w:ascii="Times New Roman" w:hAnsi="Times New Roman"/>
                  <w:color w:val="auto"/>
                </w:rPr>
                <w:t xml:space="preserve"> </w:t>
              </w:r>
            </w:ins>
          </w:p>
        </w:tc>
      </w:tr>
      <w:tr w:rsidR="00D3657E" w14:paraId="679FFB3D" w14:textId="77777777" w:rsidTr="00184C39">
        <w:trPr>
          <w:cantSplit/>
          <w:trHeight w:val="316"/>
          <w:ins w:id="144" w:author="Jindal, Deepak [AUTOSOL/PWS/NOIDA]" w:date="2022-10-27T13:59:00Z"/>
        </w:trPr>
        <w:tc>
          <w:tcPr>
            <w:tcW w:w="7380" w:type="dxa"/>
            <w:gridSpan w:val="2"/>
            <w:tcBorders>
              <w:top w:val="single" w:sz="6" w:space="0" w:color="auto"/>
              <w:left w:val="single" w:sz="4" w:space="0" w:color="auto"/>
              <w:bottom w:val="single" w:sz="4" w:space="0" w:color="auto"/>
              <w:right w:val="single" w:sz="4" w:space="0" w:color="auto"/>
            </w:tcBorders>
          </w:tcPr>
          <w:p w14:paraId="34E365D6" w14:textId="742E50AF" w:rsidR="00D3657E" w:rsidRDefault="00D3657E" w:rsidP="00D3657E">
            <w:pPr>
              <w:pStyle w:val="CellBody"/>
              <w:numPr>
                <w:ilvl w:val="0"/>
                <w:numId w:val="117"/>
              </w:numPr>
              <w:rPr>
                <w:ins w:id="145" w:author="Jindal, Deepak [AUTOSOL/PWS/NOIDA]" w:date="2022-10-27T13:59:00Z"/>
                <w:rFonts w:ascii="Times New Roman" w:hAnsi="Times New Roman"/>
                <w:color w:val="auto"/>
              </w:rPr>
            </w:pPr>
            <w:ins w:id="146" w:author="Jindal, Deepak [AUTOSOL/PWS/NOIDA]" w:date="2022-10-27T14:07:00Z">
              <w:r>
                <w:rPr>
                  <w:rFonts w:ascii="Times New Roman" w:hAnsi="Times New Roman"/>
                  <w:color w:val="auto"/>
                </w:rPr>
                <w:t>Veify that able to install</w:t>
              </w:r>
            </w:ins>
            <w:ins w:id="147" w:author="Jindal, Deepak [AUTOSOL/PWS/NOIDA]" w:date="2022-10-27T13:59:00Z">
              <w:r w:rsidRPr="00D3657E">
                <w:rPr>
                  <w:rFonts w:ascii="Times New Roman" w:hAnsi="Times New Roman"/>
                  <w:color w:val="auto"/>
                </w:rPr>
                <w:t xml:space="preserve"> </w:t>
              </w:r>
            </w:ins>
            <w:ins w:id="148" w:author="Jindal, Deepak [AUTOSOL/PWS/NOIDA]" w:date="2022-10-27T14:06:00Z">
              <w:r w:rsidRPr="00D3657E">
                <w:rPr>
                  <w:rFonts w:cs="Times"/>
                  <w:color w:val="auto"/>
                  <w:szCs w:val="24"/>
                  <w:rPrChange w:id="149" w:author="Jindal, Deepak [AUTOSOL/PWS/NOIDA]" w:date="2022-10-27T14:06:00Z">
                    <w:rPr>
                      <w:rFonts w:cs="Times"/>
                      <w:b/>
                      <w:bCs/>
                      <w:color w:val="auto"/>
                      <w:szCs w:val="24"/>
                    </w:rPr>
                  </w:rPrChange>
                </w:rPr>
                <w:t xml:space="preserve">subscription based tools </w:t>
              </w:r>
            </w:ins>
            <w:ins w:id="150" w:author="Jindal, Deepak [AUTOSOL/PWS/NOIDA]" w:date="2022-10-27T14:07:00Z">
              <w:r>
                <w:rPr>
                  <w:rFonts w:cs="Times"/>
                  <w:color w:val="auto"/>
                  <w:szCs w:val="24"/>
                </w:rPr>
                <w:t>license for SAC</w:t>
              </w:r>
            </w:ins>
            <w:ins w:id="151" w:author="Jindal, Deepak [AUTOSOL/PWS/NOIDA]" w:date="2022-10-27T14:06:00Z">
              <w:r w:rsidRPr="00D3657E">
                <w:rPr>
                  <w:rFonts w:cs="Times"/>
                  <w:color w:val="auto"/>
                  <w:szCs w:val="24"/>
                  <w:rPrChange w:id="152" w:author="Jindal, Deepak [AUTOSOL/PWS/NOIDA]" w:date="2022-10-27T14:06:00Z">
                    <w:rPr>
                      <w:rFonts w:cs="Times"/>
                      <w:b/>
                      <w:bCs/>
                      <w:color w:val="auto"/>
                      <w:szCs w:val="24"/>
                    </w:rPr>
                  </w:rPrChange>
                </w:rPr>
                <w:t>(For SAC tools, Ovation Developer studio, Control builder, Graphic builder tools)</w:t>
              </w:r>
            </w:ins>
            <w:ins w:id="153" w:author="Jindal, Deepak [AUTOSOL/PWS/NOIDA]" w:date="2022-10-27T14:08:00Z">
              <w:r>
                <w:rPr>
                  <w:rFonts w:cs="Times"/>
                  <w:color w:val="auto"/>
                  <w:szCs w:val="24"/>
                </w:rPr>
                <w:t>.</w:t>
              </w:r>
            </w:ins>
          </w:p>
        </w:tc>
        <w:tc>
          <w:tcPr>
            <w:tcW w:w="2070" w:type="dxa"/>
            <w:tcBorders>
              <w:top w:val="single" w:sz="6" w:space="0" w:color="auto"/>
              <w:left w:val="single" w:sz="4" w:space="0" w:color="auto"/>
              <w:bottom w:val="single" w:sz="4" w:space="0" w:color="auto"/>
              <w:right w:val="single" w:sz="4" w:space="0" w:color="auto"/>
            </w:tcBorders>
          </w:tcPr>
          <w:p w14:paraId="12C6971D" w14:textId="77777777" w:rsidR="00D3657E" w:rsidRDefault="00D3657E" w:rsidP="00184C39">
            <w:pPr>
              <w:pStyle w:val="CellBody"/>
              <w:rPr>
                <w:ins w:id="154" w:author="Jindal, Deepak [AUTOSOL/PWS/NOIDA]" w:date="2022-10-27T13:59:00Z"/>
                <w:rFonts w:ascii="Times New Roman" w:hAnsi="Times New Roman"/>
                <w:color w:val="auto"/>
              </w:rPr>
            </w:pPr>
            <w:ins w:id="155" w:author="Jindal, Deepak [AUTOSOL/PWS/NOIDA]" w:date="2022-10-27T13:59:00Z">
              <w:r>
                <w:rPr>
                  <w:rFonts w:ascii="Times New Roman" w:hAnsi="Times New Roman"/>
                  <w:color w:val="auto"/>
                </w:rPr>
                <w:t xml:space="preserve">P/F/F#/NA:  </w:t>
              </w:r>
            </w:ins>
          </w:p>
        </w:tc>
      </w:tr>
      <w:tr w:rsidR="00D3657E" w14:paraId="4EBCAD7B" w14:textId="77777777" w:rsidTr="00D3657E">
        <w:tblPrEx>
          <w:tblW w:w="0" w:type="auto"/>
          <w:tblInd w:w="5" w:type="dxa"/>
          <w:tblLayout w:type="fixed"/>
          <w:tblCellMar>
            <w:left w:w="0" w:type="dxa"/>
            <w:right w:w="0" w:type="dxa"/>
          </w:tblCellMar>
          <w:tblLook w:val="0000" w:firstRow="0" w:lastRow="0" w:firstColumn="0" w:lastColumn="0" w:noHBand="0" w:noVBand="0"/>
          <w:tblPrExChange w:id="156" w:author="Jindal, Deepak [AUTOSOL/PWS/NOIDA]" w:date="2022-10-27T14:08:00Z">
            <w:tblPrEx>
              <w:tblW w:w="0" w:type="auto"/>
              <w:tblInd w:w="5" w:type="dxa"/>
              <w:tblLayout w:type="fixed"/>
              <w:tblCellMar>
                <w:left w:w="0" w:type="dxa"/>
                <w:right w:w="0" w:type="dxa"/>
              </w:tblCellMar>
              <w:tblLook w:val="0000" w:firstRow="0" w:lastRow="0" w:firstColumn="0" w:lastColumn="0" w:noHBand="0" w:noVBand="0"/>
            </w:tblPrEx>
          </w:tblPrExChange>
        </w:tblPrEx>
        <w:trPr>
          <w:cantSplit/>
          <w:trHeight w:val="316"/>
          <w:ins w:id="157" w:author="Jindal, Deepak [AUTOSOL/PWS/NOIDA]" w:date="2022-10-27T13:59:00Z"/>
          <w:trPrChange w:id="158" w:author="Jindal, Deepak [AUTOSOL/PWS/NOIDA]" w:date="2022-10-27T14:08:00Z">
            <w:trPr>
              <w:gridBefore w:val="2"/>
              <w:cantSplit/>
              <w:trHeight w:val="316"/>
            </w:trPr>
          </w:trPrChange>
        </w:trPr>
        <w:tc>
          <w:tcPr>
            <w:tcW w:w="7380" w:type="dxa"/>
            <w:gridSpan w:val="2"/>
            <w:tcBorders>
              <w:top w:val="single" w:sz="6" w:space="0" w:color="auto"/>
              <w:left w:val="single" w:sz="4" w:space="0" w:color="auto"/>
              <w:bottom w:val="single" w:sz="6" w:space="0" w:color="auto"/>
              <w:right w:val="single" w:sz="4" w:space="0" w:color="auto"/>
            </w:tcBorders>
            <w:tcPrChange w:id="159" w:author="Jindal, Deepak [AUTOSOL/PWS/NOIDA]" w:date="2022-10-27T14:08:00Z">
              <w:tcPr>
                <w:tcW w:w="7380" w:type="dxa"/>
                <w:gridSpan w:val="4"/>
                <w:tcBorders>
                  <w:top w:val="single" w:sz="6" w:space="0" w:color="auto"/>
                  <w:left w:val="single" w:sz="4" w:space="0" w:color="auto"/>
                  <w:bottom w:val="single" w:sz="4" w:space="0" w:color="auto"/>
                  <w:right w:val="single" w:sz="4" w:space="0" w:color="auto"/>
                </w:tcBorders>
              </w:tcPr>
            </w:tcPrChange>
          </w:tcPr>
          <w:p w14:paraId="7F764CD7" w14:textId="3039D6D5" w:rsidR="00D3657E" w:rsidRDefault="00D3657E" w:rsidP="00184C39">
            <w:pPr>
              <w:pStyle w:val="CellBody"/>
              <w:numPr>
                <w:ilvl w:val="0"/>
                <w:numId w:val="117"/>
              </w:numPr>
              <w:rPr>
                <w:ins w:id="160" w:author="Jindal, Deepak [AUTOSOL/PWS/NOIDA]" w:date="2022-10-27T13:59:00Z"/>
                <w:rFonts w:ascii="Times New Roman" w:hAnsi="Times New Roman"/>
                <w:color w:val="auto"/>
              </w:rPr>
            </w:pPr>
            <w:ins w:id="161" w:author="Jindal, Deepak [AUTOSOL/PWS/NOIDA]" w:date="2022-10-27T14:07:00Z">
              <w:r>
                <w:rPr>
                  <w:rFonts w:ascii="Times New Roman" w:hAnsi="Times New Roman"/>
                  <w:color w:val="auto"/>
                </w:rPr>
                <w:t xml:space="preserve">Verify that </w:t>
              </w:r>
            </w:ins>
            <w:ins w:id="162" w:author="Jindal, Deepak [AUTOSOL/PWS/NOIDA]" w:date="2022-10-27T14:08:00Z">
              <w:r w:rsidRPr="00184C39">
                <w:rPr>
                  <w:rFonts w:cs="Times"/>
                  <w:color w:val="auto"/>
                  <w:szCs w:val="24"/>
                </w:rPr>
                <w:t xml:space="preserve">subscription based tools </w:t>
              </w:r>
              <w:r>
                <w:rPr>
                  <w:rFonts w:cs="Times"/>
                  <w:color w:val="auto"/>
                  <w:szCs w:val="24"/>
                </w:rPr>
                <w:t>license</w:t>
              </w:r>
            </w:ins>
            <w:ins w:id="163" w:author="Jindal, Deepak [AUTOSOL/PWS/NOIDA]" w:date="2022-10-27T14:07:00Z">
              <w:r>
                <w:rPr>
                  <w:rFonts w:ascii="Times New Roman" w:hAnsi="Times New Roman"/>
                  <w:color w:val="auto"/>
                </w:rPr>
                <w:t xml:space="preserve"> expires as per expiry date</w:t>
              </w:r>
            </w:ins>
          </w:p>
        </w:tc>
        <w:tc>
          <w:tcPr>
            <w:tcW w:w="2070" w:type="dxa"/>
            <w:tcBorders>
              <w:top w:val="single" w:sz="6" w:space="0" w:color="auto"/>
              <w:left w:val="single" w:sz="4" w:space="0" w:color="auto"/>
              <w:bottom w:val="single" w:sz="6" w:space="0" w:color="auto"/>
              <w:right w:val="single" w:sz="4" w:space="0" w:color="auto"/>
            </w:tcBorders>
            <w:tcPrChange w:id="164" w:author="Jindal, Deepak [AUTOSOL/PWS/NOIDA]" w:date="2022-10-27T14:08:00Z">
              <w:tcPr>
                <w:tcW w:w="2070" w:type="dxa"/>
                <w:gridSpan w:val="3"/>
                <w:tcBorders>
                  <w:top w:val="single" w:sz="6" w:space="0" w:color="auto"/>
                  <w:left w:val="single" w:sz="4" w:space="0" w:color="auto"/>
                  <w:bottom w:val="single" w:sz="4" w:space="0" w:color="auto"/>
                  <w:right w:val="single" w:sz="4" w:space="0" w:color="auto"/>
                </w:tcBorders>
              </w:tcPr>
            </w:tcPrChange>
          </w:tcPr>
          <w:p w14:paraId="786ED3B5" w14:textId="77777777" w:rsidR="00D3657E" w:rsidRDefault="00D3657E" w:rsidP="00184C39">
            <w:pPr>
              <w:pStyle w:val="CellBody"/>
              <w:rPr>
                <w:ins w:id="165" w:author="Jindal, Deepak [AUTOSOL/PWS/NOIDA]" w:date="2022-10-27T13:59:00Z"/>
                <w:rFonts w:ascii="Times New Roman" w:hAnsi="Times New Roman"/>
                <w:color w:val="auto"/>
              </w:rPr>
            </w:pPr>
            <w:ins w:id="166" w:author="Jindal, Deepak [AUTOSOL/PWS/NOIDA]" w:date="2022-10-27T13:59:00Z">
              <w:r>
                <w:rPr>
                  <w:rFonts w:ascii="Times New Roman" w:hAnsi="Times New Roman"/>
                  <w:color w:val="auto"/>
                </w:rPr>
                <w:t xml:space="preserve">P/F/F#/NA:  </w:t>
              </w:r>
            </w:ins>
          </w:p>
        </w:tc>
      </w:tr>
      <w:tr w:rsidR="00D3657E" w14:paraId="08D0757D" w14:textId="77777777" w:rsidTr="00D3657E">
        <w:tblPrEx>
          <w:tblW w:w="0" w:type="auto"/>
          <w:tblInd w:w="5" w:type="dxa"/>
          <w:tblLayout w:type="fixed"/>
          <w:tblCellMar>
            <w:left w:w="0" w:type="dxa"/>
            <w:right w:w="0" w:type="dxa"/>
          </w:tblCellMar>
          <w:tblLook w:val="0000" w:firstRow="0" w:lastRow="0" w:firstColumn="0" w:lastColumn="0" w:noHBand="0" w:noVBand="0"/>
          <w:tblPrExChange w:id="167" w:author="Jindal, Deepak [AUTOSOL/PWS/NOIDA]" w:date="2022-10-27T14:08:00Z">
            <w:tblPrEx>
              <w:tblW w:w="0" w:type="auto"/>
              <w:tblInd w:w="5" w:type="dxa"/>
              <w:tblLayout w:type="fixed"/>
              <w:tblCellMar>
                <w:left w:w="0" w:type="dxa"/>
                <w:right w:w="0" w:type="dxa"/>
              </w:tblCellMar>
              <w:tblLook w:val="0000" w:firstRow="0" w:lastRow="0" w:firstColumn="0" w:lastColumn="0" w:noHBand="0" w:noVBand="0"/>
            </w:tblPrEx>
          </w:tblPrExChange>
        </w:tblPrEx>
        <w:trPr>
          <w:cantSplit/>
          <w:trHeight w:val="316"/>
          <w:ins w:id="168" w:author="Jindal, Deepak [AUTOSOL/PWS/NOIDA]" w:date="2022-10-27T14:08:00Z"/>
          <w:trPrChange w:id="169" w:author="Jindal, Deepak [AUTOSOL/PWS/NOIDA]" w:date="2022-10-27T14:08:00Z">
            <w:trPr>
              <w:gridBefore w:val="2"/>
              <w:cantSplit/>
              <w:trHeight w:val="316"/>
            </w:trPr>
          </w:trPrChange>
        </w:trPr>
        <w:tc>
          <w:tcPr>
            <w:tcW w:w="7380" w:type="dxa"/>
            <w:gridSpan w:val="2"/>
            <w:tcBorders>
              <w:top w:val="single" w:sz="6" w:space="0" w:color="auto"/>
              <w:left w:val="single" w:sz="4" w:space="0" w:color="auto"/>
              <w:bottom w:val="single" w:sz="6" w:space="0" w:color="auto"/>
              <w:right w:val="single" w:sz="4" w:space="0" w:color="auto"/>
            </w:tcBorders>
            <w:tcPrChange w:id="170" w:author="Jindal, Deepak [AUTOSOL/PWS/NOIDA]" w:date="2022-10-27T14:08:00Z">
              <w:tcPr>
                <w:tcW w:w="7380" w:type="dxa"/>
                <w:gridSpan w:val="4"/>
                <w:tcBorders>
                  <w:top w:val="single" w:sz="6" w:space="0" w:color="auto"/>
                  <w:left w:val="single" w:sz="4" w:space="0" w:color="auto"/>
                  <w:bottom w:val="single" w:sz="4" w:space="0" w:color="auto"/>
                  <w:right w:val="single" w:sz="4" w:space="0" w:color="auto"/>
                </w:tcBorders>
              </w:tcPr>
            </w:tcPrChange>
          </w:tcPr>
          <w:p w14:paraId="329F5AA3" w14:textId="7E52C0B2" w:rsidR="00D3657E" w:rsidRDefault="00D3657E" w:rsidP="00184C39">
            <w:pPr>
              <w:pStyle w:val="CellBody"/>
              <w:numPr>
                <w:ilvl w:val="0"/>
                <w:numId w:val="117"/>
              </w:numPr>
              <w:rPr>
                <w:ins w:id="171" w:author="Jindal, Deepak [AUTOSOL/PWS/NOIDA]" w:date="2022-10-27T14:08:00Z"/>
                <w:rFonts w:ascii="Times New Roman" w:hAnsi="Times New Roman"/>
                <w:color w:val="auto"/>
              </w:rPr>
            </w:pPr>
            <w:ins w:id="172" w:author="Jindal, Deepak [AUTOSOL/PWS/NOIDA]" w:date="2022-10-27T14:08:00Z">
              <w:r>
                <w:rPr>
                  <w:rFonts w:ascii="Times New Roman" w:hAnsi="Times New Roman"/>
                  <w:color w:val="auto"/>
                </w:rPr>
                <w:t>Verify that able to</w:t>
              </w:r>
            </w:ins>
            <w:ins w:id="173" w:author="Jindal, Deepak [AUTOSOL/PWS/NOIDA]" w:date="2022-10-27T14:09:00Z">
              <w:r>
                <w:rPr>
                  <w:rFonts w:ascii="Times New Roman" w:hAnsi="Times New Roman"/>
                  <w:color w:val="auto"/>
                </w:rPr>
                <w:t xml:space="preserve"> install </w:t>
              </w:r>
            </w:ins>
            <w:ins w:id="174" w:author="Jindal, Deepak [AUTOSOL/PWS/NOIDA]" w:date="2022-10-27T14:08:00Z">
              <w:r>
                <w:rPr>
                  <w:rFonts w:ascii="Times New Roman" w:hAnsi="Times New Roman"/>
                  <w:color w:val="auto"/>
                </w:rPr>
                <w:t>Perpetual (</w:t>
              </w:r>
            </w:ins>
            <w:ins w:id="175" w:author="Jindal, Deepak [AUTOSOL/PWS/NOIDA]" w:date="2022-10-27T14:09:00Z">
              <w:r>
                <w:rPr>
                  <w:rFonts w:ascii="Times New Roman" w:hAnsi="Times New Roman"/>
                  <w:color w:val="auto"/>
                </w:rPr>
                <w:t>never expiry</w:t>
              </w:r>
            </w:ins>
            <w:ins w:id="176" w:author="Jindal, Deepak [AUTOSOL/PWS/NOIDA]" w:date="2022-10-27T14:08:00Z">
              <w:r>
                <w:rPr>
                  <w:rFonts w:ascii="Times New Roman" w:hAnsi="Times New Roman"/>
                  <w:color w:val="auto"/>
                </w:rPr>
                <w:t>)</w:t>
              </w:r>
            </w:ins>
            <w:ins w:id="177" w:author="Jindal, Deepak [AUTOSOL/PWS/NOIDA]" w:date="2022-10-27T14:09:00Z">
              <w:r>
                <w:rPr>
                  <w:rFonts w:ascii="Times New Roman" w:hAnsi="Times New Roman"/>
                  <w:color w:val="auto"/>
                </w:rPr>
                <w:t xml:space="preserve"> and it works properly</w:t>
              </w:r>
            </w:ins>
          </w:p>
        </w:tc>
        <w:tc>
          <w:tcPr>
            <w:tcW w:w="2070" w:type="dxa"/>
            <w:tcBorders>
              <w:top w:val="single" w:sz="6" w:space="0" w:color="auto"/>
              <w:left w:val="single" w:sz="4" w:space="0" w:color="auto"/>
              <w:bottom w:val="single" w:sz="6" w:space="0" w:color="auto"/>
              <w:right w:val="single" w:sz="4" w:space="0" w:color="auto"/>
            </w:tcBorders>
            <w:tcPrChange w:id="178" w:author="Jindal, Deepak [AUTOSOL/PWS/NOIDA]" w:date="2022-10-27T14:08:00Z">
              <w:tcPr>
                <w:tcW w:w="2070" w:type="dxa"/>
                <w:gridSpan w:val="3"/>
                <w:tcBorders>
                  <w:top w:val="single" w:sz="6" w:space="0" w:color="auto"/>
                  <w:left w:val="single" w:sz="4" w:space="0" w:color="auto"/>
                  <w:bottom w:val="single" w:sz="4" w:space="0" w:color="auto"/>
                  <w:right w:val="single" w:sz="4" w:space="0" w:color="auto"/>
                </w:tcBorders>
              </w:tcPr>
            </w:tcPrChange>
          </w:tcPr>
          <w:p w14:paraId="2664EC78" w14:textId="77777777" w:rsidR="00D3657E" w:rsidRDefault="00D3657E" w:rsidP="00184C39">
            <w:pPr>
              <w:pStyle w:val="CellBody"/>
              <w:rPr>
                <w:ins w:id="179" w:author="Jindal, Deepak [AUTOSOL/PWS/NOIDA]" w:date="2022-10-27T14:08:00Z"/>
                <w:rFonts w:ascii="Times New Roman" w:hAnsi="Times New Roman"/>
                <w:color w:val="auto"/>
              </w:rPr>
            </w:pPr>
          </w:p>
        </w:tc>
      </w:tr>
      <w:tr w:rsidR="00D3657E" w14:paraId="7EB2F649" w14:textId="77777777" w:rsidTr="00BE434A">
        <w:tblPrEx>
          <w:tblW w:w="0" w:type="auto"/>
          <w:tblInd w:w="5" w:type="dxa"/>
          <w:tblLayout w:type="fixed"/>
          <w:tblCellMar>
            <w:left w:w="0" w:type="dxa"/>
            <w:right w:w="0" w:type="dxa"/>
          </w:tblCellMar>
          <w:tblLook w:val="0000" w:firstRow="0" w:lastRow="0" w:firstColumn="0" w:lastColumn="0" w:noHBand="0" w:noVBand="0"/>
          <w:tblPrExChange w:id="180" w:author="Jindal, Deepak [AUTOSOL/PWS/NOIDA]" w:date="2022-10-27T14:10:00Z">
            <w:tblPrEx>
              <w:tblW w:w="0" w:type="auto"/>
              <w:tblInd w:w="5" w:type="dxa"/>
              <w:tblLayout w:type="fixed"/>
              <w:tblCellMar>
                <w:left w:w="0" w:type="dxa"/>
                <w:right w:w="0" w:type="dxa"/>
              </w:tblCellMar>
              <w:tblLook w:val="0000" w:firstRow="0" w:lastRow="0" w:firstColumn="0" w:lastColumn="0" w:noHBand="0" w:noVBand="0"/>
            </w:tblPrEx>
          </w:tblPrExChange>
        </w:tblPrEx>
        <w:trPr>
          <w:cantSplit/>
          <w:trHeight w:val="316"/>
          <w:ins w:id="181" w:author="Jindal, Deepak [AUTOSOL/PWS/NOIDA]" w:date="2022-10-27T14:08:00Z"/>
          <w:trPrChange w:id="182" w:author="Jindal, Deepak [AUTOSOL/PWS/NOIDA]" w:date="2022-10-27T14:10:00Z">
            <w:trPr>
              <w:gridBefore w:val="2"/>
              <w:cantSplit/>
              <w:trHeight w:val="316"/>
            </w:trPr>
          </w:trPrChange>
        </w:trPr>
        <w:tc>
          <w:tcPr>
            <w:tcW w:w="7380" w:type="dxa"/>
            <w:gridSpan w:val="2"/>
            <w:tcBorders>
              <w:top w:val="single" w:sz="6" w:space="0" w:color="auto"/>
              <w:left w:val="single" w:sz="4" w:space="0" w:color="auto"/>
              <w:bottom w:val="single" w:sz="6" w:space="0" w:color="auto"/>
              <w:right w:val="single" w:sz="4" w:space="0" w:color="auto"/>
            </w:tcBorders>
            <w:tcPrChange w:id="183" w:author="Jindal, Deepak [AUTOSOL/PWS/NOIDA]" w:date="2022-10-27T14:10:00Z">
              <w:tcPr>
                <w:tcW w:w="7380" w:type="dxa"/>
                <w:gridSpan w:val="4"/>
                <w:tcBorders>
                  <w:top w:val="single" w:sz="6" w:space="0" w:color="auto"/>
                  <w:left w:val="single" w:sz="4" w:space="0" w:color="auto"/>
                  <w:bottom w:val="single" w:sz="4" w:space="0" w:color="auto"/>
                  <w:right w:val="single" w:sz="4" w:space="0" w:color="auto"/>
                </w:tcBorders>
              </w:tcPr>
            </w:tcPrChange>
          </w:tcPr>
          <w:p w14:paraId="5F2D0E20" w14:textId="66906CD4" w:rsidR="00D3657E" w:rsidRDefault="00D3657E" w:rsidP="00184C39">
            <w:pPr>
              <w:pStyle w:val="CellBody"/>
              <w:numPr>
                <w:ilvl w:val="0"/>
                <w:numId w:val="117"/>
              </w:numPr>
              <w:rPr>
                <w:ins w:id="184" w:author="Jindal, Deepak [AUTOSOL/PWS/NOIDA]" w:date="2022-10-27T14:08:00Z"/>
                <w:rFonts w:ascii="Times New Roman" w:hAnsi="Times New Roman"/>
                <w:color w:val="auto"/>
              </w:rPr>
            </w:pPr>
            <w:ins w:id="185" w:author="Jindal, Deepak [AUTOSOL/PWS/NOIDA]" w:date="2022-10-27T14:09:00Z">
              <w:r>
                <w:rPr>
                  <w:rFonts w:ascii="Times New Roman" w:hAnsi="Times New Roman"/>
                  <w:color w:val="auto"/>
                </w:rPr>
                <w:lastRenderedPageBreak/>
                <w:t>Verify that by changing time zone, regional setting etc (which chan</w:t>
              </w:r>
            </w:ins>
            <w:ins w:id="186" w:author="Jindal, Deepak [AUTOSOL/PWS/NOIDA]" w:date="2022-10-27T14:10:00Z">
              <w:r w:rsidR="00BE434A">
                <w:rPr>
                  <w:rFonts w:ascii="Times New Roman" w:hAnsi="Times New Roman"/>
                  <w:color w:val="auto"/>
                </w:rPr>
                <w:t>ges date format to mm/dd to dd/mm or vice versa) doesn’t effect License working</w:t>
              </w:r>
            </w:ins>
          </w:p>
        </w:tc>
        <w:tc>
          <w:tcPr>
            <w:tcW w:w="2070" w:type="dxa"/>
            <w:tcBorders>
              <w:top w:val="single" w:sz="6" w:space="0" w:color="auto"/>
              <w:left w:val="single" w:sz="4" w:space="0" w:color="auto"/>
              <w:bottom w:val="single" w:sz="6" w:space="0" w:color="auto"/>
              <w:right w:val="single" w:sz="4" w:space="0" w:color="auto"/>
            </w:tcBorders>
            <w:tcPrChange w:id="187" w:author="Jindal, Deepak [AUTOSOL/PWS/NOIDA]" w:date="2022-10-27T14:10:00Z">
              <w:tcPr>
                <w:tcW w:w="2070" w:type="dxa"/>
                <w:gridSpan w:val="3"/>
                <w:tcBorders>
                  <w:top w:val="single" w:sz="6" w:space="0" w:color="auto"/>
                  <w:left w:val="single" w:sz="4" w:space="0" w:color="auto"/>
                  <w:bottom w:val="single" w:sz="4" w:space="0" w:color="auto"/>
                  <w:right w:val="single" w:sz="4" w:space="0" w:color="auto"/>
                </w:tcBorders>
              </w:tcPr>
            </w:tcPrChange>
          </w:tcPr>
          <w:p w14:paraId="5E83BB3D" w14:textId="77777777" w:rsidR="00D3657E" w:rsidRDefault="00D3657E" w:rsidP="00184C39">
            <w:pPr>
              <w:pStyle w:val="CellBody"/>
              <w:rPr>
                <w:ins w:id="188" w:author="Jindal, Deepak [AUTOSOL/PWS/NOIDA]" w:date="2022-10-27T14:08:00Z"/>
                <w:rFonts w:ascii="Times New Roman" w:hAnsi="Times New Roman"/>
                <w:color w:val="auto"/>
              </w:rPr>
            </w:pPr>
          </w:p>
        </w:tc>
      </w:tr>
      <w:tr w:rsidR="00BE434A" w14:paraId="2DCA6246" w14:textId="77777777" w:rsidTr="001649D5">
        <w:tblPrEx>
          <w:tblW w:w="0" w:type="auto"/>
          <w:tblInd w:w="5" w:type="dxa"/>
          <w:tblLayout w:type="fixed"/>
          <w:tblCellMar>
            <w:left w:w="0" w:type="dxa"/>
            <w:right w:w="0" w:type="dxa"/>
          </w:tblCellMar>
          <w:tblLook w:val="0000" w:firstRow="0" w:lastRow="0" w:firstColumn="0" w:lastColumn="0" w:noHBand="0" w:noVBand="0"/>
          <w:tblPrExChange w:id="189" w:author="Jindal, Deepak [AUTOSOL/PWS/NOIDA]" w:date="2022-11-09T16:00:00Z">
            <w:tblPrEx>
              <w:tblW w:w="0" w:type="auto"/>
              <w:tblInd w:w="5" w:type="dxa"/>
              <w:tblLayout w:type="fixed"/>
              <w:tblCellMar>
                <w:left w:w="0" w:type="dxa"/>
                <w:right w:w="0" w:type="dxa"/>
              </w:tblCellMar>
              <w:tblLook w:val="0000" w:firstRow="0" w:lastRow="0" w:firstColumn="0" w:lastColumn="0" w:noHBand="0" w:noVBand="0"/>
            </w:tblPrEx>
          </w:tblPrExChange>
        </w:tblPrEx>
        <w:trPr>
          <w:cantSplit/>
          <w:trHeight w:val="316"/>
          <w:ins w:id="190" w:author="Jindal, Deepak [AUTOSOL/PWS/NOIDA]" w:date="2022-10-27T14:10:00Z"/>
          <w:trPrChange w:id="191" w:author="Jindal, Deepak [AUTOSOL/PWS/NOIDA]" w:date="2022-11-09T16:00:00Z">
            <w:trPr>
              <w:gridBefore w:val="1"/>
              <w:gridAfter w:val="0"/>
              <w:cantSplit/>
              <w:trHeight w:val="316"/>
            </w:trPr>
          </w:trPrChange>
        </w:trPr>
        <w:tc>
          <w:tcPr>
            <w:tcW w:w="7380" w:type="dxa"/>
            <w:gridSpan w:val="2"/>
            <w:tcBorders>
              <w:top w:val="single" w:sz="6" w:space="0" w:color="auto"/>
              <w:left w:val="single" w:sz="4" w:space="0" w:color="auto"/>
              <w:bottom w:val="single" w:sz="6" w:space="0" w:color="auto"/>
              <w:right w:val="single" w:sz="4" w:space="0" w:color="auto"/>
            </w:tcBorders>
            <w:tcPrChange w:id="192" w:author="Jindal, Deepak [AUTOSOL/PWS/NOIDA]" w:date="2022-11-09T16:00:00Z">
              <w:tcPr>
                <w:tcW w:w="7380" w:type="dxa"/>
                <w:gridSpan w:val="4"/>
                <w:tcBorders>
                  <w:top w:val="single" w:sz="6" w:space="0" w:color="auto"/>
                  <w:left w:val="single" w:sz="4" w:space="0" w:color="auto"/>
                  <w:bottom w:val="single" w:sz="4" w:space="0" w:color="auto"/>
                  <w:right w:val="single" w:sz="4" w:space="0" w:color="auto"/>
                </w:tcBorders>
              </w:tcPr>
            </w:tcPrChange>
          </w:tcPr>
          <w:p w14:paraId="412C0261" w14:textId="72FD976B" w:rsidR="00BE434A" w:rsidRDefault="00BE434A" w:rsidP="00184C39">
            <w:pPr>
              <w:pStyle w:val="CellBody"/>
              <w:numPr>
                <w:ilvl w:val="0"/>
                <w:numId w:val="117"/>
              </w:numPr>
              <w:rPr>
                <w:ins w:id="193" w:author="Jindal, Deepak [AUTOSOL/PWS/NOIDA]" w:date="2022-10-27T14:10:00Z"/>
                <w:rFonts w:ascii="Times New Roman" w:hAnsi="Times New Roman"/>
                <w:color w:val="auto"/>
              </w:rPr>
            </w:pPr>
            <w:ins w:id="194" w:author="Jindal, Deepak [AUTOSOL/PWS/NOIDA]" w:date="2022-10-27T14:11:00Z">
              <w:r>
                <w:rPr>
                  <w:rFonts w:ascii="Times New Roman" w:hAnsi="Times New Roman"/>
                  <w:color w:val="auto"/>
                </w:rPr>
                <w:t xml:space="preserve">Verify that Setting the date ahead of SAC station doesn’t effect License working </w:t>
              </w:r>
            </w:ins>
          </w:p>
        </w:tc>
        <w:tc>
          <w:tcPr>
            <w:tcW w:w="2070" w:type="dxa"/>
            <w:tcBorders>
              <w:top w:val="single" w:sz="6" w:space="0" w:color="auto"/>
              <w:left w:val="single" w:sz="4" w:space="0" w:color="auto"/>
              <w:bottom w:val="single" w:sz="6" w:space="0" w:color="auto"/>
              <w:right w:val="single" w:sz="4" w:space="0" w:color="auto"/>
            </w:tcBorders>
            <w:tcPrChange w:id="195" w:author="Jindal, Deepak [AUTOSOL/PWS/NOIDA]" w:date="2022-11-09T16:00:00Z">
              <w:tcPr>
                <w:tcW w:w="2070" w:type="dxa"/>
                <w:gridSpan w:val="3"/>
                <w:tcBorders>
                  <w:top w:val="single" w:sz="6" w:space="0" w:color="auto"/>
                  <w:left w:val="single" w:sz="4" w:space="0" w:color="auto"/>
                  <w:bottom w:val="single" w:sz="4" w:space="0" w:color="auto"/>
                  <w:right w:val="single" w:sz="4" w:space="0" w:color="auto"/>
                </w:tcBorders>
              </w:tcPr>
            </w:tcPrChange>
          </w:tcPr>
          <w:p w14:paraId="50642ACA" w14:textId="77777777" w:rsidR="00BE434A" w:rsidRDefault="00BE434A" w:rsidP="00184C39">
            <w:pPr>
              <w:pStyle w:val="CellBody"/>
              <w:rPr>
                <w:ins w:id="196" w:author="Jindal, Deepak [AUTOSOL/PWS/NOIDA]" w:date="2022-10-27T14:10:00Z"/>
                <w:rFonts w:ascii="Times New Roman" w:hAnsi="Times New Roman"/>
                <w:color w:val="auto"/>
              </w:rPr>
            </w:pPr>
          </w:p>
        </w:tc>
      </w:tr>
      <w:tr w:rsidR="001649D5" w14:paraId="56353BDE" w14:textId="77777777" w:rsidTr="00184C39">
        <w:trPr>
          <w:cantSplit/>
          <w:trHeight w:val="316"/>
          <w:ins w:id="197" w:author="Jindal, Deepak [AUTOSOL/PWS/NOIDA]" w:date="2022-11-09T16:00:00Z"/>
        </w:trPr>
        <w:tc>
          <w:tcPr>
            <w:tcW w:w="7380" w:type="dxa"/>
            <w:gridSpan w:val="2"/>
            <w:tcBorders>
              <w:top w:val="single" w:sz="6" w:space="0" w:color="auto"/>
              <w:left w:val="single" w:sz="4" w:space="0" w:color="auto"/>
              <w:bottom w:val="single" w:sz="4" w:space="0" w:color="auto"/>
              <w:right w:val="single" w:sz="4" w:space="0" w:color="auto"/>
            </w:tcBorders>
          </w:tcPr>
          <w:p w14:paraId="726D11AF" w14:textId="138037D8" w:rsidR="001649D5" w:rsidRDefault="001649D5" w:rsidP="00184C39">
            <w:pPr>
              <w:pStyle w:val="CellBody"/>
              <w:numPr>
                <w:ilvl w:val="0"/>
                <w:numId w:val="117"/>
              </w:numPr>
              <w:rPr>
                <w:ins w:id="198" w:author="Jindal, Deepak [AUTOSOL/PWS/NOIDA]" w:date="2022-11-09T16:00:00Z"/>
                <w:rFonts w:ascii="Times New Roman" w:hAnsi="Times New Roman"/>
                <w:color w:val="auto"/>
              </w:rPr>
            </w:pPr>
            <w:ins w:id="199" w:author="Jindal, Deepak [AUTOSOL/PWS/NOIDA]" w:date="2022-11-09T16:00:00Z">
              <w:r>
                <w:rPr>
                  <w:rFonts w:ascii="Times New Roman" w:hAnsi="Times New Roman"/>
                  <w:color w:val="auto"/>
                </w:rPr>
                <w:t xml:space="preserve">Verify that setting date back of SAC station will be treated as tempering and license shouldn’t work with back </w:t>
              </w:r>
            </w:ins>
            <w:ins w:id="200" w:author="Jindal, Deepak [AUTOSOL/PWS/NOIDA]" w:date="2022-11-09T16:01:00Z">
              <w:r>
                <w:rPr>
                  <w:rFonts w:ascii="Times New Roman" w:hAnsi="Times New Roman"/>
                  <w:color w:val="auto"/>
                </w:rPr>
                <w:t>dated SAC station</w:t>
              </w:r>
            </w:ins>
          </w:p>
        </w:tc>
        <w:tc>
          <w:tcPr>
            <w:tcW w:w="2070" w:type="dxa"/>
            <w:tcBorders>
              <w:top w:val="single" w:sz="6" w:space="0" w:color="auto"/>
              <w:left w:val="single" w:sz="4" w:space="0" w:color="auto"/>
              <w:bottom w:val="single" w:sz="4" w:space="0" w:color="auto"/>
              <w:right w:val="single" w:sz="4" w:space="0" w:color="auto"/>
            </w:tcBorders>
          </w:tcPr>
          <w:p w14:paraId="5D4C6115" w14:textId="77777777" w:rsidR="001649D5" w:rsidRDefault="001649D5" w:rsidP="00184C39">
            <w:pPr>
              <w:pStyle w:val="CellBody"/>
              <w:rPr>
                <w:ins w:id="201" w:author="Jindal, Deepak [AUTOSOL/PWS/NOIDA]" w:date="2022-11-09T16:00:00Z"/>
                <w:rFonts w:ascii="Times New Roman" w:hAnsi="Times New Roman"/>
                <w:color w:val="auto"/>
              </w:rPr>
            </w:pPr>
          </w:p>
        </w:tc>
      </w:tr>
    </w:tbl>
    <w:p w14:paraId="24086590" w14:textId="712D10FD" w:rsidR="00D3657E" w:rsidRDefault="00D3657E" w:rsidP="00477416">
      <w:pPr>
        <w:rPr>
          <w:ins w:id="202" w:author="Jindal, Deepak [AUTOSOL/PWS/NOIDA]" w:date="2022-10-27T13:59:00Z"/>
        </w:rPr>
      </w:pPr>
    </w:p>
    <w:p w14:paraId="68F1A548" w14:textId="568D1B62" w:rsidR="00D3657E" w:rsidRDefault="00D3657E" w:rsidP="00477416">
      <w:pPr>
        <w:rPr>
          <w:ins w:id="203" w:author="Jindal, Deepak [AUTOSOL/PWS/NOIDA]" w:date="2022-10-27T13:59:00Z"/>
        </w:rPr>
      </w:pPr>
    </w:p>
    <w:p w14:paraId="7E60640D" w14:textId="77777777" w:rsidR="00D3657E" w:rsidRDefault="00D3657E" w:rsidP="00477416"/>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Change w:id="204">
          <w:tblGrid>
            <w:gridCol w:w="25"/>
            <w:gridCol w:w="2315"/>
            <w:gridCol w:w="5040"/>
            <w:gridCol w:w="25"/>
            <w:gridCol w:w="2045"/>
            <w:gridCol w:w="25"/>
          </w:tblGrid>
        </w:tblGridChange>
      </w:tblGrid>
      <w:tr w:rsidR="00F64C7C" w:rsidRPr="00DE64F1" w14:paraId="16561C67" w14:textId="77777777" w:rsidTr="002A1A7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BC742B0" w14:textId="5AAEE836" w:rsidR="00F64C7C" w:rsidRPr="00DE64F1" w:rsidRDefault="00F64C7C" w:rsidP="002A1A7E">
            <w:pPr>
              <w:pStyle w:val="SectL2"/>
              <w:numPr>
                <w:ilvl w:val="2"/>
                <w:numId w:val="6"/>
              </w:numPr>
              <w:spacing w:after="120"/>
              <w:rPr>
                <w:rFonts w:ascii="Times" w:hAnsi="Times" w:cs="Times"/>
                <w:sz w:val="24"/>
                <w:szCs w:val="24"/>
              </w:rPr>
            </w:pPr>
            <w:bookmarkStart w:id="205" w:name="_Toc102474016"/>
            <w:bookmarkStart w:id="206" w:name="_Toc102474372"/>
            <w:bookmarkStart w:id="207" w:name="_Toc102474427"/>
            <w:bookmarkStart w:id="208" w:name="_Toc102474498"/>
            <w:bookmarkStart w:id="209" w:name="_Toc105769669"/>
            <w:bookmarkStart w:id="210" w:name="_Toc105844530"/>
            <w:bookmarkStart w:id="211" w:name="_Toc105844638"/>
            <w:bookmarkStart w:id="212" w:name="_Toc105845222"/>
            <w:bookmarkStart w:id="213" w:name="_Toc105848924"/>
            <w:bookmarkStart w:id="214" w:name="_Toc108469345"/>
            <w:bookmarkStart w:id="215" w:name="_Toc108469836"/>
            <w:r w:rsidRPr="00DE64F1">
              <w:rPr>
                <w:rFonts w:ascii="Times" w:hAnsi="Times" w:cs="Times"/>
                <w:color w:val="auto"/>
                <w:sz w:val="24"/>
                <w:szCs w:val="24"/>
              </w:rPr>
              <w:t>Test</w:t>
            </w:r>
            <w:r w:rsidRPr="00F64C7C">
              <w:rPr>
                <w:rFonts w:ascii="Times" w:hAnsi="Times" w:cs="Times"/>
                <w:b w:val="0"/>
                <w:bCs/>
                <w:color w:val="auto"/>
                <w:sz w:val="24"/>
                <w:szCs w:val="24"/>
              </w:rPr>
              <w:t xml:space="preserve"> : </w:t>
            </w:r>
            <w:r w:rsidRPr="002E3416">
              <w:rPr>
                <w:rFonts w:ascii="Times" w:hAnsi="Times" w:cs="Times"/>
                <w:b w:val="0"/>
                <w:bCs/>
                <w:color w:val="auto"/>
                <w:sz w:val="24"/>
                <w:szCs w:val="24"/>
              </w:rPr>
              <w:t>Verif</w:t>
            </w:r>
            <w:r>
              <w:rPr>
                <w:rFonts w:ascii="Times" w:hAnsi="Times" w:cs="Times"/>
                <w:b w:val="0"/>
                <w:bCs/>
                <w:color w:val="auto"/>
                <w:sz w:val="24"/>
                <w:szCs w:val="24"/>
              </w:rPr>
              <w:t xml:space="preserve">y licensing requirements for using </w:t>
            </w:r>
            <w:r w:rsidRPr="00F64C7C">
              <w:rPr>
                <w:rFonts w:ascii="Times" w:hAnsi="Times" w:cs="Times"/>
                <w:b w:val="0"/>
                <w:bCs/>
                <w:color w:val="auto"/>
                <w:sz w:val="24"/>
                <w:szCs w:val="24"/>
              </w:rPr>
              <w:t xml:space="preserve">APC toolkit </w:t>
            </w:r>
            <w:r>
              <w:rPr>
                <w:rFonts w:ascii="Times" w:hAnsi="Times" w:cs="Times"/>
                <w:b w:val="0"/>
                <w:bCs/>
                <w:color w:val="auto"/>
                <w:sz w:val="24"/>
                <w:szCs w:val="24"/>
              </w:rPr>
              <w:t xml:space="preserve">software </w:t>
            </w:r>
            <w:r w:rsidRPr="00F64C7C">
              <w:rPr>
                <w:rFonts w:ascii="Times" w:hAnsi="Times" w:cs="Times"/>
                <w:b w:val="0"/>
                <w:bCs/>
                <w:color w:val="auto"/>
                <w:sz w:val="24"/>
                <w:szCs w:val="24"/>
              </w:rPr>
              <w:t>with</w:t>
            </w:r>
            <w:r>
              <w:rPr>
                <w:rFonts w:ascii="Times" w:hAnsi="Times" w:cs="Times"/>
                <w:b w:val="0"/>
                <w:bCs/>
                <w:color w:val="auto"/>
                <w:sz w:val="24"/>
                <w:szCs w:val="24"/>
              </w:rPr>
              <w:t xml:space="preserve"> </w:t>
            </w:r>
            <w:r w:rsidRPr="002E3416">
              <w:rPr>
                <w:rFonts w:ascii="Times" w:hAnsi="Times" w:cs="Times"/>
                <w:b w:val="0"/>
                <w:bCs/>
                <w:color w:val="auto"/>
                <w:sz w:val="24"/>
                <w:szCs w:val="24"/>
              </w:rPr>
              <w:t>Standalone Controller &amp; Tools</w:t>
            </w:r>
            <w:r>
              <w:rPr>
                <w:rFonts w:ascii="Times" w:hAnsi="Times" w:cs="Times"/>
                <w:b w:val="0"/>
                <w:bCs/>
                <w:color w:val="auto"/>
                <w:sz w:val="24"/>
                <w:szCs w:val="24"/>
              </w:rPr>
              <w:t xml:space="preserve"> software</w:t>
            </w:r>
            <w:bookmarkEnd w:id="205"/>
            <w:bookmarkEnd w:id="206"/>
            <w:bookmarkEnd w:id="207"/>
            <w:bookmarkEnd w:id="208"/>
            <w:bookmarkEnd w:id="209"/>
            <w:bookmarkEnd w:id="210"/>
            <w:bookmarkEnd w:id="211"/>
            <w:bookmarkEnd w:id="212"/>
            <w:bookmarkEnd w:id="213"/>
            <w:bookmarkEnd w:id="214"/>
            <w:bookmarkEnd w:id="215"/>
          </w:p>
        </w:tc>
      </w:tr>
      <w:tr w:rsidR="00F64C7C" w14:paraId="7BE33589" w14:textId="77777777" w:rsidTr="002A1A7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08C5352" w14:textId="77777777" w:rsidR="00F64C7C" w:rsidRDefault="00F64C7C" w:rsidP="002A1A7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265113C" w14:textId="77777777" w:rsidR="00F64C7C" w:rsidRDefault="00F64C7C" w:rsidP="002A1A7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A52F73A" w14:textId="77777777" w:rsidR="00F64C7C" w:rsidRDefault="00F64C7C" w:rsidP="002A1A7E">
            <w:pPr>
              <w:pStyle w:val="CellBody"/>
              <w:rPr>
                <w:rFonts w:ascii="Times New Roman" w:hAnsi="Times New Roman"/>
                <w:color w:val="auto"/>
              </w:rPr>
            </w:pPr>
            <w:r>
              <w:rPr>
                <w:rFonts w:ascii="Times New Roman" w:hAnsi="Times New Roman"/>
                <w:color w:val="auto"/>
              </w:rPr>
              <w:t xml:space="preserve"> </w:t>
            </w:r>
          </w:p>
        </w:tc>
      </w:tr>
      <w:tr w:rsidR="00F64C7C" w14:paraId="7993778C" w14:textId="77777777" w:rsidTr="002A1A7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78A02EB" w14:textId="09FA649C" w:rsidR="00F64C7C" w:rsidRDefault="00855928">
            <w:pPr>
              <w:pStyle w:val="CellBody"/>
              <w:numPr>
                <w:ilvl w:val="0"/>
                <w:numId w:val="247"/>
              </w:numPr>
              <w:rPr>
                <w:rFonts w:ascii="Times New Roman" w:hAnsi="Times New Roman"/>
                <w:color w:val="auto"/>
              </w:rPr>
              <w:pPrChange w:id="216" w:author="Jindal, Deepak [AUTOSOL/PWS/NOIDA]" w:date="2022-10-27T14:12:00Z">
                <w:pPr>
                  <w:pStyle w:val="CellBody"/>
                  <w:numPr>
                    <w:numId w:val="117"/>
                  </w:numPr>
                  <w:ind w:left="720" w:hanging="360"/>
                </w:pPr>
              </w:pPrChange>
            </w:pPr>
            <w:del w:id="217" w:author="Jindal, Deepak [AUTOSOL/PWS/NOIDA]" w:date="2022-10-27T14:13:00Z">
              <w:r w:rsidDel="00BE434A">
                <w:rPr>
                  <w:rFonts w:ascii="Times New Roman" w:hAnsi="Times New Roman"/>
                  <w:color w:val="auto"/>
                </w:rPr>
                <w:delText>Get the required</w:delText>
              </w:r>
              <w:r w:rsidR="00F64C7C" w:rsidDel="00BE434A">
                <w:rPr>
                  <w:rFonts w:ascii="Times New Roman" w:hAnsi="Times New Roman"/>
                  <w:color w:val="auto"/>
                </w:rPr>
                <w:delText xml:space="preserve"> </w:delText>
              </w:r>
              <w:r w:rsidR="00F64C7C" w:rsidRPr="0036426A" w:rsidDel="00BE434A">
                <w:rPr>
                  <w:rFonts w:ascii="Times New Roman" w:hAnsi="Times New Roman"/>
                  <w:color w:val="auto"/>
                </w:rPr>
                <w:delText>APC toolkit</w:delText>
              </w:r>
              <w:r w:rsidDel="00BE434A">
                <w:rPr>
                  <w:rFonts w:ascii="Times New Roman" w:hAnsi="Times New Roman"/>
                  <w:color w:val="auto"/>
                </w:rPr>
                <w:delText xml:space="preserve"> license based on</w:delText>
              </w:r>
              <w:r w:rsidR="00E06934" w:rsidDel="00BE434A">
                <w:rPr>
                  <w:rFonts w:ascii="Times New Roman" w:hAnsi="Times New Roman"/>
                  <w:color w:val="auto"/>
                </w:rPr>
                <w:delText xml:space="preserve"> SAC</w:delText>
              </w:r>
              <w:r w:rsidR="00F64C7C" w:rsidRPr="0036426A" w:rsidDel="00BE434A">
                <w:rPr>
                  <w:rFonts w:ascii="Times New Roman" w:hAnsi="Times New Roman"/>
                  <w:color w:val="auto"/>
                </w:rPr>
                <w:delText xml:space="preserve"> Controller MAC id</w:delText>
              </w:r>
            </w:del>
            <w:del w:id="218" w:author="Jindal, Deepak [AUTOSOL/PWS/NOIDA]" w:date="2022-06-08T19:30:00Z">
              <w:r w:rsidR="00E06934" w:rsidDel="006944FA">
                <w:rPr>
                  <w:rFonts w:ascii="Times New Roman" w:hAnsi="Times New Roman"/>
                  <w:color w:val="auto"/>
                </w:rPr>
                <w:delText xml:space="preserve"> and try to i</w:delText>
              </w:r>
            </w:del>
            <w:del w:id="219" w:author="Jindal, Deepak [AUTOSOL/PWS/NOIDA]" w:date="2022-10-27T14:13:00Z">
              <w:r w:rsidR="00E06934" w:rsidDel="00BE434A">
                <w:rPr>
                  <w:rFonts w:ascii="Times New Roman" w:hAnsi="Times New Roman"/>
                  <w:color w:val="auto"/>
                </w:rPr>
                <w:delText xml:space="preserve">nstall APC toolkit on the machine where </w:delText>
              </w:r>
            </w:del>
            <w:del w:id="220" w:author="Jindal, Deepak [AUTOSOL/PWS/NOIDA]" w:date="2022-06-08T19:41:00Z">
              <w:r w:rsidR="00E06934" w:rsidDel="00A84C67">
                <w:rPr>
                  <w:rFonts w:ascii="Times New Roman" w:hAnsi="Times New Roman"/>
                  <w:color w:val="auto"/>
                </w:rPr>
                <w:delText>Stanalone</w:delText>
              </w:r>
            </w:del>
            <w:del w:id="221" w:author="Jindal, Deepak [AUTOSOL/PWS/NOIDA]" w:date="2022-10-27T14:13:00Z">
              <w:r w:rsidR="00E06934" w:rsidDel="00BE434A">
                <w:rPr>
                  <w:rFonts w:ascii="Times New Roman" w:hAnsi="Times New Roman"/>
                  <w:color w:val="auto"/>
                </w:rPr>
                <w:delText xml:space="preserve"> software is installed. Verify that APC toolkit installation require</w:delText>
              </w:r>
            </w:del>
            <w:del w:id="222" w:author="Jindal, Deepak [AUTOSOL/PWS/NOIDA]" w:date="2022-06-08T19:31:00Z">
              <w:r w:rsidR="00E06934" w:rsidDel="006944FA">
                <w:rPr>
                  <w:rFonts w:ascii="Times New Roman" w:hAnsi="Times New Roman"/>
                  <w:color w:val="auto"/>
                </w:rPr>
                <w:delText>s</w:delText>
              </w:r>
            </w:del>
            <w:del w:id="223" w:author="Jindal, Deepak [AUTOSOL/PWS/NOIDA]" w:date="2022-10-27T14:13:00Z">
              <w:r w:rsidR="00E06934" w:rsidDel="00BE434A">
                <w:rPr>
                  <w:rFonts w:ascii="Times New Roman" w:hAnsi="Times New Roman"/>
                  <w:color w:val="auto"/>
                </w:rPr>
                <w:delText xml:space="preserve"> licese.</w:delText>
              </w:r>
            </w:del>
            <w:ins w:id="224" w:author="Jindal, Deepak [AUTOSOL/PWS/NOIDA]" w:date="2022-10-27T14:13:00Z">
              <w:r w:rsidR="00BE434A">
                <w:rPr>
                  <w:rFonts w:ascii="Times New Roman" w:hAnsi="Times New Roman"/>
                  <w:color w:val="auto"/>
                </w:rPr>
                <w:t xml:space="preserve">Verify that for APC only OvSCST </w:t>
              </w:r>
            </w:ins>
            <w:ins w:id="225" w:author="Jindal, Deepak [AUTOSOL/PWS/NOIDA]" w:date="2022-10-27T14:14:00Z">
              <w:r w:rsidR="00BE434A">
                <w:rPr>
                  <w:rFonts w:ascii="Times New Roman" w:hAnsi="Times New Roman"/>
                  <w:color w:val="auto"/>
                </w:rPr>
                <w:t xml:space="preserve">software </w:t>
              </w:r>
            </w:ins>
            <w:ins w:id="226" w:author="Jindal, Deepak [AUTOSOL/PWS/NOIDA]" w:date="2022-10-27T14:13:00Z">
              <w:r w:rsidR="00BE434A">
                <w:rPr>
                  <w:rFonts w:ascii="Times New Roman" w:hAnsi="Times New Roman"/>
                  <w:color w:val="auto"/>
                </w:rPr>
                <w:t>is required and no additional software</w:t>
              </w:r>
            </w:ins>
            <w:ins w:id="227" w:author="Jindal, Deepak [AUTOSOL/PWS/NOIDA]" w:date="2022-10-27T14:14:00Z">
              <w:r w:rsidR="00BE434A">
                <w:rPr>
                  <w:rFonts w:ascii="Times New Roman" w:hAnsi="Times New Roman"/>
                  <w:color w:val="auto"/>
                </w:rPr>
                <w:t xml:space="preserve"> (e.g. APC Toolkit)</w:t>
              </w:r>
            </w:ins>
            <w:ins w:id="228" w:author="Jindal, Deepak [AUTOSOL/PWS/NOIDA]" w:date="2022-10-27T14:13:00Z">
              <w:r w:rsidR="00BE434A">
                <w:rPr>
                  <w:rFonts w:ascii="Times New Roman" w:hAnsi="Times New Roman"/>
                  <w:color w:val="auto"/>
                </w:rPr>
                <w:t xml:space="preserve"> is required</w:t>
              </w:r>
            </w:ins>
          </w:p>
        </w:tc>
        <w:tc>
          <w:tcPr>
            <w:tcW w:w="2070" w:type="dxa"/>
            <w:tcBorders>
              <w:top w:val="single" w:sz="6" w:space="0" w:color="auto"/>
              <w:left w:val="single" w:sz="4" w:space="0" w:color="auto"/>
              <w:bottom w:val="single" w:sz="4" w:space="0" w:color="auto"/>
              <w:right w:val="single" w:sz="4" w:space="0" w:color="auto"/>
            </w:tcBorders>
          </w:tcPr>
          <w:p w14:paraId="249EC25F" w14:textId="77777777" w:rsidR="00F64C7C" w:rsidRDefault="00F64C7C" w:rsidP="002A1A7E">
            <w:pPr>
              <w:pStyle w:val="CellBody"/>
              <w:rPr>
                <w:rFonts w:ascii="Times New Roman" w:hAnsi="Times New Roman"/>
                <w:color w:val="auto"/>
              </w:rPr>
            </w:pPr>
            <w:r>
              <w:rPr>
                <w:rFonts w:ascii="Times New Roman" w:hAnsi="Times New Roman"/>
                <w:color w:val="auto"/>
              </w:rPr>
              <w:t xml:space="preserve">P/F/F#/NA:  </w:t>
            </w:r>
          </w:p>
        </w:tc>
      </w:tr>
      <w:tr w:rsidR="00855928" w14:paraId="2D92D687" w14:textId="77777777" w:rsidTr="00BE434A">
        <w:tblPrEx>
          <w:tblW w:w="0" w:type="auto"/>
          <w:tblInd w:w="5" w:type="dxa"/>
          <w:tblLayout w:type="fixed"/>
          <w:tblCellMar>
            <w:left w:w="0" w:type="dxa"/>
            <w:right w:w="0" w:type="dxa"/>
          </w:tblCellMar>
          <w:tblLook w:val="0000" w:firstRow="0" w:lastRow="0" w:firstColumn="0" w:lastColumn="0" w:noHBand="0" w:noVBand="0"/>
          <w:tblPrExChange w:id="229" w:author="Jindal, Deepak [AUTOSOL/PWS/NOIDA]" w:date="2022-10-27T14:12:00Z">
            <w:tblPrEx>
              <w:tblW w:w="0" w:type="auto"/>
              <w:tblInd w:w="5" w:type="dxa"/>
              <w:tblLayout w:type="fixed"/>
              <w:tblCellMar>
                <w:left w:w="0" w:type="dxa"/>
                <w:right w:w="0" w:type="dxa"/>
              </w:tblCellMar>
              <w:tblLook w:val="0000" w:firstRow="0" w:lastRow="0" w:firstColumn="0" w:lastColumn="0" w:noHBand="0" w:noVBand="0"/>
            </w:tblPrEx>
          </w:tblPrExChange>
        </w:tblPrEx>
        <w:trPr>
          <w:cantSplit/>
          <w:trHeight w:val="316"/>
          <w:trPrChange w:id="230" w:author="Jindal, Deepak [AUTOSOL/PWS/NOIDA]" w:date="2022-10-27T14:12:00Z">
            <w:trPr>
              <w:gridBefore w:val="1"/>
              <w:cantSplit/>
              <w:trHeight w:val="316"/>
            </w:trPr>
          </w:trPrChange>
        </w:trPr>
        <w:tc>
          <w:tcPr>
            <w:tcW w:w="7380" w:type="dxa"/>
            <w:gridSpan w:val="2"/>
            <w:tcBorders>
              <w:top w:val="single" w:sz="6" w:space="0" w:color="auto"/>
              <w:left w:val="single" w:sz="4" w:space="0" w:color="auto"/>
              <w:bottom w:val="single" w:sz="6" w:space="0" w:color="auto"/>
              <w:right w:val="single" w:sz="4" w:space="0" w:color="auto"/>
            </w:tcBorders>
            <w:tcPrChange w:id="231" w:author="Jindal, Deepak [AUTOSOL/PWS/NOIDA]" w:date="2022-10-27T14:12:00Z">
              <w:tcPr>
                <w:tcW w:w="7380" w:type="dxa"/>
                <w:gridSpan w:val="3"/>
                <w:tcBorders>
                  <w:top w:val="single" w:sz="6" w:space="0" w:color="auto"/>
                  <w:left w:val="single" w:sz="4" w:space="0" w:color="auto"/>
                  <w:bottom w:val="single" w:sz="4" w:space="0" w:color="auto"/>
                  <w:right w:val="single" w:sz="4" w:space="0" w:color="auto"/>
                </w:tcBorders>
              </w:tcPr>
            </w:tcPrChange>
          </w:tcPr>
          <w:p w14:paraId="2F4D53A4" w14:textId="38C9A7FB" w:rsidR="00855928" w:rsidRDefault="00BE434A">
            <w:pPr>
              <w:pStyle w:val="CellBody"/>
              <w:numPr>
                <w:ilvl w:val="0"/>
                <w:numId w:val="247"/>
              </w:numPr>
              <w:rPr>
                <w:rFonts w:ascii="Times New Roman" w:hAnsi="Times New Roman"/>
                <w:color w:val="auto"/>
              </w:rPr>
              <w:pPrChange w:id="232" w:author="Jindal, Deepak [AUTOSOL/PWS/NOIDA]" w:date="2022-10-27T14:12:00Z">
                <w:pPr>
                  <w:pStyle w:val="CellBody"/>
                  <w:numPr>
                    <w:numId w:val="117"/>
                  </w:numPr>
                  <w:ind w:left="720" w:hanging="360"/>
                </w:pPr>
              </w:pPrChange>
            </w:pPr>
            <w:ins w:id="233" w:author="Jindal, Deepak [AUTOSOL/PWS/NOIDA]" w:date="2022-10-27T14:18:00Z">
              <w:r>
                <w:rPr>
                  <w:rFonts w:ascii="Times New Roman" w:hAnsi="Times New Roman"/>
                  <w:color w:val="auto"/>
                </w:rPr>
                <w:t xml:space="preserve">Verify that license obtained on the basis of Controller’s MAC id based locking code is installed successfully and allow Adavanced alorithms to be available in Control builder </w:t>
              </w:r>
            </w:ins>
            <w:del w:id="234" w:author="Jindal, Deepak [AUTOSOL/PWS/NOIDA]" w:date="2022-06-08T19:38:00Z">
              <w:r w:rsidR="00855928" w:rsidDel="006944FA">
                <w:rPr>
                  <w:rFonts w:ascii="Times New Roman" w:hAnsi="Times New Roman"/>
                  <w:color w:val="auto"/>
                </w:rPr>
                <w:delText xml:space="preserve">Install the </w:delText>
              </w:r>
              <w:r w:rsidR="00855928" w:rsidRPr="0036426A" w:rsidDel="006944FA">
                <w:rPr>
                  <w:rFonts w:ascii="Times New Roman" w:hAnsi="Times New Roman"/>
                  <w:color w:val="auto"/>
                </w:rPr>
                <w:delText>license</w:delText>
              </w:r>
              <w:r w:rsidR="00855928" w:rsidDel="006944FA">
                <w:rPr>
                  <w:rFonts w:ascii="Times New Roman" w:hAnsi="Times New Roman"/>
                  <w:color w:val="auto"/>
                </w:rPr>
                <w:delText xml:space="preserve"> and</w:delText>
              </w:r>
              <w:r w:rsidR="00855928" w:rsidRPr="0036426A" w:rsidDel="006944FA">
                <w:rPr>
                  <w:rFonts w:ascii="Times New Roman" w:hAnsi="Times New Roman"/>
                  <w:color w:val="auto"/>
                </w:rPr>
                <w:delText xml:space="preserve"> ensure that </w:delText>
              </w:r>
              <w:r w:rsidR="00E06934" w:rsidDel="006944FA">
                <w:rPr>
                  <w:rFonts w:ascii="Times New Roman" w:hAnsi="Times New Roman"/>
                  <w:color w:val="auto"/>
                </w:rPr>
                <w:delText xml:space="preserve">from licensing perspective </w:delText>
              </w:r>
              <w:r w:rsidR="00855928" w:rsidRPr="00522B89" w:rsidDel="006944FA">
                <w:rPr>
                  <w:rFonts w:cs="Times"/>
                  <w:color w:val="auto"/>
                  <w:szCs w:val="24"/>
                </w:rPr>
                <w:delText>APC toolkit software</w:delText>
              </w:r>
              <w:r w:rsidR="00855928" w:rsidRPr="00522B89" w:rsidDel="006944FA">
                <w:rPr>
                  <w:rFonts w:ascii="Times New Roman" w:hAnsi="Times New Roman"/>
                  <w:color w:val="auto"/>
                </w:rPr>
                <w:delText xml:space="preserve"> is working as expected</w:delText>
              </w:r>
            </w:del>
            <w:del w:id="235" w:author="Jindal, Deepak [AUTOSOL/PWS/NOIDA]" w:date="2022-10-27T14:14:00Z">
              <w:r w:rsidR="00E06934" w:rsidDel="00BE434A">
                <w:rPr>
                  <w:rFonts w:ascii="Times New Roman" w:hAnsi="Times New Roman"/>
                  <w:color w:val="auto"/>
                </w:rPr>
                <w:delText xml:space="preserve">. </w:delText>
              </w:r>
            </w:del>
          </w:p>
        </w:tc>
        <w:tc>
          <w:tcPr>
            <w:tcW w:w="2070" w:type="dxa"/>
            <w:tcBorders>
              <w:top w:val="single" w:sz="6" w:space="0" w:color="auto"/>
              <w:left w:val="single" w:sz="4" w:space="0" w:color="auto"/>
              <w:bottom w:val="single" w:sz="6" w:space="0" w:color="auto"/>
              <w:right w:val="single" w:sz="4" w:space="0" w:color="auto"/>
            </w:tcBorders>
            <w:tcPrChange w:id="236" w:author="Jindal, Deepak [AUTOSOL/PWS/NOIDA]" w:date="2022-10-27T14:12:00Z">
              <w:tcPr>
                <w:tcW w:w="2070" w:type="dxa"/>
                <w:gridSpan w:val="2"/>
                <w:tcBorders>
                  <w:top w:val="single" w:sz="6" w:space="0" w:color="auto"/>
                  <w:left w:val="single" w:sz="4" w:space="0" w:color="auto"/>
                  <w:bottom w:val="single" w:sz="4" w:space="0" w:color="auto"/>
                  <w:right w:val="single" w:sz="4" w:space="0" w:color="auto"/>
                </w:tcBorders>
              </w:tcPr>
            </w:tcPrChange>
          </w:tcPr>
          <w:p w14:paraId="448E9910" w14:textId="2BBDD62A" w:rsidR="00855928" w:rsidRDefault="00855928" w:rsidP="00855928">
            <w:pPr>
              <w:pStyle w:val="CellBody"/>
              <w:rPr>
                <w:rFonts w:ascii="Times New Roman" w:hAnsi="Times New Roman"/>
                <w:color w:val="auto"/>
              </w:rPr>
            </w:pPr>
            <w:r>
              <w:rPr>
                <w:rFonts w:ascii="Times New Roman" w:hAnsi="Times New Roman"/>
                <w:color w:val="auto"/>
              </w:rPr>
              <w:t xml:space="preserve">P/F/F#/NA:  </w:t>
            </w:r>
          </w:p>
        </w:tc>
      </w:tr>
      <w:tr w:rsidR="00BE434A" w14:paraId="2EF3582F" w14:textId="77777777" w:rsidTr="00BE434A">
        <w:tblPrEx>
          <w:tblW w:w="0" w:type="auto"/>
          <w:tblInd w:w="5" w:type="dxa"/>
          <w:tblLayout w:type="fixed"/>
          <w:tblCellMar>
            <w:left w:w="0" w:type="dxa"/>
            <w:right w:w="0" w:type="dxa"/>
          </w:tblCellMar>
          <w:tblLook w:val="0000" w:firstRow="0" w:lastRow="0" w:firstColumn="0" w:lastColumn="0" w:noHBand="0" w:noVBand="0"/>
          <w:tblPrExChange w:id="237" w:author="Jindal, Deepak [AUTOSOL/PWS/NOIDA]" w:date="2022-10-27T14:12:00Z">
            <w:tblPrEx>
              <w:tblW w:w="0" w:type="auto"/>
              <w:tblInd w:w="5" w:type="dxa"/>
              <w:tblLayout w:type="fixed"/>
              <w:tblCellMar>
                <w:left w:w="0" w:type="dxa"/>
                <w:right w:w="0" w:type="dxa"/>
              </w:tblCellMar>
              <w:tblLook w:val="0000" w:firstRow="0" w:lastRow="0" w:firstColumn="0" w:lastColumn="0" w:noHBand="0" w:noVBand="0"/>
            </w:tblPrEx>
          </w:tblPrExChange>
        </w:tblPrEx>
        <w:trPr>
          <w:cantSplit/>
          <w:trHeight w:val="316"/>
          <w:ins w:id="238" w:author="Jindal, Deepak [AUTOSOL/PWS/NOIDA]" w:date="2022-10-27T14:12:00Z"/>
          <w:trPrChange w:id="239" w:author="Jindal, Deepak [AUTOSOL/PWS/NOIDA]" w:date="2022-10-27T14:12:00Z">
            <w:trPr>
              <w:gridBefore w:val="1"/>
              <w:cantSplit/>
              <w:trHeight w:val="316"/>
            </w:trPr>
          </w:trPrChange>
        </w:trPr>
        <w:tc>
          <w:tcPr>
            <w:tcW w:w="7380" w:type="dxa"/>
            <w:gridSpan w:val="2"/>
            <w:tcBorders>
              <w:top w:val="single" w:sz="6" w:space="0" w:color="auto"/>
              <w:left w:val="single" w:sz="4" w:space="0" w:color="auto"/>
              <w:bottom w:val="single" w:sz="6" w:space="0" w:color="auto"/>
              <w:right w:val="single" w:sz="4" w:space="0" w:color="auto"/>
            </w:tcBorders>
            <w:tcPrChange w:id="240" w:author="Jindal, Deepak [AUTOSOL/PWS/NOIDA]" w:date="2022-10-27T14:12:00Z">
              <w:tcPr>
                <w:tcW w:w="7380" w:type="dxa"/>
                <w:gridSpan w:val="3"/>
                <w:tcBorders>
                  <w:top w:val="single" w:sz="6" w:space="0" w:color="auto"/>
                  <w:left w:val="single" w:sz="4" w:space="0" w:color="auto"/>
                  <w:bottom w:val="single" w:sz="4" w:space="0" w:color="auto"/>
                  <w:right w:val="single" w:sz="4" w:space="0" w:color="auto"/>
                </w:tcBorders>
              </w:tcPr>
            </w:tcPrChange>
          </w:tcPr>
          <w:p w14:paraId="204F7E93" w14:textId="0BD59210" w:rsidR="00BE434A" w:rsidRDefault="00BE434A" w:rsidP="00BE434A">
            <w:pPr>
              <w:pStyle w:val="CellBody"/>
              <w:numPr>
                <w:ilvl w:val="0"/>
                <w:numId w:val="247"/>
              </w:numPr>
              <w:rPr>
                <w:ins w:id="241" w:author="Jindal, Deepak [AUTOSOL/PWS/NOIDA]" w:date="2022-10-27T14:12:00Z"/>
                <w:rFonts w:ascii="Times New Roman" w:hAnsi="Times New Roman"/>
                <w:color w:val="auto"/>
              </w:rPr>
            </w:pPr>
            <w:ins w:id="242" w:author="Jindal, Deepak [AUTOSOL/PWS/NOIDA]" w:date="2022-10-27T14:18:00Z">
              <w:r>
                <w:rPr>
                  <w:rFonts w:ascii="Times New Roman" w:hAnsi="Times New Roman"/>
                  <w:color w:val="auto"/>
                </w:rPr>
                <w:t>Verify that only licensed advanced algorithms are available for use in Control builder</w:t>
              </w:r>
            </w:ins>
          </w:p>
        </w:tc>
        <w:tc>
          <w:tcPr>
            <w:tcW w:w="2070" w:type="dxa"/>
            <w:tcBorders>
              <w:top w:val="single" w:sz="6" w:space="0" w:color="auto"/>
              <w:left w:val="single" w:sz="4" w:space="0" w:color="auto"/>
              <w:bottom w:val="single" w:sz="6" w:space="0" w:color="auto"/>
              <w:right w:val="single" w:sz="4" w:space="0" w:color="auto"/>
            </w:tcBorders>
            <w:tcPrChange w:id="243" w:author="Jindal, Deepak [AUTOSOL/PWS/NOIDA]" w:date="2022-10-27T14:12:00Z">
              <w:tcPr>
                <w:tcW w:w="2070" w:type="dxa"/>
                <w:gridSpan w:val="2"/>
                <w:tcBorders>
                  <w:top w:val="single" w:sz="6" w:space="0" w:color="auto"/>
                  <w:left w:val="single" w:sz="4" w:space="0" w:color="auto"/>
                  <w:bottom w:val="single" w:sz="4" w:space="0" w:color="auto"/>
                  <w:right w:val="single" w:sz="4" w:space="0" w:color="auto"/>
                </w:tcBorders>
              </w:tcPr>
            </w:tcPrChange>
          </w:tcPr>
          <w:p w14:paraId="24B78198" w14:textId="3635FB67" w:rsidR="00BE434A" w:rsidRDefault="00BE434A" w:rsidP="00BE434A">
            <w:pPr>
              <w:pStyle w:val="CellBody"/>
              <w:rPr>
                <w:ins w:id="244" w:author="Jindal, Deepak [AUTOSOL/PWS/NOIDA]" w:date="2022-10-27T14:12:00Z"/>
                <w:rFonts w:ascii="Times New Roman" w:hAnsi="Times New Roman"/>
                <w:color w:val="auto"/>
              </w:rPr>
            </w:pPr>
            <w:ins w:id="245" w:author="Jindal, Deepak [AUTOSOL/PWS/NOIDA]" w:date="2022-10-27T14:12:00Z">
              <w:r>
                <w:rPr>
                  <w:rFonts w:ascii="Times New Roman" w:hAnsi="Times New Roman"/>
                  <w:color w:val="auto"/>
                </w:rPr>
                <w:t xml:space="preserve">P/F/F#/NA:  </w:t>
              </w:r>
            </w:ins>
          </w:p>
        </w:tc>
      </w:tr>
    </w:tbl>
    <w:p w14:paraId="34DA99AB" w14:textId="77777777" w:rsidR="00477416" w:rsidRDefault="00477416" w:rsidP="00477416"/>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522B89" w:rsidRPr="00DE64F1" w14:paraId="59A32D63" w14:textId="77777777" w:rsidTr="002A1A7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99B65F4" w14:textId="62F6AD72" w:rsidR="00522B89" w:rsidRPr="00DE64F1" w:rsidRDefault="00522B89" w:rsidP="002A1A7E">
            <w:pPr>
              <w:pStyle w:val="SectL2"/>
              <w:numPr>
                <w:ilvl w:val="2"/>
                <w:numId w:val="6"/>
              </w:numPr>
              <w:spacing w:after="120"/>
              <w:rPr>
                <w:rFonts w:ascii="Times" w:hAnsi="Times" w:cs="Times"/>
                <w:sz w:val="24"/>
                <w:szCs w:val="24"/>
              </w:rPr>
            </w:pPr>
            <w:bookmarkStart w:id="246" w:name="_Toc102474017"/>
            <w:bookmarkStart w:id="247" w:name="_Toc102474373"/>
            <w:bookmarkStart w:id="248" w:name="_Toc102474428"/>
            <w:bookmarkStart w:id="249" w:name="_Toc102474499"/>
            <w:bookmarkStart w:id="250" w:name="_Toc105769670"/>
            <w:bookmarkStart w:id="251" w:name="_Toc105844531"/>
            <w:bookmarkStart w:id="252" w:name="_Toc105844639"/>
            <w:bookmarkStart w:id="253" w:name="_Toc105845223"/>
            <w:bookmarkStart w:id="254" w:name="_Toc105848925"/>
            <w:bookmarkStart w:id="255" w:name="_Toc108469346"/>
            <w:bookmarkStart w:id="256" w:name="_Toc108469837"/>
            <w:r w:rsidRPr="00DE64F1">
              <w:rPr>
                <w:rFonts w:ascii="Times" w:hAnsi="Times" w:cs="Times"/>
                <w:color w:val="auto"/>
                <w:sz w:val="24"/>
                <w:szCs w:val="24"/>
              </w:rPr>
              <w:t>Test</w:t>
            </w:r>
            <w:r w:rsidRPr="00F64C7C">
              <w:rPr>
                <w:rFonts w:ascii="Times" w:hAnsi="Times" w:cs="Times"/>
                <w:b w:val="0"/>
                <w:bCs/>
                <w:color w:val="auto"/>
                <w:sz w:val="24"/>
                <w:szCs w:val="24"/>
              </w:rPr>
              <w:t xml:space="preserve"> : </w:t>
            </w:r>
            <w:r w:rsidRPr="002E3416">
              <w:rPr>
                <w:rFonts w:ascii="Times" w:hAnsi="Times" w:cs="Times"/>
                <w:b w:val="0"/>
                <w:bCs/>
                <w:color w:val="auto"/>
                <w:sz w:val="24"/>
                <w:szCs w:val="24"/>
              </w:rPr>
              <w:t>Verif</w:t>
            </w:r>
            <w:r>
              <w:rPr>
                <w:rFonts w:ascii="Times" w:hAnsi="Times" w:cs="Times"/>
                <w:b w:val="0"/>
                <w:bCs/>
                <w:color w:val="auto"/>
                <w:sz w:val="24"/>
                <w:szCs w:val="24"/>
              </w:rPr>
              <w:t>y licensing requirements for us</w:t>
            </w:r>
            <w:r w:rsidRPr="00522B89">
              <w:rPr>
                <w:rFonts w:ascii="Times" w:hAnsi="Times" w:cs="Times"/>
                <w:b w:val="0"/>
                <w:bCs/>
                <w:color w:val="auto"/>
                <w:sz w:val="24"/>
                <w:szCs w:val="24"/>
              </w:rPr>
              <w:t xml:space="preserve">ing </w:t>
            </w:r>
            <w:del w:id="257" w:author="Jindal, Deepak [AUTOSOL/PWS/NOIDA]" w:date="2022-06-19T12:01:00Z">
              <w:r w:rsidRPr="00015E41" w:rsidDel="0030798F">
                <w:rPr>
                  <w:rFonts w:ascii="Times" w:hAnsi="Times" w:cs="Times"/>
                  <w:b w:val="0"/>
                  <w:bCs/>
                  <w:color w:val="auto"/>
                  <w:sz w:val="24"/>
                  <w:szCs w:val="24"/>
                </w:rPr>
                <w:delText>SCADA/</w:delText>
              </w:r>
            </w:del>
            <w:r w:rsidRPr="00015E41">
              <w:rPr>
                <w:rFonts w:ascii="Times" w:hAnsi="Times" w:cs="Times"/>
                <w:b w:val="0"/>
                <w:bCs/>
                <w:color w:val="auto"/>
                <w:sz w:val="24"/>
                <w:szCs w:val="24"/>
              </w:rPr>
              <w:t>CPS protocols</w:t>
            </w:r>
            <w:r w:rsidRPr="00522B89">
              <w:rPr>
                <w:rFonts w:ascii="Times" w:hAnsi="Times" w:cs="Times"/>
                <w:b w:val="0"/>
                <w:bCs/>
                <w:color w:val="auto"/>
                <w:sz w:val="24"/>
                <w:szCs w:val="24"/>
              </w:rPr>
              <w:t xml:space="preserve"> with Standalone Controller &amp; Tools software</w:t>
            </w:r>
            <w:bookmarkEnd w:id="246"/>
            <w:bookmarkEnd w:id="247"/>
            <w:bookmarkEnd w:id="248"/>
            <w:bookmarkEnd w:id="249"/>
            <w:bookmarkEnd w:id="250"/>
            <w:bookmarkEnd w:id="251"/>
            <w:bookmarkEnd w:id="252"/>
            <w:bookmarkEnd w:id="253"/>
            <w:bookmarkEnd w:id="254"/>
            <w:bookmarkEnd w:id="255"/>
            <w:bookmarkEnd w:id="256"/>
          </w:p>
        </w:tc>
      </w:tr>
      <w:tr w:rsidR="00522B89" w14:paraId="5A2DECC9" w14:textId="77777777" w:rsidTr="002A1A7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4111098" w14:textId="77777777" w:rsidR="00522B89" w:rsidRDefault="00522B89" w:rsidP="002A1A7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DB68B0E" w14:textId="77777777" w:rsidR="00522B89" w:rsidRDefault="00522B89" w:rsidP="002A1A7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F01913E" w14:textId="77777777" w:rsidR="00522B89" w:rsidRDefault="00522B89" w:rsidP="002A1A7E">
            <w:pPr>
              <w:pStyle w:val="CellBody"/>
              <w:rPr>
                <w:rFonts w:ascii="Times New Roman" w:hAnsi="Times New Roman"/>
                <w:color w:val="auto"/>
              </w:rPr>
            </w:pPr>
            <w:r>
              <w:rPr>
                <w:rFonts w:ascii="Times New Roman" w:hAnsi="Times New Roman"/>
                <w:color w:val="auto"/>
              </w:rPr>
              <w:t xml:space="preserve"> </w:t>
            </w:r>
          </w:p>
        </w:tc>
      </w:tr>
      <w:tr w:rsidR="00B03EBE" w14:paraId="0764A4A2" w14:textId="77777777" w:rsidTr="002A1A7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EE1BF20" w14:textId="4749DF1B" w:rsidR="00B03EBE" w:rsidRDefault="00B03EBE" w:rsidP="00BA7962">
            <w:pPr>
              <w:pStyle w:val="CellBody"/>
              <w:numPr>
                <w:ilvl w:val="0"/>
                <w:numId w:val="118"/>
              </w:numPr>
              <w:rPr>
                <w:rFonts w:ascii="Times New Roman" w:hAnsi="Times New Roman"/>
                <w:color w:val="auto"/>
              </w:rPr>
            </w:pPr>
            <w:r>
              <w:rPr>
                <w:rFonts w:ascii="Times New Roman" w:hAnsi="Times New Roman"/>
                <w:color w:val="auto"/>
              </w:rPr>
              <w:t xml:space="preserve">Get the required </w:t>
            </w:r>
            <w:del w:id="258" w:author="Jindal, Deepak [AUTOSOL/PWS/NOIDA]" w:date="2022-06-19T12:01:00Z">
              <w:r w:rsidDel="0030798F">
                <w:delText>SCADA/</w:delText>
              </w:r>
            </w:del>
            <w:r>
              <w:t>CPS protocols</w:t>
            </w:r>
            <w:r>
              <w:rPr>
                <w:rFonts w:ascii="Times New Roman" w:hAnsi="Times New Roman"/>
                <w:color w:val="auto"/>
              </w:rPr>
              <w:t xml:space="preserve"> license based on SAC</w:t>
            </w:r>
            <w:r w:rsidRPr="0036426A">
              <w:rPr>
                <w:rFonts w:ascii="Times New Roman" w:hAnsi="Times New Roman"/>
                <w:color w:val="auto"/>
              </w:rPr>
              <w:t xml:space="preserve"> Controller MAC id</w:t>
            </w:r>
            <w:r>
              <w:rPr>
                <w:rFonts w:ascii="Times New Roman" w:hAnsi="Times New Roman"/>
                <w:color w:val="auto"/>
              </w:rPr>
              <w:t xml:space="preserve"> and try to install </w:t>
            </w:r>
            <w:del w:id="259" w:author="Jindal, Deepak [AUTOSOL/PWS/NOIDA]" w:date="2022-06-08T19:41:00Z">
              <w:r w:rsidDel="00A84C67">
                <w:rPr>
                  <w:rFonts w:ascii="Times New Roman" w:hAnsi="Times New Roman"/>
                  <w:color w:val="auto"/>
                </w:rPr>
                <w:delText>APC toolkit</w:delText>
              </w:r>
            </w:del>
            <w:ins w:id="260" w:author="Jindal, Deepak [AUTOSOL/PWS/NOIDA]" w:date="2022-06-08T19:41:00Z">
              <w:r w:rsidR="00A84C67">
                <w:rPr>
                  <w:rFonts w:ascii="Times New Roman" w:hAnsi="Times New Roman"/>
                  <w:color w:val="auto"/>
                </w:rPr>
                <w:t>CPS3.3 software</w:t>
              </w:r>
            </w:ins>
            <w:r>
              <w:rPr>
                <w:rFonts w:ascii="Times New Roman" w:hAnsi="Times New Roman"/>
                <w:color w:val="auto"/>
              </w:rPr>
              <w:t xml:space="preserve"> on the machine where </w:t>
            </w:r>
            <w:del w:id="261" w:author="Jindal, Deepak [AUTOSOL/PWS/NOIDA]" w:date="2022-06-08T19:41:00Z">
              <w:r w:rsidDel="00A84C67">
                <w:rPr>
                  <w:rFonts w:ascii="Times New Roman" w:hAnsi="Times New Roman"/>
                  <w:color w:val="auto"/>
                </w:rPr>
                <w:delText>Stanalone</w:delText>
              </w:r>
            </w:del>
            <w:ins w:id="262" w:author="Jindal, Deepak [AUTOSOL/PWS/NOIDA]" w:date="2022-06-08T19:41:00Z">
              <w:r w:rsidR="00A84C67">
                <w:rPr>
                  <w:rFonts w:ascii="Times New Roman" w:hAnsi="Times New Roman"/>
                  <w:color w:val="auto"/>
                </w:rPr>
                <w:t>Standalone</w:t>
              </w:r>
            </w:ins>
            <w:r>
              <w:rPr>
                <w:rFonts w:ascii="Times New Roman" w:hAnsi="Times New Roman"/>
                <w:color w:val="auto"/>
              </w:rPr>
              <w:t xml:space="preserve"> software is installed.</w:t>
            </w:r>
            <w:del w:id="263" w:author="Jindal, Deepak [AUTOSOL/PWS/NOIDA]" w:date="2022-06-19T12:00:00Z">
              <w:r w:rsidDel="0030798F">
                <w:rPr>
                  <w:rFonts w:ascii="Times New Roman" w:hAnsi="Times New Roman"/>
                  <w:color w:val="auto"/>
                </w:rPr>
                <w:delText xml:space="preserve"> Verify that APC toolkit installation requires licese.</w:delText>
              </w:r>
            </w:del>
          </w:p>
        </w:tc>
        <w:tc>
          <w:tcPr>
            <w:tcW w:w="2070" w:type="dxa"/>
            <w:tcBorders>
              <w:top w:val="single" w:sz="6" w:space="0" w:color="auto"/>
              <w:left w:val="single" w:sz="4" w:space="0" w:color="auto"/>
              <w:bottom w:val="single" w:sz="4" w:space="0" w:color="auto"/>
              <w:right w:val="single" w:sz="4" w:space="0" w:color="auto"/>
            </w:tcBorders>
          </w:tcPr>
          <w:p w14:paraId="256DFBE1" w14:textId="69EB1B4E" w:rsidR="00B03EBE" w:rsidRDefault="00B03EBE" w:rsidP="00B03EBE">
            <w:pPr>
              <w:pStyle w:val="CellBody"/>
              <w:rPr>
                <w:rFonts w:ascii="Times New Roman" w:hAnsi="Times New Roman"/>
                <w:color w:val="auto"/>
              </w:rPr>
            </w:pPr>
            <w:r>
              <w:rPr>
                <w:rFonts w:ascii="Times New Roman" w:hAnsi="Times New Roman"/>
                <w:color w:val="auto"/>
              </w:rPr>
              <w:t xml:space="preserve">P/F/F#/NA:  </w:t>
            </w:r>
          </w:p>
        </w:tc>
      </w:tr>
      <w:tr w:rsidR="00B03EBE" w14:paraId="0D63C2DD" w14:textId="77777777" w:rsidTr="002A1A7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B0C8FAD" w14:textId="577AC6B9" w:rsidR="00B03EBE" w:rsidRDefault="00B03EBE" w:rsidP="00BA7962">
            <w:pPr>
              <w:pStyle w:val="CellBody"/>
              <w:numPr>
                <w:ilvl w:val="0"/>
                <w:numId w:val="118"/>
              </w:numPr>
              <w:rPr>
                <w:rFonts w:ascii="Times New Roman" w:hAnsi="Times New Roman"/>
                <w:color w:val="auto"/>
              </w:rPr>
            </w:pPr>
            <w:r>
              <w:rPr>
                <w:rFonts w:ascii="Times New Roman" w:hAnsi="Times New Roman"/>
                <w:color w:val="auto"/>
              </w:rPr>
              <w:t xml:space="preserve">Install the </w:t>
            </w:r>
            <w:r w:rsidRPr="0036426A">
              <w:rPr>
                <w:rFonts w:ascii="Times New Roman" w:hAnsi="Times New Roman"/>
                <w:color w:val="auto"/>
              </w:rPr>
              <w:t>license</w:t>
            </w:r>
            <w:r>
              <w:rPr>
                <w:rFonts w:ascii="Times New Roman" w:hAnsi="Times New Roman"/>
                <w:color w:val="auto"/>
              </w:rPr>
              <w:t xml:space="preserve"> and</w:t>
            </w:r>
            <w:r w:rsidRPr="0036426A">
              <w:rPr>
                <w:rFonts w:ascii="Times New Roman" w:hAnsi="Times New Roman"/>
                <w:color w:val="auto"/>
              </w:rPr>
              <w:t xml:space="preserve"> ensure that </w:t>
            </w:r>
            <w:r>
              <w:rPr>
                <w:rFonts w:ascii="Times New Roman" w:hAnsi="Times New Roman"/>
                <w:color w:val="auto"/>
              </w:rPr>
              <w:t xml:space="preserve">from licensing perspective </w:t>
            </w:r>
            <w:del w:id="264" w:author="Jindal, Deepak [AUTOSOL/PWS/NOIDA]" w:date="2022-06-19T12:01:00Z">
              <w:r w:rsidDel="0030798F">
                <w:delText>SCADA/</w:delText>
              </w:r>
            </w:del>
            <w:r>
              <w:t>CPS protocols</w:t>
            </w:r>
            <w:r w:rsidRPr="00522B89">
              <w:rPr>
                <w:rFonts w:ascii="Times New Roman" w:hAnsi="Times New Roman"/>
                <w:color w:val="auto"/>
              </w:rPr>
              <w:t xml:space="preserve"> is working as expected</w:t>
            </w:r>
            <w:r>
              <w:rPr>
                <w:rFonts w:ascii="Times New Roman" w:hAnsi="Times New Roman"/>
                <w:color w:val="auto"/>
              </w:rPr>
              <w:t xml:space="preserve">. </w:t>
            </w:r>
          </w:p>
        </w:tc>
        <w:tc>
          <w:tcPr>
            <w:tcW w:w="2070" w:type="dxa"/>
            <w:tcBorders>
              <w:top w:val="single" w:sz="6" w:space="0" w:color="auto"/>
              <w:left w:val="single" w:sz="4" w:space="0" w:color="auto"/>
              <w:bottom w:val="single" w:sz="4" w:space="0" w:color="auto"/>
              <w:right w:val="single" w:sz="4" w:space="0" w:color="auto"/>
            </w:tcBorders>
          </w:tcPr>
          <w:p w14:paraId="6BF0BBDB" w14:textId="1083E0C2" w:rsidR="00B03EBE" w:rsidRDefault="00B03EBE" w:rsidP="00B03EBE">
            <w:pPr>
              <w:pStyle w:val="CellBody"/>
              <w:rPr>
                <w:rFonts w:ascii="Times New Roman" w:hAnsi="Times New Roman"/>
                <w:color w:val="auto"/>
              </w:rPr>
            </w:pPr>
            <w:r>
              <w:rPr>
                <w:rFonts w:ascii="Times New Roman" w:hAnsi="Times New Roman"/>
                <w:color w:val="auto"/>
              </w:rPr>
              <w:t xml:space="preserve">P/F/F#/NA:  </w:t>
            </w:r>
          </w:p>
        </w:tc>
      </w:tr>
    </w:tbl>
    <w:p w14:paraId="0E4139EA" w14:textId="473746F7" w:rsidR="00C111C7" w:rsidRDefault="00C111C7" w:rsidP="00C111C7"/>
    <w:p w14:paraId="2EAA51CA" w14:textId="571086FA" w:rsidR="00522B89" w:rsidRDefault="00522B89" w:rsidP="00C111C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522B89" w:rsidRPr="00DE64F1" w14:paraId="4F299285" w14:textId="77777777" w:rsidTr="002A1A7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D9EC647" w14:textId="0DA55233" w:rsidR="00522B89" w:rsidRPr="00DE64F1" w:rsidRDefault="00522B89" w:rsidP="002A1A7E">
            <w:pPr>
              <w:pStyle w:val="SectL2"/>
              <w:numPr>
                <w:ilvl w:val="2"/>
                <w:numId w:val="6"/>
              </w:numPr>
              <w:spacing w:after="120"/>
              <w:rPr>
                <w:rFonts w:ascii="Times" w:hAnsi="Times" w:cs="Times"/>
                <w:sz w:val="24"/>
                <w:szCs w:val="24"/>
              </w:rPr>
            </w:pPr>
            <w:bookmarkStart w:id="265" w:name="_Toc102474018"/>
            <w:bookmarkStart w:id="266" w:name="_Toc102474374"/>
            <w:bookmarkStart w:id="267" w:name="_Toc102474429"/>
            <w:bookmarkStart w:id="268" w:name="_Toc102474500"/>
            <w:bookmarkStart w:id="269" w:name="_Toc105769671"/>
            <w:bookmarkStart w:id="270" w:name="_Toc105844532"/>
            <w:bookmarkStart w:id="271" w:name="_Toc105844640"/>
            <w:bookmarkStart w:id="272" w:name="_Toc105845224"/>
            <w:bookmarkStart w:id="273" w:name="_Toc105848926"/>
            <w:bookmarkStart w:id="274" w:name="_Toc108469347"/>
            <w:bookmarkStart w:id="275" w:name="_Toc108469838"/>
            <w:r w:rsidRPr="00DE64F1">
              <w:rPr>
                <w:rFonts w:ascii="Times" w:hAnsi="Times" w:cs="Times"/>
                <w:color w:val="auto"/>
                <w:sz w:val="24"/>
                <w:szCs w:val="24"/>
              </w:rPr>
              <w:t>Test</w:t>
            </w:r>
            <w:r w:rsidRPr="00F64C7C">
              <w:rPr>
                <w:rFonts w:ascii="Times" w:hAnsi="Times" w:cs="Times"/>
                <w:b w:val="0"/>
                <w:bCs/>
                <w:color w:val="auto"/>
                <w:sz w:val="24"/>
                <w:szCs w:val="24"/>
              </w:rPr>
              <w:t xml:space="preserve"> : </w:t>
            </w:r>
            <w:r w:rsidRPr="002E3416">
              <w:rPr>
                <w:rFonts w:ascii="Times" w:hAnsi="Times" w:cs="Times"/>
                <w:b w:val="0"/>
                <w:bCs/>
                <w:color w:val="auto"/>
                <w:sz w:val="24"/>
                <w:szCs w:val="24"/>
              </w:rPr>
              <w:t>Verif</w:t>
            </w:r>
            <w:r>
              <w:rPr>
                <w:rFonts w:ascii="Times" w:hAnsi="Times" w:cs="Times"/>
                <w:b w:val="0"/>
                <w:bCs/>
                <w:color w:val="auto"/>
                <w:sz w:val="24"/>
                <w:szCs w:val="24"/>
              </w:rPr>
              <w:t xml:space="preserve">y </w:t>
            </w:r>
            <w:r w:rsidRPr="00522B89">
              <w:rPr>
                <w:rFonts w:ascii="Times" w:hAnsi="Times" w:cs="Times"/>
                <w:b w:val="0"/>
                <w:bCs/>
                <w:color w:val="auto"/>
                <w:sz w:val="24"/>
                <w:szCs w:val="24"/>
              </w:rPr>
              <w:t xml:space="preserve">OCC100 point tiers based </w:t>
            </w:r>
            <w:r>
              <w:rPr>
                <w:rFonts w:ascii="Times" w:hAnsi="Times" w:cs="Times"/>
                <w:b w:val="0"/>
                <w:bCs/>
                <w:color w:val="auto"/>
                <w:sz w:val="24"/>
                <w:szCs w:val="24"/>
              </w:rPr>
              <w:t xml:space="preserve">licensing requirements for using OCC100 Controller </w:t>
            </w:r>
            <w:r w:rsidRPr="00F64C7C">
              <w:rPr>
                <w:rFonts w:ascii="Times" w:hAnsi="Times" w:cs="Times"/>
                <w:b w:val="0"/>
                <w:bCs/>
                <w:color w:val="auto"/>
                <w:sz w:val="24"/>
                <w:szCs w:val="24"/>
              </w:rPr>
              <w:t>with</w:t>
            </w:r>
            <w:r>
              <w:rPr>
                <w:rFonts w:ascii="Times" w:hAnsi="Times" w:cs="Times"/>
                <w:b w:val="0"/>
                <w:bCs/>
                <w:color w:val="auto"/>
                <w:sz w:val="24"/>
                <w:szCs w:val="24"/>
              </w:rPr>
              <w:t xml:space="preserve"> </w:t>
            </w:r>
            <w:r w:rsidRPr="002E3416">
              <w:rPr>
                <w:rFonts w:ascii="Times" w:hAnsi="Times" w:cs="Times"/>
                <w:b w:val="0"/>
                <w:bCs/>
                <w:color w:val="auto"/>
                <w:sz w:val="24"/>
                <w:szCs w:val="24"/>
              </w:rPr>
              <w:t>Standalone Controller &amp; Tools</w:t>
            </w:r>
            <w:r>
              <w:rPr>
                <w:rFonts w:ascii="Times" w:hAnsi="Times" w:cs="Times"/>
                <w:b w:val="0"/>
                <w:bCs/>
                <w:color w:val="auto"/>
                <w:sz w:val="24"/>
                <w:szCs w:val="24"/>
              </w:rPr>
              <w:t xml:space="preserve"> software</w:t>
            </w:r>
            <w:bookmarkEnd w:id="265"/>
            <w:bookmarkEnd w:id="266"/>
            <w:bookmarkEnd w:id="267"/>
            <w:bookmarkEnd w:id="268"/>
            <w:bookmarkEnd w:id="269"/>
            <w:bookmarkEnd w:id="270"/>
            <w:bookmarkEnd w:id="271"/>
            <w:bookmarkEnd w:id="272"/>
            <w:bookmarkEnd w:id="273"/>
            <w:bookmarkEnd w:id="274"/>
            <w:bookmarkEnd w:id="275"/>
          </w:p>
        </w:tc>
      </w:tr>
      <w:tr w:rsidR="00522B89" w14:paraId="57609CDE" w14:textId="77777777" w:rsidTr="002A1A7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8E6D48F" w14:textId="77777777" w:rsidR="00522B89" w:rsidRDefault="00522B89" w:rsidP="002A1A7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A751611" w14:textId="77777777" w:rsidR="00522B89" w:rsidRDefault="00522B89" w:rsidP="002A1A7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8DC52C9" w14:textId="77777777" w:rsidR="00522B89" w:rsidRDefault="00522B89" w:rsidP="002A1A7E">
            <w:pPr>
              <w:pStyle w:val="CellBody"/>
              <w:rPr>
                <w:rFonts w:ascii="Times New Roman" w:hAnsi="Times New Roman"/>
                <w:color w:val="auto"/>
              </w:rPr>
            </w:pPr>
            <w:r>
              <w:rPr>
                <w:rFonts w:ascii="Times New Roman" w:hAnsi="Times New Roman"/>
                <w:color w:val="auto"/>
              </w:rPr>
              <w:t xml:space="preserve"> </w:t>
            </w:r>
          </w:p>
        </w:tc>
      </w:tr>
      <w:tr w:rsidR="00522B89" w14:paraId="067E1319" w14:textId="77777777" w:rsidTr="002A1A7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06EE52A" w14:textId="39630716" w:rsidR="00522B89" w:rsidRDefault="00522B89" w:rsidP="00BA7962">
            <w:pPr>
              <w:pStyle w:val="CellBody"/>
              <w:numPr>
                <w:ilvl w:val="0"/>
                <w:numId w:val="119"/>
              </w:numPr>
              <w:rPr>
                <w:rFonts w:ascii="Times New Roman" w:hAnsi="Times New Roman"/>
                <w:color w:val="auto"/>
              </w:rPr>
            </w:pPr>
            <w:r>
              <w:rPr>
                <w:rFonts w:ascii="Times New Roman" w:hAnsi="Times New Roman"/>
                <w:color w:val="auto"/>
              </w:rPr>
              <w:t xml:space="preserve">Verify that </w:t>
            </w:r>
            <w:r w:rsidRPr="00522B89">
              <w:rPr>
                <w:rFonts w:cs="Times"/>
                <w:color w:val="auto"/>
                <w:szCs w:val="24"/>
              </w:rPr>
              <w:t>OCC100 point tiers based licensing</w:t>
            </w:r>
            <w:r w:rsidRPr="00522B89">
              <w:rPr>
                <w:rFonts w:ascii="Times New Roman" w:hAnsi="Times New Roman"/>
                <w:color w:val="auto"/>
              </w:rPr>
              <w:t xml:space="preserve"> is required for using OCC100 Controller and its associated with  controller(based on Controller MAC id) license.</w:t>
            </w:r>
            <w:r w:rsidRPr="0036426A">
              <w:rPr>
                <w:rFonts w:ascii="Times New Roman" w:hAnsi="Times New Roman"/>
                <w:color w:val="auto"/>
              </w:rPr>
              <w:t xml:space="preserve"> </w:t>
            </w:r>
          </w:p>
        </w:tc>
        <w:tc>
          <w:tcPr>
            <w:tcW w:w="2070" w:type="dxa"/>
            <w:tcBorders>
              <w:top w:val="single" w:sz="6" w:space="0" w:color="auto"/>
              <w:left w:val="single" w:sz="4" w:space="0" w:color="auto"/>
              <w:bottom w:val="single" w:sz="4" w:space="0" w:color="auto"/>
              <w:right w:val="single" w:sz="4" w:space="0" w:color="auto"/>
            </w:tcBorders>
          </w:tcPr>
          <w:p w14:paraId="295A410B" w14:textId="77777777" w:rsidR="00522B89" w:rsidRDefault="00522B89" w:rsidP="002A1A7E">
            <w:pPr>
              <w:pStyle w:val="CellBody"/>
              <w:rPr>
                <w:rFonts w:ascii="Times New Roman" w:hAnsi="Times New Roman"/>
                <w:color w:val="auto"/>
              </w:rPr>
            </w:pPr>
            <w:r>
              <w:rPr>
                <w:rFonts w:ascii="Times New Roman" w:hAnsi="Times New Roman"/>
                <w:color w:val="auto"/>
              </w:rPr>
              <w:t xml:space="preserve">P/F/F#/NA:  </w:t>
            </w:r>
          </w:p>
        </w:tc>
      </w:tr>
      <w:tr w:rsidR="00522B89" w14:paraId="1CCC416C" w14:textId="77777777" w:rsidTr="002A1A7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DAF603A" w14:textId="7D45FEE6" w:rsidR="00522B89" w:rsidRDefault="00522B89" w:rsidP="00BA7962">
            <w:pPr>
              <w:pStyle w:val="CellBody"/>
              <w:numPr>
                <w:ilvl w:val="0"/>
                <w:numId w:val="119"/>
              </w:numPr>
              <w:rPr>
                <w:rFonts w:ascii="Times New Roman" w:hAnsi="Times New Roman"/>
                <w:color w:val="auto"/>
              </w:rPr>
            </w:pPr>
            <w:r>
              <w:rPr>
                <w:rFonts w:ascii="Times New Roman" w:hAnsi="Times New Roman"/>
                <w:color w:val="auto"/>
              </w:rPr>
              <w:t xml:space="preserve">Install the </w:t>
            </w:r>
            <w:r w:rsidRPr="0036426A">
              <w:rPr>
                <w:rFonts w:ascii="Times New Roman" w:hAnsi="Times New Roman"/>
                <w:color w:val="auto"/>
              </w:rPr>
              <w:t>license</w:t>
            </w:r>
            <w:r>
              <w:rPr>
                <w:rFonts w:ascii="Times New Roman" w:hAnsi="Times New Roman"/>
                <w:color w:val="auto"/>
              </w:rPr>
              <w:t xml:space="preserve"> and</w:t>
            </w:r>
            <w:r w:rsidRPr="0036426A">
              <w:rPr>
                <w:rFonts w:ascii="Times New Roman" w:hAnsi="Times New Roman"/>
                <w:color w:val="auto"/>
              </w:rPr>
              <w:t xml:space="preserve"> ensure that </w:t>
            </w:r>
            <w:r w:rsidRPr="00522B89">
              <w:rPr>
                <w:rFonts w:cs="Times"/>
                <w:color w:val="auto"/>
                <w:szCs w:val="24"/>
              </w:rPr>
              <w:t>OCC100 point tiers based licensing</w:t>
            </w:r>
            <w:r w:rsidRPr="00522B89">
              <w:rPr>
                <w:rFonts w:ascii="Times New Roman" w:hAnsi="Times New Roman"/>
                <w:color w:val="auto"/>
              </w:rPr>
              <w:t xml:space="preserve"> is working as expected from licensing perspective</w:t>
            </w:r>
          </w:p>
        </w:tc>
        <w:tc>
          <w:tcPr>
            <w:tcW w:w="2070" w:type="dxa"/>
            <w:tcBorders>
              <w:top w:val="single" w:sz="6" w:space="0" w:color="auto"/>
              <w:left w:val="single" w:sz="4" w:space="0" w:color="auto"/>
              <w:bottom w:val="single" w:sz="4" w:space="0" w:color="auto"/>
              <w:right w:val="single" w:sz="4" w:space="0" w:color="auto"/>
            </w:tcBorders>
          </w:tcPr>
          <w:p w14:paraId="3C0B691D" w14:textId="77777777" w:rsidR="00522B89" w:rsidRDefault="00522B89" w:rsidP="002A1A7E">
            <w:pPr>
              <w:pStyle w:val="CellBody"/>
              <w:rPr>
                <w:rFonts w:ascii="Times New Roman" w:hAnsi="Times New Roman"/>
                <w:color w:val="auto"/>
              </w:rPr>
            </w:pPr>
            <w:r>
              <w:rPr>
                <w:rFonts w:ascii="Times New Roman" w:hAnsi="Times New Roman"/>
                <w:color w:val="auto"/>
              </w:rPr>
              <w:t xml:space="preserve">P/F/F#/NA:  </w:t>
            </w:r>
          </w:p>
        </w:tc>
      </w:tr>
    </w:tbl>
    <w:p w14:paraId="585139C4" w14:textId="77777777" w:rsidR="001C7671" w:rsidRDefault="001C7671" w:rsidP="001C7671">
      <w:pPr>
        <w:pStyle w:val="SectL2"/>
        <w:tabs>
          <w:tab w:val="clear" w:pos="1080"/>
        </w:tabs>
        <w:spacing w:after="120"/>
        <w:ind w:left="851" w:firstLine="0"/>
      </w:pPr>
      <w:bookmarkStart w:id="276" w:name="_Toc102474375"/>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B850A8" w:rsidRPr="00DE64F1" w14:paraId="3D556A64" w14:textId="77777777" w:rsidTr="0041626F">
        <w:trPr>
          <w:cantSplit/>
          <w:trHeight w:val="316"/>
          <w:ins w:id="277" w:author="Jindal, Deepak [AUTOSOL/PWS/NOIDA]" w:date="2022-11-09T16:02: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542C392" w14:textId="60D1E3A5" w:rsidR="00B850A8" w:rsidRPr="00DE64F1" w:rsidRDefault="00B850A8" w:rsidP="0041626F">
            <w:pPr>
              <w:pStyle w:val="SectL2"/>
              <w:numPr>
                <w:ilvl w:val="2"/>
                <w:numId w:val="6"/>
              </w:numPr>
              <w:spacing w:after="120"/>
              <w:rPr>
                <w:ins w:id="278" w:author="Jindal, Deepak [AUTOSOL/PWS/NOIDA]" w:date="2022-11-09T16:02:00Z"/>
                <w:rFonts w:ascii="Times" w:hAnsi="Times" w:cs="Times"/>
                <w:sz w:val="24"/>
                <w:szCs w:val="24"/>
              </w:rPr>
            </w:pPr>
            <w:ins w:id="279" w:author="Jindal, Deepak [AUTOSOL/PWS/NOIDA]" w:date="2022-11-09T16:02:00Z">
              <w:r w:rsidRPr="00DE64F1">
                <w:rPr>
                  <w:rFonts w:ascii="Times" w:hAnsi="Times" w:cs="Times"/>
                  <w:color w:val="auto"/>
                  <w:sz w:val="24"/>
                  <w:szCs w:val="24"/>
                </w:rPr>
                <w:t>Test</w:t>
              </w:r>
              <w:r w:rsidRPr="00F64C7C">
                <w:rPr>
                  <w:rFonts w:ascii="Times" w:hAnsi="Times" w:cs="Times"/>
                  <w:b w:val="0"/>
                  <w:bCs/>
                  <w:color w:val="auto"/>
                  <w:sz w:val="24"/>
                  <w:szCs w:val="24"/>
                </w:rPr>
                <w:t xml:space="preserve"> : </w:t>
              </w:r>
              <w:r w:rsidRPr="002E3416">
                <w:rPr>
                  <w:rFonts w:ascii="Times" w:hAnsi="Times" w:cs="Times"/>
                  <w:b w:val="0"/>
                  <w:bCs/>
                  <w:color w:val="auto"/>
                  <w:sz w:val="24"/>
                  <w:szCs w:val="24"/>
                </w:rPr>
                <w:t>Verif</w:t>
              </w:r>
              <w:r>
                <w:rPr>
                  <w:rFonts w:ascii="Times" w:hAnsi="Times" w:cs="Times"/>
                  <w:b w:val="0"/>
                  <w:bCs/>
                  <w:color w:val="auto"/>
                  <w:sz w:val="24"/>
                  <w:szCs w:val="24"/>
                </w:rPr>
                <w:t xml:space="preserve">y </w:t>
              </w:r>
            </w:ins>
            <w:ins w:id="280" w:author="Jindal, Deepak [AUTOSOL/PWS/NOIDA]" w:date="2022-11-09T16:12:00Z">
              <w:r w:rsidR="00396DDD">
                <w:rPr>
                  <w:rFonts w:ascii="Times" w:hAnsi="Times" w:cs="Times"/>
                  <w:b w:val="0"/>
                  <w:bCs/>
                  <w:color w:val="auto"/>
                  <w:sz w:val="24"/>
                  <w:szCs w:val="24"/>
                </w:rPr>
                <w:t xml:space="preserve">tier based OCR3000 Licensing suppport </w:t>
              </w:r>
            </w:ins>
          </w:p>
        </w:tc>
      </w:tr>
      <w:tr w:rsidR="00B850A8" w14:paraId="406692EE" w14:textId="77777777" w:rsidTr="0041626F">
        <w:trPr>
          <w:cantSplit/>
          <w:trHeight w:val="316"/>
          <w:ins w:id="281" w:author="Jindal, Deepak [AUTOSOL/PWS/NOIDA]" w:date="2022-11-09T16:02:00Z"/>
        </w:trPr>
        <w:tc>
          <w:tcPr>
            <w:tcW w:w="2340" w:type="dxa"/>
            <w:tcBorders>
              <w:top w:val="single" w:sz="6" w:space="0" w:color="auto"/>
              <w:left w:val="single" w:sz="4" w:space="0" w:color="auto"/>
              <w:bottom w:val="single" w:sz="4" w:space="0" w:color="auto"/>
              <w:right w:val="single" w:sz="4" w:space="0" w:color="auto"/>
            </w:tcBorders>
          </w:tcPr>
          <w:p w14:paraId="10DF5A91" w14:textId="77777777" w:rsidR="00B850A8" w:rsidRDefault="00B850A8" w:rsidP="0041626F">
            <w:pPr>
              <w:pStyle w:val="CellBody"/>
              <w:rPr>
                <w:ins w:id="282" w:author="Jindal, Deepak [AUTOSOL/PWS/NOIDA]" w:date="2022-11-09T16:02:00Z"/>
                <w:rFonts w:ascii="Times New Roman" w:hAnsi="Times New Roman"/>
                <w:color w:val="auto"/>
              </w:rPr>
            </w:pPr>
            <w:ins w:id="283" w:author="Jindal, Deepak [AUTOSOL/PWS/NOIDA]" w:date="2022-11-09T16:02: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63A23727" w14:textId="77777777" w:rsidR="00B850A8" w:rsidRDefault="00B850A8" w:rsidP="0041626F">
            <w:pPr>
              <w:pStyle w:val="CellBody"/>
              <w:rPr>
                <w:ins w:id="284" w:author="Jindal, Deepak [AUTOSOL/PWS/NOIDA]" w:date="2022-11-09T16:02:00Z"/>
                <w:rFonts w:ascii="Times New Roman" w:hAnsi="Times New Roman"/>
                <w:color w:val="auto"/>
              </w:rPr>
            </w:pPr>
            <w:ins w:id="285" w:author="Jindal, Deepak [AUTOSOL/PWS/NOIDA]" w:date="2022-11-09T16:02: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612AC223" w14:textId="77777777" w:rsidR="00B850A8" w:rsidRDefault="00B850A8" w:rsidP="0041626F">
            <w:pPr>
              <w:pStyle w:val="CellBody"/>
              <w:rPr>
                <w:ins w:id="286" w:author="Jindal, Deepak [AUTOSOL/PWS/NOIDA]" w:date="2022-11-09T16:02:00Z"/>
                <w:rFonts w:ascii="Times New Roman" w:hAnsi="Times New Roman"/>
                <w:color w:val="auto"/>
              </w:rPr>
            </w:pPr>
            <w:ins w:id="287" w:author="Jindal, Deepak [AUTOSOL/PWS/NOIDA]" w:date="2022-11-09T16:02:00Z">
              <w:r>
                <w:rPr>
                  <w:rFonts w:ascii="Times New Roman" w:hAnsi="Times New Roman"/>
                  <w:color w:val="auto"/>
                </w:rPr>
                <w:t xml:space="preserve"> </w:t>
              </w:r>
            </w:ins>
          </w:p>
        </w:tc>
      </w:tr>
      <w:tr w:rsidR="00B850A8" w14:paraId="3E349963" w14:textId="77777777" w:rsidTr="0041626F">
        <w:trPr>
          <w:cantSplit/>
          <w:trHeight w:val="316"/>
          <w:ins w:id="288" w:author="Jindal, Deepak [AUTOSOL/PWS/NOIDA]" w:date="2022-11-09T16:02:00Z"/>
        </w:trPr>
        <w:tc>
          <w:tcPr>
            <w:tcW w:w="7380" w:type="dxa"/>
            <w:gridSpan w:val="2"/>
            <w:tcBorders>
              <w:top w:val="single" w:sz="6" w:space="0" w:color="auto"/>
              <w:left w:val="single" w:sz="4" w:space="0" w:color="auto"/>
              <w:bottom w:val="single" w:sz="4" w:space="0" w:color="auto"/>
              <w:right w:val="single" w:sz="4" w:space="0" w:color="auto"/>
            </w:tcBorders>
          </w:tcPr>
          <w:p w14:paraId="3A1F829D" w14:textId="61058DD0" w:rsidR="00B850A8" w:rsidRDefault="00B850A8">
            <w:pPr>
              <w:pStyle w:val="CellBody"/>
              <w:numPr>
                <w:ilvl w:val="0"/>
                <w:numId w:val="248"/>
              </w:numPr>
              <w:rPr>
                <w:ins w:id="289" w:author="Jindal, Deepak [AUTOSOL/PWS/NOIDA]" w:date="2022-11-09T16:02:00Z"/>
                <w:rFonts w:ascii="Times New Roman" w:hAnsi="Times New Roman"/>
                <w:color w:val="auto"/>
              </w:rPr>
              <w:pPrChange w:id="290" w:author="Jindal, Deepak [AUTOSOL/PWS/NOIDA]" w:date="2022-11-09T16:13:00Z">
                <w:pPr>
                  <w:pStyle w:val="CellBody"/>
                  <w:numPr>
                    <w:numId w:val="119"/>
                  </w:numPr>
                  <w:ind w:left="720" w:hanging="360"/>
                </w:pPr>
              </w:pPrChange>
            </w:pPr>
            <w:ins w:id="291" w:author="Jindal, Deepak [AUTOSOL/PWS/NOIDA]" w:date="2022-11-09T16:02:00Z">
              <w:r>
                <w:rPr>
                  <w:rFonts w:ascii="Times New Roman" w:hAnsi="Times New Roman"/>
                  <w:color w:val="auto"/>
                </w:rPr>
                <w:lastRenderedPageBreak/>
                <w:t xml:space="preserve">Verify that </w:t>
              </w:r>
            </w:ins>
            <w:ins w:id="292" w:author="Jindal, Deepak [AUTOSOL/PWS/NOIDA]" w:date="2022-11-09T16:12:00Z">
              <w:r w:rsidR="00396DDD">
                <w:rPr>
                  <w:rFonts w:cs="Times"/>
                  <w:color w:val="auto"/>
                  <w:szCs w:val="24"/>
                </w:rPr>
                <w:t>able to install t</w:t>
              </w:r>
            </w:ins>
            <w:ins w:id="293" w:author="Jindal, Deepak [AUTOSOL/PWS/NOIDA]" w:date="2022-11-09T16:13:00Z">
              <w:r w:rsidR="00396DDD">
                <w:rPr>
                  <w:rFonts w:cs="Times"/>
                  <w:color w:val="auto"/>
                  <w:szCs w:val="24"/>
                </w:rPr>
                <w:t>ier based OCR3000 License and it shows correct information</w:t>
              </w:r>
            </w:ins>
            <w:ins w:id="294" w:author="Jindal, Deepak [AUTOSOL/PWS/NOIDA]" w:date="2022-11-09T16:02:00Z">
              <w:r w:rsidRPr="0036426A">
                <w:rPr>
                  <w:rFonts w:ascii="Times New Roman" w:hAnsi="Times New Roman"/>
                  <w:color w:val="auto"/>
                </w:rPr>
                <w:t xml:space="preserve"> </w:t>
              </w:r>
            </w:ins>
          </w:p>
        </w:tc>
        <w:tc>
          <w:tcPr>
            <w:tcW w:w="2070" w:type="dxa"/>
            <w:tcBorders>
              <w:top w:val="single" w:sz="6" w:space="0" w:color="auto"/>
              <w:left w:val="single" w:sz="4" w:space="0" w:color="auto"/>
              <w:bottom w:val="single" w:sz="4" w:space="0" w:color="auto"/>
              <w:right w:val="single" w:sz="4" w:space="0" w:color="auto"/>
            </w:tcBorders>
          </w:tcPr>
          <w:p w14:paraId="65E285D1" w14:textId="77777777" w:rsidR="00B850A8" w:rsidRDefault="00B850A8" w:rsidP="0041626F">
            <w:pPr>
              <w:pStyle w:val="CellBody"/>
              <w:rPr>
                <w:ins w:id="295" w:author="Jindal, Deepak [AUTOSOL/PWS/NOIDA]" w:date="2022-11-09T16:02:00Z"/>
                <w:rFonts w:ascii="Times New Roman" w:hAnsi="Times New Roman"/>
                <w:color w:val="auto"/>
              </w:rPr>
            </w:pPr>
            <w:ins w:id="296" w:author="Jindal, Deepak [AUTOSOL/PWS/NOIDA]" w:date="2022-11-09T16:02:00Z">
              <w:r>
                <w:rPr>
                  <w:rFonts w:ascii="Times New Roman" w:hAnsi="Times New Roman"/>
                  <w:color w:val="auto"/>
                </w:rPr>
                <w:t xml:space="preserve">P/F/F#/NA:  </w:t>
              </w:r>
            </w:ins>
          </w:p>
        </w:tc>
      </w:tr>
      <w:tr w:rsidR="00B850A8" w14:paraId="001878E4" w14:textId="77777777" w:rsidTr="0041626F">
        <w:trPr>
          <w:cantSplit/>
          <w:trHeight w:val="316"/>
          <w:ins w:id="297" w:author="Jindal, Deepak [AUTOSOL/PWS/NOIDA]" w:date="2022-11-09T16:02:00Z"/>
        </w:trPr>
        <w:tc>
          <w:tcPr>
            <w:tcW w:w="7380" w:type="dxa"/>
            <w:gridSpan w:val="2"/>
            <w:tcBorders>
              <w:top w:val="single" w:sz="6" w:space="0" w:color="auto"/>
              <w:left w:val="single" w:sz="4" w:space="0" w:color="auto"/>
              <w:bottom w:val="single" w:sz="4" w:space="0" w:color="auto"/>
              <w:right w:val="single" w:sz="4" w:space="0" w:color="auto"/>
            </w:tcBorders>
          </w:tcPr>
          <w:p w14:paraId="71F0BA0B" w14:textId="77777777" w:rsidR="00B850A8" w:rsidRDefault="00396DDD" w:rsidP="00396DDD">
            <w:pPr>
              <w:pStyle w:val="CellBody"/>
              <w:numPr>
                <w:ilvl w:val="0"/>
                <w:numId w:val="248"/>
              </w:numPr>
              <w:rPr>
                <w:ins w:id="298" w:author="Jindal, Deepak [AUTOSOL/PWS/NOIDA]" w:date="2022-11-09T16:13:00Z"/>
                <w:rFonts w:ascii="Times New Roman" w:hAnsi="Times New Roman"/>
                <w:color w:val="auto"/>
              </w:rPr>
            </w:pPr>
            <w:ins w:id="299" w:author="Jindal, Deepak [AUTOSOL/PWS/NOIDA]" w:date="2022-11-09T16:13:00Z">
              <w:r>
                <w:rPr>
                  <w:rFonts w:ascii="Times New Roman" w:hAnsi="Times New Roman"/>
                  <w:color w:val="auto"/>
                </w:rPr>
                <w:t>Verify that OCR3000 tier license works as per below table-</w:t>
              </w:r>
            </w:ins>
          </w:p>
          <w:tbl>
            <w:tblPr>
              <w:tblW w:w="0" w:type="auto"/>
              <w:tblInd w:w="846" w:type="dxa"/>
              <w:tblLayout w:type="fixed"/>
              <w:tblCellMar>
                <w:left w:w="0" w:type="dxa"/>
                <w:right w:w="0" w:type="dxa"/>
              </w:tblCellMar>
              <w:tblLook w:val="04A0" w:firstRow="1" w:lastRow="0" w:firstColumn="1" w:lastColumn="0" w:noHBand="0" w:noVBand="1"/>
              <w:tblPrChange w:id="300" w:author="Jindal, Deepak [AUTOSOL/PWS/NOIDA]" w:date="2022-11-09T16:14:00Z">
                <w:tblPr>
                  <w:tblW w:w="0" w:type="auto"/>
                  <w:tblCellMar>
                    <w:left w:w="0" w:type="dxa"/>
                    <w:right w:w="0" w:type="dxa"/>
                  </w:tblCellMar>
                  <w:tblLook w:val="04A0" w:firstRow="1" w:lastRow="0" w:firstColumn="1" w:lastColumn="0" w:noHBand="0" w:noVBand="1"/>
                </w:tblPr>
              </w:tblPrChange>
            </w:tblPr>
            <w:tblGrid>
              <w:gridCol w:w="1522"/>
              <w:gridCol w:w="1710"/>
              <w:gridCol w:w="1170"/>
              <w:gridCol w:w="1260"/>
              <w:tblGridChange w:id="301">
                <w:tblGrid>
                  <w:gridCol w:w="846"/>
                  <w:gridCol w:w="676"/>
                  <w:gridCol w:w="846"/>
                  <w:gridCol w:w="864"/>
                  <w:gridCol w:w="846"/>
                  <w:gridCol w:w="324"/>
                  <w:gridCol w:w="846"/>
                  <w:gridCol w:w="414"/>
                  <w:gridCol w:w="846"/>
                </w:tblGrid>
              </w:tblGridChange>
            </w:tblGrid>
            <w:tr w:rsidR="00396DDD" w14:paraId="2A88739F" w14:textId="77777777" w:rsidTr="00396DDD">
              <w:trPr>
                <w:ins w:id="302" w:author="Jindal, Deepak [AUTOSOL/PWS/NOIDA]" w:date="2022-11-09T16:14:00Z"/>
                <w:trPrChange w:id="303" w:author="Jindal, Deepak [AUTOSOL/PWS/NOIDA]" w:date="2022-11-09T16:14:00Z">
                  <w:trPr>
                    <w:gridAfter w:val="0"/>
                  </w:trPr>
                </w:trPrChange>
              </w:trPr>
              <w:tc>
                <w:tcPr>
                  <w:tcW w:w="1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Change w:id="304" w:author="Jindal, Deepak [AUTOSOL/PWS/NOIDA]" w:date="2022-11-09T16:14:00Z">
                    <w:tcPr>
                      <w:tcW w:w="1522"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tcPrChange>
                </w:tcPr>
                <w:p w14:paraId="07CFFEF0" w14:textId="77777777" w:rsidR="00396DDD" w:rsidRDefault="00396DDD" w:rsidP="00396DDD">
                  <w:pPr>
                    <w:pStyle w:val="xxmsonormal"/>
                    <w:rPr>
                      <w:ins w:id="305" w:author="Jindal, Deepak [AUTOSOL/PWS/NOIDA]" w:date="2022-11-09T16:14:00Z"/>
                    </w:rPr>
                  </w:pPr>
                  <w:ins w:id="306" w:author="Jindal, Deepak [AUTOSOL/PWS/NOIDA]" w:date="2022-11-09T16:14:00Z">
                    <w:r>
                      <w:rPr>
                        <w:b/>
                        <w:bCs/>
                      </w:rPr>
                      <w:t>Standalone OCR3000  Tier</w:t>
                    </w:r>
                  </w:ins>
                </w:p>
              </w:tc>
              <w:tc>
                <w:tcPr>
                  <w:tcW w:w="17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Change w:id="307" w:author="Jindal, Deepak [AUTOSOL/PWS/NOIDA]" w:date="2022-11-09T16:14:00Z">
                    <w:tcPr>
                      <w:tcW w:w="1710"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tcPrChange>
                </w:tcPr>
                <w:p w14:paraId="5173FE39" w14:textId="77777777" w:rsidR="00396DDD" w:rsidRDefault="00396DDD" w:rsidP="00396DDD">
                  <w:pPr>
                    <w:pStyle w:val="xxmsonormal"/>
                    <w:rPr>
                      <w:ins w:id="308" w:author="Jindal, Deepak [AUTOSOL/PWS/NOIDA]" w:date="2022-11-09T16:14:00Z"/>
                    </w:rPr>
                  </w:pPr>
                  <w:ins w:id="309" w:author="Jindal, Deepak [AUTOSOL/PWS/NOIDA]" w:date="2022-11-09T16:14:00Z">
                    <w:r>
                      <w:rPr>
                        <w:b/>
                        <w:bCs/>
                      </w:rPr>
                      <w:t>Advertised I/O Point Limit</w:t>
                    </w:r>
                  </w:ins>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Change w:id="310" w:author="Jindal, Deepak [AUTOSOL/PWS/NOIDA]" w:date="2022-11-09T16:14:00Z">
                    <w:tcPr>
                      <w:tcW w:w="1170"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tcPrChange>
                </w:tcPr>
                <w:p w14:paraId="69ECC405" w14:textId="77777777" w:rsidR="00396DDD" w:rsidRDefault="00396DDD" w:rsidP="00396DDD">
                  <w:pPr>
                    <w:pStyle w:val="xxmsonormal"/>
                    <w:rPr>
                      <w:ins w:id="311" w:author="Jindal, Deepak [AUTOSOL/PWS/NOIDA]" w:date="2022-11-09T16:14:00Z"/>
                    </w:rPr>
                  </w:pPr>
                  <w:ins w:id="312" w:author="Jindal, Deepak [AUTOSOL/PWS/NOIDA]" w:date="2022-11-09T16:14:00Z">
                    <w:r>
                      <w:rPr>
                        <w:b/>
                        <w:bCs/>
                      </w:rPr>
                      <w:t>Warning</w:t>
                    </w:r>
                  </w:ins>
                </w:p>
              </w:tc>
              <w:tc>
                <w:tcPr>
                  <w:tcW w:w="1260" w:type="dxa"/>
                  <w:tcBorders>
                    <w:top w:val="single" w:sz="8" w:space="0" w:color="auto"/>
                    <w:left w:val="nil"/>
                    <w:bottom w:val="single" w:sz="8" w:space="0" w:color="auto"/>
                    <w:right w:val="single" w:sz="8" w:space="0" w:color="auto"/>
                  </w:tcBorders>
                  <w:hideMark/>
                  <w:tcPrChange w:id="313" w:author="Jindal, Deepak [AUTOSOL/PWS/NOIDA]" w:date="2022-11-09T16:14:00Z">
                    <w:tcPr>
                      <w:tcW w:w="1260" w:type="dxa"/>
                      <w:gridSpan w:val="2"/>
                      <w:tcBorders>
                        <w:top w:val="single" w:sz="8" w:space="0" w:color="auto"/>
                        <w:left w:val="nil"/>
                        <w:bottom w:val="single" w:sz="8" w:space="0" w:color="auto"/>
                        <w:right w:val="single" w:sz="8" w:space="0" w:color="auto"/>
                      </w:tcBorders>
                      <w:hideMark/>
                    </w:tcPr>
                  </w:tcPrChange>
                </w:tcPr>
                <w:p w14:paraId="3B28E290" w14:textId="77777777" w:rsidR="00396DDD" w:rsidRDefault="00396DDD" w:rsidP="00396DDD">
                  <w:pPr>
                    <w:pStyle w:val="xxmsonormal"/>
                    <w:rPr>
                      <w:ins w:id="314" w:author="Jindal, Deepak [AUTOSOL/PWS/NOIDA]" w:date="2022-11-09T16:14:00Z"/>
                      <w:b/>
                      <w:bCs/>
                    </w:rPr>
                  </w:pPr>
                  <w:ins w:id="315" w:author="Jindal, Deepak [AUTOSOL/PWS/NOIDA]" w:date="2022-11-09T16:14:00Z">
                    <w:r>
                      <w:rPr>
                        <w:b/>
                        <w:bCs/>
                      </w:rPr>
                      <w:t>Error 125%</w:t>
                    </w:r>
                  </w:ins>
                </w:p>
              </w:tc>
            </w:tr>
            <w:tr w:rsidR="00396DDD" w14:paraId="75CD08BE" w14:textId="77777777" w:rsidTr="00396DDD">
              <w:trPr>
                <w:ins w:id="316" w:author="Jindal, Deepak [AUTOSOL/PWS/NOIDA]" w:date="2022-11-09T16:14:00Z"/>
                <w:trPrChange w:id="317" w:author="Jindal, Deepak [AUTOSOL/PWS/NOIDA]" w:date="2022-11-09T16:14:00Z">
                  <w:trPr>
                    <w:gridAfter w:val="0"/>
                  </w:trPr>
                </w:trPrChange>
              </w:trPr>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Change w:id="318" w:author="Jindal, Deepak [AUTOSOL/PWS/NOIDA]" w:date="2022-11-09T16:14:00Z">
                    <w:tcPr>
                      <w:tcW w:w="152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tcPrChange>
                </w:tcPr>
                <w:p w14:paraId="4FC87546" w14:textId="77777777" w:rsidR="00396DDD" w:rsidRDefault="00396DDD" w:rsidP="00396DDD">
                  <w:pPr>
                    <w:pStyle w:val="xxmsonormal"/>
                    <w:jc w:val="center"/>
                    <w:rPr>
                      <w:ins w:id="319" w:author="Jindal, Deepak [AUTOSOL/PWS/NOIDA]" w:date="2022-11-09T16:14:00Z"/>
                    </w:rPr>
                  </w:pPr>
                  <w:ins w:id="320" w:author="Jindal, Deepak [AUTOSOL/PWS/NOIDA]" w:date="2022-11-09T16:14:00Z">
                    <w:r>
                      <w:t>1</w:t>
                    </w:r>
                  </w:ins>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Change w:id="321" w:author="Jindal, Deepak [AUTOSOL/PWS/NOIDA]" w:date="2022-11-09T16:14:00Z">
                    <w:tcPr>
                      <w:tcW w:w="1710" w:type="dxa"/>
                      <w:gridSpan w:val="2"/>
                      <w:tcBorders>
                        <w:top w:val="nil"/>
                        <w:left w:val="nil"/>
                        <w:bottom w:val="single" w:sz="8" w:space="0" w:color="auto"/>
                        <w:right w:val="single" w:sz="8" w:space="0" w:color="auto"/>
                      </w:tcBorders>
                      <w:tcMar>
                        <w:top w:w="0" w:type="dxa"/>
                        <w:left w:w="108" w:type="dxa"/>
                        <w:bottom w:w="0" w:type="dxa"/>
                        <w:right w:w="108" w:type="dxa"/>
                      </w:tcMar>
                      <w:hideMark/>
                    </w:tcPr>
                  </w:tcPrChange>
                </w:tcPr>
                <w:p w14:paraId="5847E874" w14:textId="77777777" w:rsidR="00396DDD" w:rsidRDefault="00396DDD" w:rsidP="00396DDD">
                  <w:pPr>
                    <w:pStyle w:val="xxmsonormal"/>
                    <w:rPr>
                      <w:ins w:id="322" w:author="Jindal, Deepak [AUTOSOL/PWS/NOIDA]" w:date="2022-11-09T16:14:00Z"/>
                    </w:rPr>
                  </w:pPr>
                  <w:ins w:id="323" w:author="Jindal, Deepak [AUTOSOL/PWS/NOIDA]" w:date="2022-11-09T16:14:00Z">
                    <w:r>
                      <w:t>500</w:t>
                    </w:r>
                  </w:ins>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Change w:id="324" w:author="Jindal, Deepak [AUTOSOL/PWS/NOIDA]" w:date="2022-11-09T16:14:00Z">
                    <w:tcPr>
                      <w:tcW w:w="1170" w:type="dxa"/>
                      <w:gridSpan w:val="2"/>
                      <w:tcBorders>
                        <w:top w:val="nil"/>
                        <w:left w:val="nil"/>
                        <w:bottom w:val="single" w:sz="8" w:space="0" w:color="auto"/>
                        <w:right w:val="single" w:sz="8" w:space="0" w:color="auto"/>
                      </w:tcBorders>
                      <w:tcMar>
                        <w:top w:w="0" w:type="dxa"/>
                        <w:left w:w="108" w:type="dxa"/>
                        <w:bottom w:w="0" w:type="dxa"/>
                        <w:right w:w="108" w:type="dxa"/>
                      </w:tcMar>
                      <w:hideMark/>
                    </w:tcPr>
                  </w:tcPrChange>
                </w:tcPr>
                <w:p w14:paraId="59AD84CD" w14:textId="77777777" w:rsidR="00396DDD" w:rsidRDefault="00396DDD" w:rsidP="00396DDD">
                  <w:pPr>
                    <w:pStyle w:val="xxmsonormal"/>
                    <w:rPr>
                      <w:ins w:id="325" w:author="Jindal, Deepak [AUTOSOL/PWS/NOIDA]" w:date="2022-11-09T16:14:00Z"/>
                    </w:rPr>
                  </w:pPr>
                  <w:ins w:id="326" w:author="Jindal, Deepak [AUTOSOL/PWS/NOIDA]" w:date="2022-11-09T16:14:00Z">
                    <w:r>
                      <w:t>500</w:t>
                    </w:r>
                  </w:ins>
                </w:p>
              </w:tc>
              <w:tc>
                <w:tcPr>
                  <w:tcW w:w="1260" w:type="dxa"/>
                  <w:tcBorders>
                    <w:top w:val="nil"/>
                    <w:left w:val="nil"/>
                    <w:bottom w:val="single" w:sz="8" w:space="0" w:color="auto"/>
                    <w:right w:val="single" w:sz="8" w:space="0" w:color="auto"/>
                  </w:tcBorders>
                  <w:hideMark/>
                  <w:tcPrChange w:id="327" w:author="Jindal, Deepak [AUTOSOL/PWS/NOIDA]" w:date="2022-11-09T16:14:00Z">
                    <w:tcPr>
                      <w:tcW w:w="1260" w:type="dxa"/>
                      <w:gridSpan w:val="2"/>
                      <w:tcBorders>
                        <w:top w:val="nil"/>
                        <w:left w:val="nil"/>
                        <w:bottom w:val="single" w:sz="8" w:space="0" w:color="auto"/>
                        <w:right w:val="single" w:sz="8" w:space="0" w:color="auto"/>
                      </w:tcBorders>
                      <w:hideMark/>
                    </w:tcPr>
                  </w:tcPrChange>
                </w:tcPr>
                <w:p w14:paraId="70CCA46E" w14:textId="77777777" w:rsidR="00396DDD" w:rsidRDefault="00396DDD" w:rsidP="00396DDD">
                  <w:pPr>
                    <w:pStyle w:val="xxmsonormal"/>
                    <w:rPr>
                      <w:ins w:id="328" w:author="Jindal, Deepak [AUTOSOL/PWS/NOIDA]" w:date="2022-11-09T16:14:00Z"/>
                    </w:rPr>
                  </w:pPr>
                  <w:ins w:id="329" w:author="Jindal, Deepak [AUTOSOL/PWS/NOIDA]" w:date="2022-11-09T16:14:00Z">
                    <w:r>
                      <w:t xml:space="preserve">625 </w:t>
                    </w:r>
                  </w:ins>
                </w:p>
              </w:tc>
            </w:tr>
            <w:tr w:rsidR="00396DDD" w14:paraId="2E64F418" w14:textId="77777777" w:rsidTr="00396DDD">
              <w:trPr>
                <w:ins w:id="330" w:author="Jindal, Deepak [AUTOSOL/PWS/NOIDA]" w:date="2022-11-09T16:14:00Z"/>
                <w:trPrChange w:id="331" w:author="Jindal, Deepak [AUTOSOL/PWS/NOIDA]" w:date="2022-11-09T16:14:00Z">
                  <w:trPr>
                    <w:gridAfter w:val="0"/>
                  </w:trPr>
                </w:trPrChange>
              </w:trPr>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Change w:id="332" w:author="Jindal, Deepak [AUTOSOL/PWS/NOIDA]" w:date="2022-11-09T16:14:00Z">
                    <w:tcPr>
                      <w:tcW w:w="152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tcPrChange>
                </w:tcPr>
                <w:p w14:paraId="55D559BB" w14:textId="77777777" w:rsidR="00396DDD" w:rsidRDefault="00396DDD" w:rsidP="00396DDD">
                  <w:pPr>
                    <w:pStyle w:val="xxmsonormal"/>
                    <w:jc w:val="center"/>
                    <w:rPr>
                      <w:ins w:id="333" w:author="Jindal, Deepak [AUTOSOL/PWS/NOIDA]" w:date="2022-11-09T16:14:00Z"/>
                    </w:rPr>
                  </w:pPr>
                  <w:ins w:id="334" w:author="Jindal, Deepak [AUTOSOL/PWS/NOIDA]" w:date="2022-11-09T16:14:00Z">
                    <w:r>
                      <w:t>2</w:t>
                    </w:r>
                  </w:ins>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Change w:id="335" w:author="Jindal, Deepak [AUTOSOL/PWS/NOIDA]" w:date="2022-11-09T16:14:00Z">
                    <w:tcPr>
                      <w:tcW w:w="1710" w:type="dxa"/>
                      <w:gridSpan w:val="2"/>
                      <w:tcBorders>
                        <w:top w:val="nil"/>
                        <w:left w:val="nil"/>
                        <w:bottom w:val="single" w:sz="8" w:space="0" w:color="auto"/>
                        <w:right w:val="single" w:sz="8" w:space="0" w:color="auto"/>
                      </w:tcBorders>
                      <w:tcMar>
                        <w:top w:w="0" w:type="dxa"/>
                        <w:left w:w="108" w:type="dxa"/>
                        <w:bottom w:w="0" w:type="dxa"/>
                        <w:right w:w="108" w:type="dxa"/>
                      </w:tcMar>
                      <w:hideMark/>
                    </w:tcPr>
                  </w:tcPrChange>
                </w:tcPr>
                <w:p w14:paraId="74E04CBF" w14:textId="77777777" w:rsidR="00396DDD" w:rsidRDefault="00396DDD" w:rsidP="00396DDD">
                  <w:pPr>
                    <w:pStyle w:val="xxmsonormal"/>
                    <w:rPr>
                      <w:ins w:id="336" w:author="Jindal, Deepak [AUTOSOL/PWS/NOIDA]" w:date="2022-11-09T16:14:00Z"/>
                    </w:rPr>
                  </w:pPr>
                  <w:ins w:id="337" w:author="Jindal, Deepak [AUTOSOL/PWS/NOIDA]" w:date="2022-11-09T16:14:00Z">
                    <w:r>
                      <w:t>1000</w:t>
                    </w:r>
                  </w:ins>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Change w:id="338" w:author="Jindal, Deepak [AUTOSOL/PWS/NOIDA]" w:date="2022-11-09T16:14:00Z">
                    <w:tcPr>
                      <w:tcW w:w="1170" w:type="dxa"/>
                      <w:gridSpan w:val="2"/>
                      <w:tcBorders>
                        <w:top w:val="nil"/>
                        <w:left w:val="nil"/>
                        <w:bottom w:val="single" w:sz="8" w:space="0" w:color="auto"/>
                        <w:right w:val="single" w:sz="8" w:space="0" w:color="auto"/>
                      </w:tcBorders>
                      <w:tcMar>
                        <w:top w:w="0" w:type="dxa"/>
                        <w:left w:w="108" w:type="dxa"/>
                        <w:bottom w:w="0" w:type="dxa"/>
                        <w:right w:w="108" w:type="dxa"/>
                      </w:tcMar>
                      <w:hideMark/>
                    </w:tcPr>
                  </w:tcPrChange>
                </w:tcPr>
                <w:p w14:paraId="5BED3837" w14:textId="77777777" w:rsidR="00396DDD" w:rsidRDefault="00396DDD" w:rsidP="00396DDD">
                  <w:pPr>
                    <w:pStyle w:val="xxmsonormal"/>
                    <w:rPr>
                      <w:ins w:id="339" w:author="Jindal, Deepak [AUTOSOL/PWS/NOIDA]" w:date="2022-11-09T16:14:00Z"/>
                    </w:rPr>
                  </w:pPr>
                  <w:ins w:id="340" w:author="Jindal, Deepak [AUTOSOL/PWS/NOIDA]" w:date="2022-11-09T16:14:00Z">
                    <w:r>
                      <w:t>1000</w:t>
                    </w:r>
                  </w:ins>
                </w:p>
              </w:tc>
              <w:tc>
                <w:tcPr>
                  <w:tcW w:w="1260" w:type="dxa"/>
                  <w:tcBorders>
                    <w:top w:val="nil"/>
                    <w:left w:val="nil"/>
                    <w:bottom w:val="single" w:sz="8" w:space="0" w:color="auto"/>
                    <w:right w:val="single" w:sz="8" w:space="0" w:color="auto"/>
                  </w:tcBorders>
                  <w:hideMark/>
                  <w:tcPrChange w:id="341" w:author="Jindal, Deepak [AUTOSOL/PWS/NOIDA]" w:date="2022-11-09T16:14:00Z">
                    <w:tcPr>
                      <w:tcW w:w="1260" w:type="dxa"/>
                      <w:gridSpan w:val="2"/>
                      <w:tcBorders>
                        <w:top w:val="nil"/>
                        <w:left w:val="nil"/>
                        <w:bottom w:val="single" w:sz="8" w:space="0" w:color="auto"/>
                        <w:right w:val="single" w:sz="8" w:space="0" w:color="auto"/>
                      </w:tcBorders>
                      <w:hideMark/>
                    </w:tcPr>
                  </w:tcPrChange>
                </w:tcPr>
                <w:p w14:paraId="3692877F" w14:textId="77777777" w:rsidR="00396DDD" w:rsidRDefault="00396DDD" w:rsidP="00396DDD">
                  <w:pPr>
                    <w:pStyle w:val="xxmsonormal"/>
                    <w:rPr>
                      <w:ins w:id="342" w:author="Jindal, Deepak [AUTOSOL/PWS/NOIDA]" w:date="2022-11-09T16:14:00Z"/>
                    </w:rPr>
                  </w:pPr>
                  <w:ins w:id="343" w:author="Jindal, Deepak [AUTOSOL/PWS/NOIDA]" w:date="2022-11-09T16:14:00Z">
                    <w:r>
                      <w:t>1250</w:t>
                    </w:r>
                  </w:ins>
                </w:p>
              </w:tc>
            </w:tr>
            <w:tr w:rsidR="00396DDD" w14:paraId="58B1C490" w14:textId="77777777" w:rsidTr="00396DDD">
              <w:trPr>
                <w:ins w:id="344" w:author="Jindal, Deepak [AUTOSOL/PWS/NOIDA]" w:date="2022-11-09T16:14:00Z"/>
                <w:trPrChange w:id="345" w:author="Jindal, Deepak [AUTOSOL/PWS/NOIDA]" w:date="2022-11-09T16:14:00Z">
                  <w:trPr>
                    <w:gridAfter w:val="0"/>
                  </w:trPr>
                </w:trPrChange>
              </w:trPr>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Change w:id="346" w:author="Jindal, Deepak [AUTOSOL/PWS/NOIDA]" w:date="2022-11-09T16:14:00Z">
                    <w:tcPr>
                      <w:tcW w:w="152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tcPrChange>
                </w:tcPr>
                <w:p w14:paraId="71F51834" w14:textId="77777777" w:rsidR="00396DDD" w:rsidRDefault="00396DDD" w:rsidP="00396DDD">
                  <w:pPr>
                    <w:pStyle w:val="xxmsonormal"/>
                    <w:jc w:val="center"/>
                    <w:rPr>
                      <w:ins w:id="347" w:author="Jindal, Deepak [AUTOSOL/PWS/NOIDA]" w:date="2022-11-09T16:14:00Z"/>
                    </w:rPr>
                  </w:pPr>
                  <w:ins w:id="348" w:author="Jindal, Deepak [AUTOSOL/PWS/NOIDA]" w:date="2022-11-09T16:14:00Z">
                    <w:r>
                      <w:t>3</w:t>
                    </w:r>
                  </w:ins>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Change w:id="349" w:author="Jindal, Deepak [AUTOSOL/PWS/NOIDA]" w:date="2022-11-09T16:14:00Z">
                    <w:tcPr>
                      <w:tcW w:w="1710" w:type="dxa"/>
                      <w:gridSpan w:val="2"/>
                      <w:tcBorders>
                        <w:top w:val="nil"/>
                        <w:left w:val="nil"/>
                        <w:bottom w:val="single" w:sz="8" w:space="0" w:color="auto"/>
                        <w:right w:val="single" w:sz="8" w:space="0" w:color="auto"/>
                      </w:tcBorders>
                      <w:tcMar>
                        <w:top w:w="0" w:type="dxa"/>
                        <w:left w:w="108" w:type="dxa"/>
                        <w:bottom w:w="0" w:type="dxa"/>
                        <w:right w:w="108" w:type="dxa"/>
                      </w:tcMar>
                      <w:hideMark/>
                    </w:tcPr>
                  </w:tcPrChange>
                </w:tcPr>
                <w:p w14:paraId="62AE7AC6" w14:textId="77777777" w:rsidR="00396DDD" w:rsidRDefault="00396DDD" w:rsidP="00396DDD">
                  <w:pPr>
                    <w:pStyle w:val="xxmsonormal"/>
                    <w:rPr>
                      <w:ins w:id="350" w:author="Jindal, Deepak [AUTOSOL/PWS/NOIDA]" w:date="2022-11-09T16:14:00Z"/>
                    </w:rPr>
                  </w:pPr>
                  <w:ins w:id="351" w:author="Jindal, Deepak [AUTOSOL/PWS/NOIDA]" w:date="2022-11-09T16:14:00Z">
                    <w:r>
                      <w:t>2000</w:t>
                    </w:r>
                  </w:ins>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Change w:id="352" w:author="Jindal, Deepak [AUTOSOL/PWS/NOIDA]" w:date="2022-11-09T16:14:00Z">
                    <w:tcPr>
                      <w:tcW w:w="1170" w:type="dxa"/>
                      <w:gridSpan w:val="2"/>
                      <w:tcBorders>
                        <w:top w:val="nil"/>
                        <w:left w:val="nil"/>
                        <w:bottom w:val="single" w:sz="8" w:space="0" w:color="auto"/>
                        <w:right w:val="single" w:sz="8" w:space="0" w:color="auto"/>
                      </w:tcBorders>
                      <w:tcMar>
                        <w:top w:w="0" w:type="dxa"/>
                        <w:left w:w="108" w:type="dxa"/>
                        <w:bottom w:w="0" w:type="dxa"/>
                        <w:right w:w="108" w:type="dxa"/>
                      </w:tcMar>
                      <w:hideMark/>
                    </w:tcPr>
                  </w:tcPrChange>
                </w:tcPr>
                <w:p w14:paraId="5AA8EFBF" w14:textId="77777777" w:rsidR="00396DDD" w:rsidRDefault="00396DDD" w:rsidP="00396DDD">
                  <w:pPr>
                    <w:pStyle w:val="xxmsonormal"/>
                    <w:rPr>
                      <w:ins w:id="353" w:author="Jindal, Deepak [AUTOSOL/PWS/NOIDA]" w:date="2022-11-09T16:14:00Z"/>
                    </w:rPr>
                  </w:pPr>
                  <w:ins w:id="354" w:author="Jindal, Deepak [AUTOSOL/PWS/NOIDA]" w:date="2022-11-09T16:14:00Z">
                    <w:r>
                      <w:t>2000</w:t>
                    </w:r>
                  </w:ins>
                </w:p>
              </w:tc>
              <w:tc>
                <w:tcPr>
                  <w:tcW w:w="1260" w:type="dxa"/>
                  <w:tcBorders>
                    <w:top w:val="nil"/>
                    <w:left w:val="nil"/>
                    <w:bottom w:val="single" w:sz="8" w:space="0" w:color="auto"/>
                    <w:right w:val="single" w:sz="8" w:space="0" w:color="auto"/>
                  </w:tcBorders>
                  <w:hideMark/>
                  <w:tcPrChange w:id="355" w:author="Jindal, Deepak [AUTOSOL/PWS/NOIDA]" w:date="2022-11-09T16:14:00Z">
                    <w:tcPr>
                      <w:tcW w:w="1260" w:type="dxa"/>
                      <w:gridSpan w:val="2"/>
                      <w:tcBorders>
                        <w:top w:val="nil"/>
                        <w:left w:val="nil"/>
                        <w:bottom w:val="single" w:sz="8" w:space="0" w:color="auto"/>
                        <w:right w:val="single" w:sz="8" w:space="0" w:color="auto"/>
                      </w:tcBorders>
                      <w:hideMark/>
                    </w:tcPr>
                  </w:tcPrChange>
                </w:tcPr>
                <w:p w14:paraId="1E0248DB" w14:textId="7EE58B83" w:rsidR="00396DDD" w:rsidRDefault="00396DDD" w:rsidP="00396DDD">
                  <w:pPr>
                    <w:pStyle w:val="xxmsonormal"/>
                    <w:rPr>
                      <w:ins w:id="356" w:author="Jindal, Deepak [AUTOSOL/PWS/NOIDA]" w:date="2022-11-09T16:14:00Z"/>
                      <w:color w:val="000000"/>
                      <w:shd w:val="clear" w:color="auto" w:fill="FFFF00"/>
                    </w:rPr>
                  </w:pPr>
                  <w:ins w:id="357" w:author="Jindal, Deepak [AUTOSOL/PWS/NOIDA]" w:date="2022-11-09T16:14:00Z">
                    <w:r>
                      <w:t>2500</w:t>
                    </w:r>
                  </w:ins>
                </w:p>
              </w:tc>
            </w:tr>
            <w:tr w:rsidR="00396DDD" w14:paraId="2777D309" w14:textId="77777777" w:rsidTr="00396DDD">
              <w:trPr>
                <w:ins w:id="358" w:author="Jindal, Deepak [AUTOSOL/PWS/NOIDA]" w:date="2022-11-09T16:14:00Z"/>
                <w:trPrChange w:id="359" w:author="Jindal, Deepak [AUTOSOL/PWS/NOIDA]" w:date="2022-11-09T16:14:00Z">
                  <w:trPr>
                    <w:gridAfter w:val="0"/>
                  </w:trPr>
                </w:trPrChange>
              </w:trPr>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Change w:id="360" w:author="Jindal, Deepak [AUTOSOL/PWS/NOIDA]" w:date="2022-11-09T16:14:00Z">
                    <w:tcPr>
                      <w:tcW w:w="152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tcPrChange>
                </w:tcPr>
                <w:p w14:paraId="36CE9B55" w14:textId="77777777" w:rsidR="00396DDD" w:rsidRDefault="00396DDD" w:rsidP="00396DDD">
                  <w:pPr>
                    <w:pStyle w:val="xxmsonormal"/>
                    <w:jc w:val="center"/>
                    <w:rPr>
                      <w:ins w:id="361" w:author="Jindal, Deepak [AUTOSOL/PWS/NOIDA]" w:date="2022-11-09T16:14:00Z"/>
                    </w:rPr>
                  </w:pPr>
                  <w:ins w:id="362" w:author="Jindal, Deepak [AUTOSOL/PWS/NOIDA]" w:date="2022-11-09T16:14:00Z">
                    <w:r>
                      <w:t>4</w:t>
                    </w:r>
                  </w:ins>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Change w:id="363" w:author="Jindal, Deepak [AUTOSOL/PWS/NOIDA]" w:date="2022-11-09T16:14:00Z">
                    <w:tcPr>
                      <w:tcW w:w="1710" w:type="dxa"/>
                      <w:gridSpan w:val="2"/>
                      <w:tcBorders>
                        <w:top w:val="nil"/>
                        <w:left w:val="nil"/>
                        <w:bottom w:val="single" w:sz="8" w:space="0" w:color="auto"/>
                        <w:right w:val="single" w:sz="8" w:space="0" w:color="auto"/>
                      </w:tcBorders>
                      <w:tcMar>
                        <w:top w:w="0" w:type="dxa"/>
                        <w:left w:w="108" w:type="dxa"/>
                        <w:bottom w:w="0" w:type="dxa"/>
                        <w:right w:w="108" w:type="dxa"/>
                      </w:tcMar>
                      <w:hideMark/>
                    </w:tcPr>
                  </w:tcPrChange>
                </w:tcPr>
                <w:p w14:paraId="2F29EF9C" w14:textId="77777777" w:rsidR="00396DDD" w:rsidRDefault="00396DDD" w:rsidP="00396DDD">
                  <w:pPr>
                    <w:pStyle w:val="xxmsonormal"/>
                    <w:rPr>
                      <w:ins w:id="364" w:author="Jindal, Deepak [AUTOSOL/PWS/NOIDA]" w:date="2022-11-09T16:14:00Z"/>
                    </w:rPr>
                  </w:pPr>
                  <w:ins w:id="365" w:author="Jindal, Deepak [AUTOSOL/PWS/NOIDA]" w:date="2022-11-09T16:14:00Z">
                    <w:r>
                      <w:t>3000</w:t>
                    </w:r>
                  </w:ins>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Change w:id="366" w:author="Jindal, Deepak [AUTOSOL/PWS/NOIDA]" w:date="2022-11-09T16:14:00Z">
                    <w:tcPr>
                      <w:tcW w:w="1170" w:type="dxa"/>
                      <w:gridSpan w:val="2"/>
                      <w:tcBorders>
                        <w:top w:val="nil"/>
                        <w:left w:val="nil"/>
                        <w:bottom w:val="single" w:sz="8" w:space="0" w:color="auto"/>
                        <w:right w:val="single" w:sz="8" w:space="0" w:color="auto"/>
                      </w:tcBorders>
                      <w:tcMar>
                        <w:top w:w="0" w:type="dxa"/>
                        <w:left w:w="108" w:type="dxa"/>
                        <w:bottom w:w="0" w:type="dxa"/>
                        <w:right w:w="108" w:type="dxa"/>
                      </w:tcMar>
                      <w:hideMark/>
                    </w:tcPr>
                  </w:tcPrChange>
                </w:tcPr>
                <w:p w14:paraId="76DA0471" w14:textId="77777777" w:rsidR="00396DDD" w:rsidRDefault="00396DDD" w:rsidP="00396DDD">
                  <w:pPr>
                    <w:pStyle w:val="xxmsonormal"/>
                    <w:rPr>
                      <w:ins w:id="367" w:author="Jindal, Deepak [AUTOSOL/PWS/NOIDA]" w:date="2022-11-09T16:14:00Z"/>
                    </w:rPr>
                  </w:pPr>
                  <w:ins w:id="368" w:author="Jindal, Deepak [AUTOSOL/PWS/NOIDA]" w:date="2022-11-09T16:14:00Z">
                    <w:r>
                      <w:t>3000</w:t>
                    </w:r>
                  </w:ins>
                </w:p>
              </w:tc>
              <w:tc>
                <w:tcPr>
                  <w:tcW w:w="1260" w:type="dxa"/>
                  <w:tcBorders>
                    <w:top w:val="nil"/>
                    <w:left w:val="nil"/>
                    <w:bottom w:val="single" w:sz="8" w:space="0" w:color="auto"/>
                    <w:right w:val="single" w:sz="8" w:space="0" w:color="auto"/>
                  </w:tcBorders>
                  <w:hideMark/>
                  <w:tcPrChange w:id="369" w:author="Jindal, Deepak [AUTOSOL/PWS/NOIDA]" w:date="2022-11-09T16:14:00Z">
                    <w:tcPr>
                      <w:tcW w:w="1260" w:type="dxa"/>
                      <w:gridSpan w:val="2"/>
                      <w:tcBorders>
                        <w:top w:val="nil"/>
                        <w:left w:val="nil"/>
                        <w:bottom w:val="single" w:sz="8" w:space="0" w:color="auto"/>
                        <w:right w:val="single" w:sz="8" w:space="0" w:color="auto"/>
                      </w:tcBorders>
                      <w:hideMark/>
                    </w:tcPr>
                  </w:tcPrChange>
                </w:tcPr>
                <w:p w14:paraId="24E95BE9" w14:textId="77777777" w:rsidR="00396DDD" w:rsidRDefault="00396DDD" w:rsidP="00396DDD">
                  <w:pPr>
                    <w:pStyle w:val="xxmsonormal"/>
                    <w:rPr>
                      <w:ins w:id="370" w:author="Jindal, Deepak [AUTOSOL/PWS/NOIDA]" w:date="2022-11-09T16:14:00Z"/>
                    </w:rPr>
                  </w:pPr>
                  <w:ins w:id="371" w:author="Jindal, Deepak [AUTOSOL/PWS/NOIDA]" w:date="2022-11-09T16:14:00Z">
                    <w:r>
                      <w:t>3750</w:t>
                    </w:r>
                  </w:ins>
                </w:p>
              </w:tc>
            </w:tr>
            <w:tr w:rsidR="00396DDD" w14:paraId="6E7C3D5C" w14:textId="77777777" w:rsidTr="00396DDD">
              <w:trPr>
                <w:ins w:id="372" w:author="Jindal, Deepak [AUTOSOL/PWS/NOIDA]" w:date="2022-11-09T16:14:00Z"/>
                <w:trPrChange w:id="373" w:author="Jindal, Deepak [AUTOSOL/PWS/NOIDA]" w:date="2022-11-09T16:14:00Z">
                  <w:trPr>
                    <w:gridAfter w:val="0"/>
                  </w:trPr>
                </w:trPrChange>
              </w:trPr>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Change w:id="374" w:author="Jindal, Deepak [AUTOSOL/PWS/NOIDA]" w:date="2022-11-09T16:14:00Z">
                    <w:tcPr>
                      <w:tcW w:w="152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tcPrChange>
                </w:tcPr>
                <w:p w14:paraId="3AE7CE7F" w14:textId="77777777" w:rsidR="00396DDD" w:rsidRDefault="00396DDD" w:rsidP="00396DDD">
                  <w:pPr>
                    <w:pStyle w:val="xxmsonormal"/>
                    <w:jc w:val="center"/>
                    <w:rPr>
                      <w:ins w:id="375" w:author="Jindal, Deepak [AUTOSOL/PWS/NOIDA]" w:date="2022-11-09T16:14:00Z"/>
                    </w:rPr>
                  </w:pPr>
                  <w:ins w:id="376" w:author="Jindal, Deepak [AUTOSOL/PWS/NOIDA]" w:date="2022-11-09T16:14:00Z">
                    <w:r>
                      <w:t>5</w:t>
                    </w:r>
                  </w:ins>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Change w:id="377" w:author="Jindal, Deepak [AUTOSOL/PWS/NOIDA]" w:date="2022-11-09T16:14:00Z">
                    <w:tcPr>
                      <w:tcW w:w="1710" w:type="dxa"/>
                      <w:gridSpan w:val="2"/>
                      <w:tcBorders>
                        <w:top w:val="nil"/>
                        <w:left w:val="nil"/>
                        <w:bottom w:val="single" w:sz="8" w:space="0" w:color="auto"/>
                        <w:right w:val="single" w:sz="8" w:space="0" w:color="auto"/>
                      </w:tcBorders>
                      <w:tcMar>
                        <w:top w:w="0" w:type="dxa"/>
                        <w:left w:w="108" w:type="dxa"/>
                        <w:bottom w:w="0" w:type="dxa"/>
                        <w:right w:w="108" w:type="dxa"/>
                      </w:tcMar>
                      <w:hideMark/>
                    </w:tcPr>
                  </w:tcPrChange>
                </w:tcPr>
                <w:p w14:paraId="69E9A9E3" w14:textId="77777777" w:rsidR="00396DDD" w:rsidRDefault="00396DDD" w:rsidP="00396DDD">
                  <w:pPr>
                    <w:pStyle w:val="xxmsonormal"/>
                    <w:rPr>
                      <w:ins w:id="378" w:author="Jindal, Deepak [AUTOSOL/PWS/NOIDA]" w:date="2022-11-09T16:14:00Z"/>
                    </w:rPr>
                  </w:pPr>
                  <w:ins w:id="379" w:author="Jindal, Deepak [AUTOSOL/PWS/NOIDA]" w:date="2022-11-09T16:14:00Z">
                    <w:r>
                      <w:t>3000+</w:t>
                    </w:r>
                  </w:ins>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Change w:id="380" w:author="Jindal, Deepak [AUTOSOL/PWS/NOIDA]" w:date="2022-11-09T16:14:00Z">
                    <w:tcPr>
                      <w:tcW w:w="1170" w:type="dxa"/>
                      <w:gridSpan w:val="2"/>
                      <w:tcBorders>
                        <w:top w:val="nil"/>
                        <w:left w:val="nil"/>
                        <w:bottom w:val="single" w:sz="8" w:space="0" w:color="auto"/>
                        <w:right w:val="single" w:sz="8" w:space="0" w:color="auto"/>
                      </w:tcBorders>
                      <w:tcMar>
                        <w:top w:w="0" w:type="dxa"/>
                        <w:left w:w="108" w:type="dxa"/>
                        <w:bottom w:w="0" w:type="dxa"/>
                        <w:right w:w="108" w:type="dxa"/>
                      </w:tcMar>
                      <w:hideMark/>
                    </w:tcPr>
                  </w:tcPrChange>
                </w:tcPr>
                <w:p w14:paraId="44275BCE" w14:textId="77777777" w:rsidR="00396DDD" w:rsidRDefault="00396DDD" w:rsidP="00396DDD">
                  <w:pPr>
                    <w:pStyle w:val="xxmsonormal"/>
                    <w:rPr>
                      <w:ins w:id="381" w:author="Jindal, Deepak [AUTOSOL/PWS/NOIDA]" w:date="2022-11-09T16:14:00Z"/>
                    </w:rPr>
                  </w:pPr>
                  <w:ins w:id="382" w:author="Jindal, Deepak [AUTOSOL/PWS/NOIDA]" w:date="2022-11-09T16:14:00Z">
                    <w:r>
                      <w:t>n/a</w:t>
                    </w:r>
                  </w:ins>
                </w:p>
              </w:tc>
              <w:tc>
                <w:tcPr>
                  <w:tcW w:w="1260" w:type="dxa"/>
                  <w:tcBorders>
                    <w:top w:val="nil"/>
                    <w:left w:val="nil"/>
                    <w:bottom w:val="single" w:sz="8" w:space="0" w:color="auto"/>
                    <w:right w:val="single" w:sz="8" w:space="0" w:color="auto"/>
                  </w:tcBorders>
                  <w:tcPrChange w:id="383" w:author="Jindal, Deepak [AUTOSOL/PWS/NOIDA]" w:date="2022-11-09T16:14:00Z">
                    <w:tcPr>
                      <w:tcW w:w="1260" w:type="dxa"/>
                      <w:gridSpan w:val="2"/>
                      <w:tcBorders>
                        <w:top w:val="nil"/>
                        <w:left w:val="nil"/>
                        <w:bottom w:val="single" w:sz="8" w:space="0" w:color="auto"/>
                        <w:right w:val="single" w:sz="8" w:space="0" w:color="auto"/>
                      </w:tcBorders>
                    </w:tcPr>
                  </w:tcPrChange>
                </w:tcPr>
                <w:p w14:paraId="34F9CEB8" w14:textId="77777777" w:rsidR="00396DDD" w:rsidRDefault="00396DDD" w:rsidP="00396DDD">
                  <w:pPr>
                    <w:pStyle w:val="xxmsonormal"/>
                    <w:rPr>
                      <w:ins w:id="384" w:author="Jindal, Deepak [AUTOSOL/PWS/NOIDA]" w:date="2022-11-09T16:14:00Z"/>
                    </w:rPr>
                  </w:pPr>
                </w:p>
              </w:tc>
            </w:tr>
            <w:tr w:rsidR="00396DDD" w14:paraId="183FF6DD" w14:textId="77777777" w:rsidTr="00396DDD">
              <w:trPr>
                <w:ins w:id="385" w:author="Jindal, Deepak [AUTOSOL/PWS/NOIDA]" w:date="2022-11-09T16:14:00Z"/>
                <w:trPrChange w:id="386" w:author="Jindal, Deepak [AUTOSOL/PWS/NOIDA]" w:date="2022-11-09T16:14:00Z">
                  <w:trPr>
                    <w:gridAfter w:val="0"/>
                  </w:trPr>
                </w:trPrChange>
              </w:trPr>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tcPrChange w:id="387" w:author="Jindal, Deepak [AUTOSOL/PWS/NOIDA]" w:date="2022-11-09T16:14:00Z">
                    <w:tcPr>
                      <w:tcW w:w="152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tcPrChange>
                </w:tcPr>
                <w:p w14:paraId="2F4AEE6E" w14:textId="77777777" w:rsidR="00396DDD" w:rsidRDefault="00396DDD" w:rsidP="00396DDD">
                  <w:pPr>
                    <w:pStyle w:val="xxmsonormal"/>
                    <w:jc w:val="center"/>
                    <w:rPr>
                      <w:ins w:id="388" w:author="Jindal, Deepak [AUTOSOL/PWS/NOIDA]" w:date="2022-11-09T16:14:00Z"/>
                    </w:rPr>
                  </w:pPr>
                </w:p>
              </w:tc>
              <w:tc>
                <w:tcPr>
                  <w:tcW w:w="1710" w:type="dxa"/>
                  <w:tcBorders>
                    <w:top w:val="nil"/>
                    <w:left w:val="nil"/>
                    <w:bottom w:val="single" w:sz="8" w:space="0" w:color="auto"/>
                    <w:right w:val="single" w:sz="8" w:space="0" w:color="auto"/>
                  </w:tcBorders>
                  <w:tcMar>
                    <w:top w:w="0" w:type="dxa"/>
                    <w:left w:w="108" w:type="dxa"/>
                    <w:bottom w:w="0" w:type="dxa"/>
                    <w:right w:w="108" w:type="dxa"/>
                  </w:tcMar>
                  <w:tcPrChange w:id="389" w:author="Jindal, Deepak [AUTOSOL/PWS/NOIDA]" w:date="2022-11-09T16:14:00Z">
                    <w:tcPr>
                      <w:tcW w:w="1710" w:type="dxa"/>
                      <w:gridSpan w:val="2"/>
                      <w:tcBorders>
                        <w:top w:val="nil"/>
                        <w:left w:val="nil"/>
                        <w:bottom w:val="single" w:sz="8" w:space="0" w:color="auto"/>
                        <w:right w:val="single" w:sz="8" w:space="0" w:color="auto"/>
                      </w:tcBorders>
                      <w:tcMar>
                        <w:top w:w="0" w:type="dxa"/>
                        <w:left w:w="108" w:type="dxa"/>
                        <w:bottom w:w="0" w:type="dxa"/>
                        <w:right w:w="108" w:type="dxa"/>
                      </w:tcMar>
                    </w:tcPr>
                  </w:tcPrChange>
                </w:tcPr>
                <w:p w14:paraId="68A9BD1D" w14:textId="77777777" w:rsidR="00396DDD" w:rsidRDefault="00396DDD" w:rsidP="00396DDD">
                  <w:pPr>
                    <w:pStyle w:val="xxmsonormal"/>
                    <w:rPr>
                      <w:ins w:id="390" w:author="Jindal, Deepak [AUTOSOL/PWS/NOIDA]" w:date="2022-11-09T16:14:00Z"/>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tcPrChange w:id="391" w:author="Jindal, Deepak [AUTOSOL/PWS/NOIDA]" w:date="2022-11-09T16:14:00Z">
                    <w:tcPr>
                      <w:tcW w:w="1170" w:type="dxa"/>
                      <w:gridSpan w:val="2"/>
                      <w:tcBorders>
                        <w:top w:val="nil"/>
                        <w:left w:val="nil"/>
                        <w:bottom w:val="single" w:sz="8" w:space="0" w:color="auto"/>
                        <w:right w:val="single" w:sz="8" w:space="0" w:color="auto"/>
                      </w:tcBorders>
                      <w:tcMar>
                        <w:top w:w="0" w:type="dxa"/>
                        <w:left w:w="108" w:type="dxa"/>
                        <w:bottom w:w="0" w:type="dxa"/>
                        <w:right w:w="108" w:type="dxa"/>
                      </w:tcMar>
                    </w:tcPr>
                  </w:tcPrChange>
                </w:tcPr>
                <w:p w14:paraId="52C8E27E" w14:textId="77777777" w:rsidR="00396DDD" w:rsidRDefault="00396DDD" w:rsidP="00396DDD">
                  <w:pPr>
                    <w:pStyle w:val="xxmsonormal"/>
                    <w:rPr>
                      <w:ins w:id="392" w:author="Jindal, Deepak [AUTOSOL/PWS/NOIDA]" w:date="2022-11-09T16:14:00Z"/>
                    </w:rPr>
                  </w:pPr>
                </w:p>
              </w:tc>
              <w:tc>
                <w:tcPr>
                  <w:tcW w:w="1260" w:type="dxa"/>
                  <w:tcBorders>
                    <w:top w:val="nil"/>
                    <w:left w:val="nil"/>
                    <w:bottom w:val="single" w:sz="8" w:space="0" w:color="auto"/>
                    <w:right w:val="single" w:sz="8" w:space="0" w:color="auto"/>
                  </w:tcBorders>
                  <w:tcPrChange w:id="393" w:author="Jindal, Deepak [AUTOSOL/PWS/NOIDA]" w:date="2022-11-09T16:14:00Z">
                    <w:tcPr>
                      <w:tcW w:w="1260" w:type="dxa"/>
                      <w:gridSpan w:val="2"/>
                      <w:tcBorders>
                        <w:top w:val="nil"/>
                        <w:left w:val="nil"/>
                        <w:bottom w:val="single" w:sz="8" w:space="0" w:color="auto"/>
                        <w:right w:val="single" w:sz="8" w:space="0" w:color="auto"/>
                      </w:tcBorders>
                    </w:tcPr>
                  </w:tcPrChange>
                </w:tcPr>
                <w:p w14:paraId="7FA5D742" w14:textId="77777777" w:rsidR="00396DDD" w:rsidRDefault="00396DDD" w:rsidP="00396DDD">
                  <w:pPr>
                    <w:pStyle w:val="xxmsonormal"/>
                    <w:rPr>
                      <w:ins w:id="394" w:author="Jindal, Deepak [AUTOSOL/PWS/NOIDA]" w:date="2022-11-09T16:14:00Z"/>
                    </w:rPr>
                  </w:pPr>
                </w:p>
              </w:tc>
            </w:tr>
          </w:tbl>
          <w:p w14:paraId="02ED4B7A" w14:textId="11A7EB0B" w:rsidR="00396DDD" w:rsidRDefault="00396DDD">
            <w:pPr>
              <w:pStyle w:val="CellBody"/>
              <w:ind w:left="720"/>
              <w:rPr>
                <w:ins w:id="395" w:author="Jindal, Deepak [AUTOSOL/PWS/NOIDA]" w:date="2022-11-09T16:02:00Z"/>
                <w:rFonts w:ascii="Times New Roman" w:hAnsi="Times New Roman"/>
                <w:color w:val="auto"/>
              </w:rPr>
              <w:pPrChange w:id="396" w:author="Jindal, Deepak [AUTOSOL/PWS/NOIDA]" w:date="2022-11-09T16:13:00Z">
                <w:pPr>
                  <w:pStyle w:val="CellBody"/>
                  <w:numPr>
                    <w:numId w:val="119"/>
                  </w:numPr>
                  <w:ind w:left="720" w:hanging="360"/>
                </w:pPr>
              </w:pPrChange>
            </w:pPr>
          </w:p>
        </w:tc>
        <w:tc>
          <w:tcPr>
            <w:tcW w:w="2070" w:type="dxa"/>
            <w:tcBorders>
              <w:top w:val="single" w:sz="6" w:space="0" w:color="auto"/>
              <w:left w:val="single" w:sz="4" w:space="0" w:color="auto"/>
              <w:bottom w:val="single" w:sz="4" w:space="0" w:color="auto"/>
              <w:right w:val="single" w:sz="4" w:space="0" w:color="auto"/>
            </w:tcBorders>
          </w:tcPr>
          <w:p w14:paraId="647538FF" w14:textId="77777777" w:rsidR="00B850A8" w:rsidRDefault="00B850A8" w:rsidP="0041626F">
            <w:pPr>
              <w:pStyle w:val="CellBody"/>
              <w:rPr>
                <w:ins w:id="397" w:author="Jindal, Deepak [AUTOSOL/PWS/NOIDA]" w:date="2022-11-09T16:02:00Z"/>
                <w:rFonts w:ascii="Times New Roman" w:hAnsi="Times New Roman"/>
                <w:color w:val="auto"/>
              </w:rPr>
            </w:pPr>
            <w:ins w:id="398" w:author="Jindal, Deepak [AUTOSOL/PWS/NOIDA]" w:date="2022-11-09T16:02:00Z">
              <w:r>
                <w:rPr>
                  <w:rFonts w:ascii="Times New Roman" w:hAnsi="Times New Roman"/>
                  <w:color w:val="auto"/>
                </w:rPr>
                <w:t xml:space="preserve">P/F/F#/NA:  </w:t>
              </w:r>
            </w:ins>
          </w:p>
        </w:tc>
      </w:tr>
    </w:tbl>
    <w:p w14:paraId="1314F4EA" w14:textId="77777777" w:rsidR="001C7671" w:rsidRDefault="001C7671">
      <w:pPr>
        <w:rPr>
          <w:rFonts w:ascii="Helvetica" w:hAnsi="Helvetica"/>
          <w:b/>
          <w:noProof/>
          <w:color w:val="000000"/>
          <w:sz w:val="28"/>
        </w:rPr>
      </w:pPr>
      <w:r>
        <w:br w:type="page"/>
      </w:r>
    </w:p>
    <w:p w14:paraId="19434DF3" w14:textId="79CDADAE" w:rsidR="00AD33AF" w:rsidRPr="00AD33AF" w:rsidRDefault="00194237" w:rsidP="001C7671">
      <w:pPr>
        <w:pStyle w:val="SectL2"/>
        <w:numPr>
          <w:ilvl w:val="1"/>
          <w:numId w:val="6"/>
        </w:numPr>
        <w:spacing w:after="120"/>
      </w:pPr>
      <w:bookmarkStart w:id="399" w:name="_Toc108469839"/>
      <w:r>
        <w:lastRenderedPageBreak/>
        <w:t>Testing c</w:t>
      </w:r>
      <w:r w:rsidR="003A700C">
        <w:t xml:space="preserve">onstraints and </w:t>
      </w:r>
      <w:r>
        <w:t>l</w:t>
      </w:r>
      <w:r w:rsidR="003A700C">
        <w:t>imitations</w:t>
      </w:r>
      <w:bookmarkEnd w:id="276"/>
      <w:r>
        <w:t xml:space="preserve"> of </w:t>
      </w:r>
      <w:r w:rsidR="000D01D9">
        <w:t>Standalone Controller &amp; Tools</w:t>
      </w:r>
      <w:bookmarkEnd w:id="399"/>
      <w:r w:rsidR="000D01D9">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1A64DA" w:rsidRPr="00515527" w14:paraId="30DDFE61" w14:textId="77777777" w:rsidTr="00AD3C4A">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4A4C622" w14:textId="77777777" w:rsidR="00153EC9" w:rsidRDefault="00C111C7">
            <w:pPr>
              <w:pStyle w:val="CellBody"/>
              <w:jc w:val="center"/>
              <w:rPr>
                <w:b/>
              </w:rPr>
            </w:pPr>
            <w:r>
              <w:rPr>
                <w:b/>
              </w:rPr>
              <w:t xml:space="preserve">SRF Notes </w:t>
            </w:r>
          </w:p>
          <w:p w14:paraId="11F15508" w14:textId="77777777" w:rsidR="00153EC9" w:rsidRDefault="00153EC9" w:rsidP="00C874B3">
            <w:r>
              <w:t>The main limitation of the Standalone Controller &amp; Tools is that it is intended for a single controller.</w:t>
            </w:r>
            <w:r>
              <w:rPr>
                <w:rStyle w:val="FootnoteReference"/>
              </w:rPr>
              <w:footnoteReference w:id="1"/>
            </w:r>
            <w:r>
              <w:t xml:space="preserve">  The controller will not be able to receive Ovation points from other Ovation drops.  Runtime data </w:t>
            </w:r>
            <w:r w:rsidRPr="00A30784">
              <w:rPr>
                <w:i/>
                <w:iCs/>
              </w:rPr>
              <w:t>could</w:t>
            </w:r>
            <w:r>
              <w:rPr>
                <w:i/>
                <w:iCs/>
              </w:rPr>
              <w:t xml:space="preserve"> </w:t>
            </w:r>
            <w:r>
              <w:t>be shared between 2 or more Standalone Controllers by establishing a datalink connection (i.e. Modbus) between the Standalone Controller.</w:t>
            </w:r>
          </w:p>
          <w:p w14:paraId="7257C103" w14:textId="77777777" w:rsidR="00153EC9" w:rsidRDefault="00153EC9" w:rsidP="00C874B3">
            <w:pPr>
              <w:ind w:firstLine="432"/>
            </w:pPr>
          </w:p>
          <w:p w14:paraId="21937436" w14:textId="2C71D96F" w:rsidR="001A64DA" w:rsidRPr="00515527" w:rsidRDefault="00153EC9" w:rsidP="00C874B3">
            <w:pPr>
              <w:rPr>
                <w:b/>
              </w:rPr>
            </w:pPr>
            <w:r>
              <w:t>The Tools used for programming a Standalone Controller are NOT compatible with programming controllers that are already a part of an Ovation System.</w:t>
            </w:r>
            <w:r w:rsidR="001A64DA">
              <w:rPr>
                <w:b/>
              </w:rPr>
              <w:br/>
            </w:r>
          </w:p>
        </w:tc>
      </w:tr>
      <w:tr w:rsidR="003A700C" w14:paraId="49A8D9CE" w14:textId="77777777" w:rsidTr="003A700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B3CBD01" w14:textId="67300E3C" w:rsidR="00734789" w:rsidRPr="00734789" w:rsidRDefault="003A700C" w:rsidP="00E82BA1">
            <w:pPr>
              <w:pStyle w:val="CellBody"/>
              <w:numPr>
                <w:ilvl w:val="2"/>
                <w:numId w:val="6"/>
              </w:numPr>
              <w:rPr>
                <w:bCs/>
              </w:rPr>
            </w:pPr>
            <w:r w:rsidRPr="00AD33AF">
              <w:rPr>
                <w:b/>
              </w:rPr>
              <w:t>Test :</w:t>
            </w:r>
            <w:r>
              <w:rPr>
                <w:b/>
              </w:rPr>
              <w:t xml:space="preserve"> </w:t>
            </w:r>
            <w:r w:rsidR="00734789" w:rsidRPr="00734789">
              <w:rPr>
                <w:bCs/>
              </w:rPr>
              <w:t>Verification of DataLink connection between the Standalone Controller</w:t>
            </w:r>
            <w:r w:rsidR="009150F8">
              <w:rPr>
                <w:bCs/>
              </w:rPr>
              <w:t xml:space="preserve"> </w:t>
            </w:r>
            <w:r w:rsidR="009150F8">
              <w:rPr>
                <w:rFonts w:ascii="Times New Roman" w:hAnsi="Times New Roman"/>
                <w:color w:val="auto"/>
              </w:rPr>
              <w:t xml:space="preserve">using </w:t>
            </w:r>
            <w:r w:rsidR="009150F8" w:rsidRPr="00734789">
              <w:rPr>
                <w:rFonts w:ascii="Times New Roman" w:hAnsi="Times New Roman"/>
                <w:color w:val="auto"/>
              </w:rPr>
              <w:t>Third-Party I/O drivers</w:t>
            </w:r>
          </w:p>
          <w:p w14:paraId="7F963D5E" w14:textId="77777777" w:rsidR="00734789" w:rsidRDefault="00734789" w:rsidP="00734789">
            <w:pPr>
              <w:pStyle w:val="CellBody"/>
              <w:rPr>
                <w:b/>
              </w:rPr>
            </w:pPr>
          </w:p>
          <w:p w14:paraId="63D05063" w14:textId="56EDE5D0" w:rsidR="003A700C" w:rsidRPr="00734789" w:rsidRDefault="003A700C" w:rsidP="00734789">
            <w:pPr>
              <w:pStyle w:val="CellBody"/>
              <w:rPr>
                <w:bCs/>
              </w:rPr>
            </w:pPr>
            <w:r w:rsidRPr="00734789">
              <w:rPr>
                <w:bCs/>
              </w:rPr>
              <w:t xml:space="preserve">Determine if </w:t>
            </w:r>
            <w:r w:rsidR="00B83EB3" w:rsidRPr="00734789">
              <w:rPr>
                <w:bCs/>
              </w:rPr>
              <w:t>Runtime data could be shared between 2 or more Standalone Controllers by establishing a datalink connection (i.e. Modbus) between the Standalone Controller</w:t>
            </w:r>
          </w:p>
        </w:tc>
      </w:tr>
      <w:tr w:rsidR="003A700C" w14:paraId="5508B4EB"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DB886A1" w14:textId="77777777" w:rsidR="003A700C" w:rsidRDefault="003A700C"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B11C3AD" w14:textId="77777777" w:rsidR="003A700C" w:rsidRDefault="003A700C"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38CA0FC" w14:textId="77777777" w:rsidR="003A700C" w:rsidRDefault="003A700C" w:rsidP="007712E9">
            <w:pPr>
              <w:pStyle w:val="CellBody"/>
              <w:rPr>
                <w:rFonts w:ascii="Times New Roman" w:hAnsi="Times New Roman"/>
                <w:color w:val="auto"/>
              </w:rPr>
            </w:pPr>
            <w:r>
              <w:rPr>
                <w:rFonts w:ascii="Times New Roman" w:hAnsi="Times New Roman"/>
                <w:color w:val="auto"/>
              </w:rPr>
              <w:t xml:space="preserve"> </w:t>
            </w:r>
          </w:p>
        </w:tc>
      </w:tr>
      <w:tr w:rsidR="003A700C" w14:paraId="1B37DFA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A117F40" w14:textId="4422F5C5" w:rsidR="003A700C" w:rsidRDefault="00734789" w:rsidP="00D80786">
            <w:pPr>
              <w:pStyle w:val="CellBody"/>
              <w:numPr>
                <w:ilvl w:val="0"/>
                <w:numId w:val="29"/>
              </w:numPr>
              <w:rPr>
                <w:rFonts w:ascii="Times New Roman" w:hAnsi="Times New Roman"/>
                <w:color w:val="auto"/>
              </w:rPr>
            </w:pPr>
            <w:r>
              <w:rPr>
                <w:rFonts w:ascii="Times New Roman" w:hAnsi="Times New Roman"/>
                <w:color w:val="auto"/>
              </w:rPr>
              <w:t>Configure two standalone Controller setups with OCC100 or OCR3000.</w:t>
            </w:r>
          </w:p>
        </w:tc>
        <w:tc>
          <w:tcPr>
            <w:tcW w:w="2070" w:type="dxa"/>
            <w:tcBorders>
              <w:top w:val="single" w:sz="6" w:space="0" w:color="auto"/>
              <w:left w:val="single" w:sz="4" w:space="0" w:color="auto"/>
              <w:bottom w:val="single" w:sz="4" w:space="0" w:color="auto"/>
              <w:right w:val="single" w:sz="4" w:space="0" w:color="auto"/>
            </w:tcBorders>
          </w:tcPr>
          <w:p w14:paraId="1C4B98F6" w14:textId="77777777" w:rsidR="003A700C" w:rsidRDefault="003A700C" w:rsidP="007712E9">
            <w:pPr>
              <w:pStyle w:val="CellBody"/>
              <w:rPr>
                <w:rFonts w:ascii="Times New Roman" w:hAnsi="Times New Roman"/>
                <w:color w:val="auto"/>
              </w:rPr>
            </w:pPr>
            <w:r>
              <w:rPr>
                <w:rFonts w:ascii="Times New Roman" w:hAnsi="Times New Roman"/>
                <w:color w:val="auto"/>
              </w:rPr>
              <w:t xml:space="preserve">P/F/F#/NA:  </w:t>
            </w:r>
          </w:p>
        </w:tc>
      </w:tr>
      <w:tr w:rsidR="003A700C" w14:paraId="07D4257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98AB0D3" w14:textId="454666AB" w:rsidR="003A700C" w:rsidRDefault="00734789" w:rsidP="00D80786">
            <w:pPr>
              <w:pStyle w:val="CellBody"/>
              <w:numPr>
                <w:ilvl w:val="0"/>
                <w:numId w:val="29"/>
              </w:numPr>
              <w:rPr>
                <w:rFonts w:ascii="Times New Roman" w:hAnsi="Times New Roman"/>
                <w:color w:val="auto"/>
              </w:rPr>
            </w:pPr>
            <w:r>
              <w:rPr>
                <w:rFonts w:ascii="Times New Roman" w:hAnsi="Times New Roman"/>
                <w:color w:val="auto"/>
              </w:rPr>
              <w:t>Establish</w:t>
            </w:r>
            <w:del w:id="400" w:author="Jindal, Deepak [AUTOSOL/PWS/NOIDA]" w:date="2022-06-10T12:40:00Z">
              <w:r w:rsidDel="00C81135">
                <w:rPr>
                  <w:rFonts w:ascii="Times New Roman" w:hAnsi="Times New Roman"/>
                  <w:color w:val="auto"/>
                </w:rPr>
                <w:delText xml:space="preserve"> modbus </w:delText>
              </w:r>
            </w:del>
            <w:r>
              <w:rPr>
                <w:rFonts w:ascii="Times New Roman" w:hAnsi="Times New Roman"/>
                <w:color w:val="auto"/>
              </w:rPr>
              <w:t xml:space="preserve">connection between these two Standalone Controllers using </w:t>
            </w:r>
            <w:r w:rsidRPr="00734789">
              <w:rPr>
                <w:rFonts w:ascii="Times New Roman" w:hAnsi="Times New Roman"/>
                <w:color w:val="auto"/>
              </w:rPr>
              <w:t>Third-Party I/O drivers</w:t>
            </w:r>
            <w:ins w:id="401" w:author="Jindal, Deepak [AUTOSOL/PWS/NOIDA]" w:date="2022-06-10T12:40:00Z">
              <w:r w:rsidR="00C81135">
                <w:rPr>
                  <w:rFonts w:ascii="Times New Roman" w:hAnsi="Times New Roman"/>
                  <w:color w:val="auto"/>
                </w:rPr>
                <w:t xml:space="preserve"> (i.e. Modbus)</w:t>
              </w:r>
            </w:ins>
          </w:p>
        </w:tc>
        <w:tc>
          <w:tcPr>
            <w:tcW w:w="2070" w:type="dxa"/>
            <w:tcBorders>
              <w:top w:val="single" w:sz="6" w:space="0" w:color="auto"/>
              <w:left w:val="single" w:sz="4" w:space="0" w:color="auto"/>
              <w:bottom w:val="single" w:sz="4" w:space="0" w:color="auto"/>
              <w:right w:val="single" w:sz="4" w:space="0" w:color="auto"/>
            </w:tcBorders>
          </w:tcPr>
          <w:p w14:paraId="68AE753A" w14:textId="77777777" w:rsidR="003A700C" w:rsidRDefault="003A700C" w:rsidP="007712E9">
            <w:pPr>
              <w:pStyle w:val="CellBody"/>
              <w:rPr>
                <w:rFonts w:ascii="Times New Roman" w:hAnsi="Times New Roman"/>
                <w:color w:val="auto"/>
              </w:rPr>
            </w:pPr>
            <w:r>
              <w:rPr>
                <w:rFonts w:ascii="Times New Roman" w:hAnsi="Times New Roman"/>
                <w:color w:val="auto"/>
              </w:rPr>
              <w:t xml:space="preserve">P/F/F#/NA:  </w:t>
            </w:r>
          </w:p>
        </w:tc>
      </w:tr>
      <w:tr w:rsidR="00734789" w14:paraId="719F87D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03B8950" w14:textId="49C54569" w:rsidR="00734789" w:rsidRDefault="009150F8" w:rsidP="00D80786">
            <w:pPr>
              <w:pStyle w:val="CellBody"/>
              <w:numPr>
                <w:ilvl w:val="0"/>
                <w:numId w:val="29"/>
              </w:numPr>
              <w:rPr>
                <w:rFonts w:ascii="Times New Roman" w:hAnsi="Times New Roman"/>
                <w:color w:val="auto"/>
              </w:rPr>
            </w:pPr>
            <w:r>
              <w:rPr>
                <w:rFonts w:ascii="Times New Roman" w:hAnsi="Times New Roman"/>
                <w:color w:val="auto"/>
              </w:rPr>
              <w:t xml:space="preserve">Verify if </w:t>
            </w:r>
            <w:r w:rsidRPr="00734789">
              <w:rPr>
                <w:bCs/>
              </w:rPr>
              <w:t xml:space="preserve">Runtime data could be shared between </w:t>
            </w:r>
            <w:r>
              <w:rPr>
                <w:bCs/>
              </w:rPr>
              <w:t xml:space="preserve">these 2 SAC Controller by using points originating in other SAC controller </w:t>
            </w:r>
          </w:p>
        </w:tc>
        <w:tc>
          <w:tcPr>
            <w:tcW w:w="2070" w:type="dxa"/>
            <w:tcBorders>
              <w:top w:val="single" w:sz="6" w:space="0" w:color="auto"/>
              <w:left w:val="single" w:sz="4" w:space="0" w:color="auto"/>
              <w:bottom w:val="single" w:sz="4" w:space="0" w:color="auto"/>
              <w:right w:val="single" w:sz="4" w:space="0" w:color="auto"/>
            </w:tcBorders>
          </w:tcPr>
          <w:p w14:paraId="370FBBAC" w14:textId="66499A8E" w:rsidR="00734789" w:rsidRDefault="00734789" w:rsidP="00734789">
            <w:pPr>
              <w:pStyle w:val="CellBody"/>
              <w:rPr>
                <w:rFonts w:ascii="Times New Roman" w:hAnsi="Times New Roman"/>
                <w:color w:val="auto"/>
              </w:rPr>
            </w:pPr>
            <w:r>
              <w:rPr>
                <w:rFonts w:ascii="Times New Roman" w:hAnsi="Times New Roman"/>
                <w:color w:val="auto"/>
              </w:rPr>
              <w:t xml:space="preserve">P/F/F#/NA:  </w:t>
            </w:r>
          </w:p>
        </w:tc>
      </w:tr>
      <w:tr w:rsidR="00734789" w14:paraId="5BBEF888"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0ADEF37" w14:textId="77777777" w:rsidR="00734789" w:rsidRDefault="00734789" w:rsidP="00734789">
            <w:pPr>
              <w:pStyle w:val="CellBody"/>
            </w:pPr>
            <w:r>
              <w:t>Comments:</w:t>
            </w:r>
          </w:p>
        </w:tc>
      </w:tr>
    </w:tbl>
    <w:p w14:paraId="16B669A1" w14:textId="25451689" w:rsidR="00734789" w:rsidRDefault="00734789" w:rsidP="00C111C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9150F8" w:rsidRPr="00734789" w14:paraId="5FC02C59" w14:textId="77777777" w:rsidTr="002A1A7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9E6DA63" w14:textId="62E00BA7" w:rsidR="009150F8" w:rsidRPr="00734789" w:rsidRDefault="009150F8" w:rsidP="002A1A7E">
            <w:pPr>
              <w:pStyle w:val="CellBody"/>
              <w:numPr>
                <w:ilvl w:val="2"/>
                <w:numId w:val="6"/>
              </w:numPr>
              <w:rPr>
                <w:bCs/>
              </w:rPr>
            </w:pPr>
            <w:r w:rsidRPr="00AD33AF">
              <w:rPr>
                <w:b/>
              </w:rPr>
              <w:t>Test :</w:t>
            </w:r>
            <w:r>
              <w:rPr>
                <w:b/>
              </w:rPr>
              <w:t xml:space="preserve"> </w:t>
            </w:r>
            <w:r w:rsidRPr="00734789">
              <w:rPr>
                <w:bCs/>
              </w:rPr>
              <w:t>Verification of DataLink connection between the Standalone Controller</w:t>
            </w:r>
            <w:r w:rsidR="00613E5D">
              <w:rPr>
                <w:bCs/>
              </w:rPr>
              <w:t xml:space="preserve"> </w:t>
            </w:r>
            <w:r w:rsidR="00613E5D">
              <w:rPr>
                <w:rFonts w:ascii="Times New Roman" w:hAnsi="Times New Roman"/>
                <w:color w:val="auto"/>
              </w:rPr>
              <w:t xml:space="preserve">using </w:t>
            </w:r>
            <w:r w:rsidR="00613E5D" w:rsidRPr="00734789">
              <w:rPr>
                <w:rFonts w:ascii="Times New Roman" w:hAnsi="Times New Roman"/>
                <w:color w:val="auto"/>
              </w:rPr>
              <w:t>the Embedded Ethernet Links provided by the CPS</w:t>
            </w:r>
          </w:p>
          <w:p w14:paraId="085500D4" w14:textId="77777777" w:rsidR="009150F8" w:rsidRDefault="009150F8" w:rsidP="002A1A7E">
            <w:pPr>
              <w:pStyle w:val="CellBody"/>
              <w:rPr>
                <w:b/>
              </w:rPr>
            </w:pPr>
          </w:p>
          <w:p w14:paraId="400D77F8" w14:textId="77777777" w:rsidR="009150F8" w:rsidRPr="00734789" w:rsidRDefault="009150F8" w:rsidP="002A1A7E">
            <w:pPr>
              <w:pStyle w:val="CellBody"/>
              <w:rPr>
                <w:bCs/>
              </w:rPr>
            </w:pPr>
            <w:r w:rsidRPr="00734789">
              <w:rPr>
                <w:bCs/>
              </w:rPr>
              <w:t>Determine if Runtime data could be shared between 2 or more Standalone Controllers by establishing a datalink connection (i.e. Modbus) between the Standalone Controller</w:t>
            </w:r>
          </w:p>
        </w:tc>
      </w:tr>
      <w:tr w:rsidR="009150F8" w14:paraId="7729354E" w14:textId="77777777" w:rsidTr="002A1A7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A724891" w14:textId="77777777" w:rsidR="009150F8" w:rsidRDefault="009150F8" w:rsidP="002A1A7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3D56D4A4" w14:textId="77777777" w:rsidR="009150F8" w:rsidRDefault="009150F8" w:rsidP="002A1A7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7287BFB" w14:textId="77777777" w:rsidR="009150F8" w:rsidRDefault="009150F8" w:rsidP="002A1A7E">
            <w:pPr>
              <w:pStyle w:val="CellBody"/>
              <w:rPr>
                <w:rFonts w:ascii="Times New Roman" w:hAnsi="Times New Roman"/>
                <w:color w:val="auto"/>
              </w:rPr>
            </w:pPr>
            <w:r>
              <w:rPr>
                <w:rFonts w:ascii="Times New Roman" w:hAnsi="Times New Roman"/>
                <w:color w:val="auto"/>
              </w:rPr>
              <w:t xml:space="preserve"> </w:t>
            </w:r>
          </w:p>
        </w:tc>
      </w:tr>
      <w:tr w:rsidR="009150F8" w14:paraId="0F7752D4" w14:textId="77777777" w:rsidTr="002A1A7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2EEEB79" w14:textId="77777777" w:rsidR="009150F8" w:rsidRDefault="009150F8" w:rsidP="00BA7962">
            <w:pPr>
              <w:pStyle w:val="CellBody"/>
              <w:numPr>
                <w:ilvl w:val="0"/>
                <w:numId w:val="122"/>
              </w:numPr>
              <w:rPr>
                <w:rFonts w:ascii="Times New Roman" w:hAnsi="Times New Roman"/>
                <w:color w:val="auto"/>
              </w:rPr>
            </w:pPr>
            <w:r>
              <w:rPr>
                <w:rFonts w:ascii="Times New Roman" w:hAnsi="Times New Roman"/>
                <w:color w:val="auto"/>
              </w:rPr>
              <w:t>Configure two standalone Controller setups with OCC100 or OCR3000.</w:t>
            </w:r>
          </w:p>
        </w:tc>
        <w:tc>
          <w:tcPr>
            <w:tcW w:w="2070" w:type="dxa"/>
            <w:tcBorders>
              <w:top w:val="single" w:sz="6" w:space="0" w:color="auto"/>
              <w:left w:val="single" w:sz="4" w:space="0" w:color="auto"/>
              <w:bottom w:val="single" w:sz="4" w:space="0" w:color="auto"/>
              <w:right w:val="single" w:sz="4" w:space="0" w:color="auto"/>
            </w:tcBorders>
          </w:tcPr>
          <w:p w14:paraId="22CC376F" w14:textId="77777777" w:rsidR="009150F8" w:rsidRDefault="009150F8" w:rsidP="002A1A7E">
            <w:pPr>
              <w:pStyle w:val="CellBody"/>
              <w:rPr>
                <w:rFonts w:ascii="Times New Roman" w:hAnsi="Times New Roman"/>
                <w:color w:val="auto"/>
              </w:rPr>
            </w:pPr>
            <w:r>
              <w:rPr>
                <w:rFonts w:ascii="Times New Roman" w:hAnsi="Times New Roman"/>
                <w:color w:val="auto"/>
              </w:rPr>
              <w:t xml:space="preserve">P/F/F#/NA:  </w:t>
            </w:r>
          </w:p>
        </w:tc>
      </w:tr>
      <w:tr w:rsidR="009150F8" w14:paraId="27166997" w14:textId="77777777" w:rsidTr="002A1A7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FB14DA7" w14:textId="2874CD3C" w:rsidR="009150F8" w:rsidRDefault="009150F8" w:rsidP="00BA7962">
            <w:pPr>
              <w:pStyle w:val="CellBody"/>
              <w:numPr>
                <w:ilvl w:val="0"/>
                <w:numId w:val="122"/>
              </w:numPr>
              <w:rPr>
                <w:rFonts w:ascii="Times New Roman" w:hAnsi="Times New Roman"/>
                <w:color w:val="auto"/>
              </w:rPr>
            </w:pPr>
            <w:r>
              <w:rPr>
                <w:rFonts w:ascii="Times New Roman" w:hAnsi="Times New Roman"/>
                <w:color w:val="auto"/>
              </w:rPr>
              <w:t>Establish</w:t>
            </w:r>
            <w:ins w:id="402" w:author="Jindal, Deepak [AUTOSOL/PWS/NOIDA]" w:date="2022-06-10T12:40:00Z">
              <w:r w:rsidR="00C81135">
                <w:rPr>
                  <w:rFonts w:ascii="Times New Roman" w:hAnsi="Times New Roman"/>
                  <w:color w:val="auto"/>
                </w:rPr>
                <w:t xml:space="preserve"> </w:t>
              </w:r>
            </w:ins>
            <w:del w:id="403" w:author="Jindal, Deepak [AUTOSOL/PWS/NOIDA]" w:date="2022-06-10T12:40:00Z">
              <w:r w:rsidDel="00C81135">
                <w:rPr>
                  <w:rFonts w:ascii="Times New Roman" w:hAnsi="Times New Roman"/>
                  <w:color w:val="auto"/>
                </w:rPr>
                <w:delText xml:space="preserve"> modbus </w:delText>
              </w:r>
            </w:del>
            <w:r>
              <w:rPr>
                <w:rFonts w:ascii="Times New Roman" w:hAnsi="Times New Roman"/>
                <w:color w:val="auto"/>
              </w:rPr>
              <w:t xml:space="preserve">connection between these two Standalone Controllers using </w:t>
            </w:r>
            <w:r w:rsidRPr="00734789">
              <w:rPr>
                <w:rFonts w:ascii="Times New Roman" w:hAnsi="Times New Roman"/>
                <w:color w:val="auto"/>
              </w:rPr>
              <w:t>the Embedded Ethernet Links provided by the CPS and verify if runtime data could be shared</w:t>
            </w:r>
          </w:p>
        </w:tc>
        <w:tc>
          <w:tcPr>
            <w:tcW w:w="2070" w:type="dxa"/>
            <w:tcBorders>
              <w:top w:val="single" w:sz="6" w:space="0" w:color="auto"/>
              <w:left w:val="single" w:sz="4" w:space="0" w:color="auto"/>
              <w:bottom w:val="single" w:sz="4" w:space="0" w:color="auto"/>
              <w:right w:val="single" w:sz="4" w:space="0" w:color="auto"/>
            </w:tcBorders>
          </w:tcPr>
          <w:p w14:paraId="7FFCFA2C" w14:textId="77777777" w:rsidR="009150F8" w:rsidRDefault="009150F8" w:rsidP="002A1A7E">
            <w:pPr>
              <w:pStyle w:val="CellBody"/>
              <w:rPr>
                <w:rFonts w:ascii="Times New Roman" w:hAnsi="Times New Roman"/>
                <w:color w:val="auto"/>
              </w:rPr>
            </w:pPr>
            <w:r>
              <w:rPr>
                <w:rFonts w:ascii="Times New Roman" w:hAnsi="Times New Roman"/>
                <w:color w:val="auto"/>
              </w:rPr>
              <w:t xml:space="preserve">P/F/F#/NA:  </w:t>
            </w:r>
          </w:p>
        </w:tc>
      </w:tr>
      <w:tr w:rsidR="009150F8" w14:paraId="3606B6CF" w14:textId="77777777" w:rsidTr="002A1A7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1DD8639" w14:textId="7EE3CC99" w:rsidR="009150F8" w:rsidRDefault="009150F8" w:rsidP="00BA7962">
            <w:pPr>
              <w:pStyle w:val="CellBody"/>
              <w:numPr>
                <w:ilvl w:val="0"/>
                <w:numId w:val="122"/>
              </w:numPr>
              <w:rPr>
                <w:rFonts w:ascii="Times New Roman" w:hAnsi="Times New Roman"/>
                <w:color w:val="auto"/>
              </w:rPr>
            </w:pPr>
            <w:r>
              <w:rPr>
                <w:rFonts w:ascii="Times New Roman" w:hAnsi="Times New Roman"/>
                <w:color w:val="auto"/>
              </w:rPr>
              <w:t xml:space="preserve">Verify if </w:t>
            </w:r>
            <w:r w:rsidRPr="00734789">
              <w:rPr>
                <w:bCs/>
              </w:rPr>
              <w:t xml:space="preserve">Runtime data could be shared between </w:t>
            </w:r>
            <w:r>
              <w:rPr>
                <w:bCs/>
              </w:rPr>
              <w:t xml:space="preserve">these 2 SAC Controller by using points originating in other SAC controller </w:t>
            </w:r>
          </w:p>
        </w:tc>
        <w:tc>
          <w:tcPr>
            <w:tcW w:w="2070" w:type="dxa"/>
            <w:tcBorders>
              <w:top w:val="single" w:sz="6" w:space="0" w:color="auto"/>
              <w:left w:val="single" w:sz="4" w:space="0" w:color="auto"/>
              <w:bottom w:val="single" w:sz="4" w:space="0" w:color="auto"/>
              <w:right w:val="single" w:sz="4" w:space="0" w:color="auto"/>
            </w:tcBorders>
          </w:tcPr>
          <w:p w14:paraId="4A72ED4E" w14:textId="4EC0770F" w:rsidR="009150F8" w:rsidRDefault="009150F8" w:rsidP="009150F8">
            <w:pPr>
              <w:pStyle w:val="CellBody"/>
              <w:rPr>
                <w:rFonts w:ascii="Times New Roman" w:hAnsi="Times New Roman"/>
                <w:color w:val="auto"/>
              </w:rPr>
            </w:pPr>
            <w:r>
              <w:rPr>
                <w:rFonts w:ascii="Times New Roman" w:hAnsi="Times New Roman"/>
                <w:color w:val="auto"/>
              </w:rPr>
              <w:t xml:space="preserve">P/F/F#/NA:  </w:t>
            </w:r>
          </w:p>
        </w:tc>
      </w:tr>
      <w:tr w:rsidR="009150F8" w14:paraId="23264390" w14:textId="77777777" w:rsidTr="002A1A7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A9FE523" w14:textId="77777777" w:rsidR="009150F8" w:rsidRDefault="009150F8" w:rsidP="002A1A7E">
            <w:pPr>
              <w:pStyle w:val="CellBody"/>
            </w:pPr>
            <w:r>
              <w:t>Comments:</w:t>
            </w:r>
          </w:p>
        </w:tc>
      </w:tr>
    </w:tbl>
    <w:p w14:paraId="667E5138" w14:textId="16FECE2D" w:rsidR="009150F8" w:rsidRDefault="009150F8" w:rsidP="00C111C7"/>
    <w:p w14:paraId="48385F5A" w14:textId="35AED2B8" w:rsidR="009150F8" w:rsidRDefault="009150F8" w:rsidP="00C111C7"/>
    <w:p w14:paraId="0ED69A37" w14:textId="77777777" w:rsidR="009150F8" w:rsidRDefault="009150F8" w:rsidP="00C111C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34789" w:rsidRPr="003A700C" w14:paraId="23ECC9C1" w14:textId="77777777" w:rsidTr="002A1A7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33ADAE8" w14:textId="09422A2F" w:rsidR="00734789" w:rsidRPr="003A700C" w:rsidRDefault="00734789" w:rsidP="00734789">
            <w:pPr>
              <w:pStyle w:val="CellBody"/>
              <w:numPr>
                <w:ilvl w:val="2"/>
                <w:numId w:val="6"/>
              </w:numPr>
              <w:rPr>
                <w:b/>
              </w:rPr>
            </w:pPr>
            <w:r w:rsidRPr="00AD33AF">
              <w:rPr>
                <w:b/>
              </w:rPr>
              <w:t>Test :</w:t>
            </w:r>
            <w:r>
              <w:rPr>
                <w:b/>
              </w:rPr>
              <w:t xml:space="preserve"> </w:t>
            </w:r>
            <w:r w:rsidRPr="00734789">
              <w:rPr>
                <w:bCs/>
              </w:rPr>
              <w:t xml:space="preserve">Verification </w:t>
            </w:r>
            <w:r>
              <w:rPr>
                <w:bCs/>
              </w:rPr>
              <w:t xml:space="preserve">that </w:t>
            </w:r>
            <w:del w:id="404" w:author="Jindal, Deepak [AUTOSOL/PWS/NOIDA]" w:date="2022-06-08T19:43:00Z">
              <w:r w:rsidDel="00A84C67">
                <w:rPr>
                  <w:bCs/>
                </w:rPr>
                <w:delText>Standalone Controller can not receive Ovation points from other Ovation drop</w:delText>
              </w:r>
            </w:del>
            <w:ins w:id="405" w:author="Jindal, Deepak [AUTOSOL/PWS/NOIDA]" w:date="2022-06-08T19:43:00Z">
              <w:r w:rsidR="00A84C67">
                <w:rPr>
                  <w:bCs/>
                </w:rPr>
                <w:t>other than Sta</w:t>
              </w:r>
            </w:ins>
            <w:ins w:id="406" w:author="Jindal, Deepak [AUTOSOL/PWS/NOIDA]" w:date="2022-06-08T19:44:00Z">
              <w:r w:rsidR="00A84C67">
                <w:rPr>
                  <w:bCs/>
                </w:rPr>
                <w:t xml:space="preserve">ndalone Controller, </w:t>
              </w:r>
            </w:ins>
            <w:ins w:id="407" w:author="Jindal, Deepak [AUTOSOL/PWS/NOIDA]" w:date="2022-06-08T19:43:00Z">
              <w:r w:rsidR="00A84C67">
                <w:rPr>
                  <w:bCs/>
                </w:rPr>
                <w:t xml:space="preserve">no other drop can be created on </w:t>
              </w:r>
            </w:ins>
            <w:ins w:id="408" w:author="Jindal, Deepak [AUTOSOL/PWS/NOIDA]" w:date="2022-06-08T19:44:00Z">
              <w:r w:rsidR="00A84C67">
                <w:rPr>
                  <w:bCs/>
                </w:rPr>
                <w:t>OvSACS setup</w:t>
              </w:r>
            </w:ins>
            <w:r>
              <w:rPr>
                <w:bCs/>
              </w:rPr>
              <w:t xml:space="preserve"> </w:t>
            </w:r>
          </w:p>
        </w:tc>
      </w:tr>
      <w:tr w:rsidR="00734789" w14:paraId="045F2EA5" w14:textId="77777777" w:rsidTr="002A1A7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E04B1ED" w14:textId="77777777" w:rsidR="00734789" w:rsidRDefault="00734789" w:rsidP="002A1A7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52AAF82" w14:textId="77777777" w:rsidR="00734789" w:rsidRDefault="00734789" w:rsidP="002A1A7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19BE2F8" w14:textId="77777777" w:rsidR="00734789" w:rsidRDefault="00734789" w:rsidP="002A1A7E">
            <w:pPr>
              <w:pStyle w:val="CellBody"/>
              <w:rPr>
                <w:rFonts w:ascii="Times New Roman" w:hAnsi="Times New Roman"/>
                <w:color w:val="auto"/>
              </w:rPr>
            </w:pPr>
            <w:r>
              <w:rPr>
                <w:rFonts w:ascii="Times New Roman" w:hAnsi="Times New Roman"/>
                <w:color w:val="auto"/>
              </w:rPr>
              <w:t xml:space="preserve"> </w:t>
            </w:r>
          </w:p>
        </w:tc>
      </w:tr>
      <w:tr w:rsidR="00734789" w14:paraId="576F3A44" w14:textId="77777777" w:rsidTr="002A1A7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28D2ECE" w14:textId="4C82C521" w:rsidR="00734789" w:rsidRDefault="00734789" w:rsidP="00BA7962">
            <w:pPr>
              <w:pStyle w:val="CellBody"/>
              <w:numPr>
                <w:ilvl w:val="0"/>
                <w:numId w:val="116"/>
              </w:numPr>
              <w:rPr>
                <w:rFonts w:ascii="Times New Roman" w:hAnsi="Times New Roman"/>
                <w:color w:val="auto"/>
              </w:rPr>
            </w:pPr>
            <w:del w:id="409" w:author="Jindal, Deepak [AUTOSOL/PWS/NOIDA]" w:date="2022-06-08T19:44:00Z">
              <w:r w:rsidDel="00A84C67">
                <w:rPr>
                  <w:rFonts w:ascii="Times New Roman" w:hAnsi="Times New Roman"/>
                  <w:color w:val="auto"/>
                </w:rPr>
                <w:lastRenderedPageBreak/>
                <w:delText xml:space="preserve">Create some points in any other Ovation drop (other than SAC drop). </w:delText>
              </w:r>
            </w:del>
            <w:ins w:id="410" w:author="Jindal, Deepak [AUTOSOL/PWS/NOIDA]" w:date="2022-06-08T19:44:00Z">
              <w:r w:rsidR="00A84C67">
                <w:rPr>
                  <w:rFonts w:ascii="Times New Roman" w:hAnsi="Times New Roman"/>
                  <w:color w:val="auto"/>
                </w:rPr>
                <w:t xml:space="preserve">Try to insert </w:t>
              </w:r>
            </w:ins>
            <w:ins w:id="411" w:author="Jindal, Deepak [AUTOSOL/PWS/NOIDA]" w:date="2022-06-08T19:50:00Z">
              <w:r w:rsidR="002711C1">
                <w:rPr>
                  <w:rFonts w:ascii="Times New Roman" w:hAnsi="Times New Roman"/>
                  <w:color w:val="auto"/>
                </w:rPr>
                <w:t xml:space="preserve">drop in the hierarchy but option for the same shouldn’t be available. </w:t>
              </w:r>
            </w:ins>
          </w:p>
        </w:tc>
        <w:tc>
          <w:tcPr>
            <w:tcW w:w="2070" w:type="dxa"/>
            <w:tcBorders>
              <w:top w:val="single" w:sz="6" w:space="0" w:color="auto"/>
              <w:left w:val="single" w:sz="4" w:space="0" w:color="auto"/>
              <w:bottom w:val="single" w:sz="4" w:space="0" w:color="auto"/>
              <w:right w:val="single" w:sz="4" w:space="0" w:color="auto"/>
            </w:tcBorders>
          </w:tcPr>
          <w:p w14:paraId="0D497DE4" w14:textId="77777777" w:rsidR="00734789" w:rsidRDefault="00734789" w:rsidP="002A1A7E">
            <w:pPr>
              <w:pStyle w:val="CellBody"/>
              <w:rPr>
                <w:rFonts w:ascii="Times New Roman" w:hAnsi="Times New Roman"/>
                <w:color w:val="auto"/>
              </w:rPr>
            </w:pPr>
            <w:r>
              <w:rPr>
                <w:rFonts w:ascii="Times New Roman" w:hAnsi="Times New Roman"/>
                <w:color w:val="auto"/>
              </w:rPr>
              <w:t xml:space="preserve">P/F/F#/NA:  </w:t>
            </w:r>
          </w:p>
        </w:tc>
      </w:tr>
      <w:tr w:rsidR="00734789" w14:paraId="2A7A0CD8" w14:textId="77777777" w:rsidTr="002A1A7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11B2382" w14:textId="6EADD05D" w:rsidR="00734789" w:rsidRDefault="00F64C7C" w:rsidP="00BA7962">
            <w:pPr>
              <w:pStyle w:val="CellBody"/>
              <w:numPr>
                <w:ilvl w:val="0"/>
                <w:numId w:val="116"/>
              </w:numPr>
              <w:rPr>
                <w:rFonts w:ascii="Times New Roman" w:hAnsi="Times New Roman"/>
                <w:color w:val="auto"/>
              </w:rPr>
            </w:pPr>
            <w:del w:id="412" w:author="Jindal, Deepak [AUTOSOL/PWS/NOIDA]" w:date="2022-06-08T19:51:00Z">
              <w:r w:rsidDel="002711C1">
                <w:rPr>
                  <w:rFonts w:ascii="Times New Roman" w:hAnsi="Times New Roman"/>
                  <w:color w:val="auto"/>
                </w:rPr>
                <w:delText>Add a Control sheet in SAC drop and try to add points created in step (a) as received points in SAC. Verify that using these points in SAC Controller should not be allowed.</w:delText>
              </w:r>
            </w:del>
          </w:p>
        </w:tc>
        <w:tc>
          <w:tcPr>
            <w:tcW w:w="2070" w:type="dxa"/>
            <w:tcBorders>
              <w:top w:val="single" w:sz="6" w:space="0" w:color="auto"/>
              <w:left w:val="single" w:sz="4" w:space="0" w:color="auto"/>
              <w:bottom w:val="single" w:sz="4" w:space="0" w:color="auto"/>
              <w:right w:val="single" w:sz="4" w:space="0" w:color="auto"/>
            </w:tcBorders>
          </w:tcPr>
          <w:p w14:paraId="692E2623" w14:textId="4FD16C90" w:rsidR="00734789" w:rsidRDefault="00734789" w:rsidP="002A1A7E">
            <w:pPr>
              <w:pStyle w:val="CellBody"/>
              <w:rPr>
                <w:rFonts w:ascii="Times New Roman" w:hAnsi="Times New Roman"/>
                <w:color w:val="auto"/>
              </w:rPr>
            </w:pPr>
            <w:del w:id="413" w:author="Jindal, Deepak [AUTOSOL/PWS/NOIDA]" w:date="2022-06-08T19:51:00Z">
              <w:r w:rsidDel="002711C1">
                <w:rPr>
                  <w:rFonts w:ascii="Times New Roman" w:hAnsi="Times New Roman"/>
                  <w:color w:val="auto"/>
                </w:rPr>
                <w:delText xml:space="preserve">P/F/F#/NA:  </w:delText>
              </w:r>
            </w:del>
          </w:p>
        </w:tc>
      </w:tr>
      <w:tr w:rsidR="00734789" w14:paraId="2B0BC3FD" w14:textId="77777777" w:rsidTr="002A1A7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74B852D" w14:textId="2CFE063B" w:rsidR="00734789" w:rsidRDefault="00734789" w:rsidP="00F64C7C">
            <w:pPr>
              <w:pStyle w:val="CellBody"/>
              <w:ind w:left="720"/>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740C67F" w14:textId="6DF00BB5" w:rsidR="00734789" w:rsidRDefault="00734789" w:rsidP="002A1A7E">
            <w:pPr>
              <w:pStyle w:val="CellBody"/>
              <w:rPr>
                <w:rFonts w:ascii="Times New Roman" w:hAnsi="Times New Roman"/>
                <w:color w:val="auto"/>
              </w:rPr>
            </w:pPr>
          </w:p>
        </w:tc>
      </w:tr>
      <w:tr w:rsidR="00734789" w14:paraId="7C2A3BA7" w14:textId="77777777" w:rsidTr="002A1A7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D6A902E" w14:textId="77777777" w:rsidR="00734789" w:rsidRDefault="00734789" w:rsidP="002A1A7E">
            <w:pPr>
              <w:pStyle w:val="CellBody"/>
            </w:pPr>
            <w:r>
              <w:t>Comments:</w:t>
            </w:r>
          </w:p>
        </w:tc>
      </w:tr>
    </w:tbl>
    <w:p w14:paraId="4F74A302" w14:textId="4072FF3C" w:rsidR="00C111C7" w:rsidRDefault="00C111C7" w:rsidP="00C111C7">
      <w:r>
        <w:br/>
      </w:r>
    </w:p>
    <w:p w14:paraId="1834CBC6" w14:textId="77777777" w:rsidR="00B83EB3" w:rsidRDefault="00C111C7" w:rsidP="00C111C7">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B83EB3" w:rsidRPr="003A700C" w14:paraId="33DEEE1A"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C7A1E08" w14:textId="53787927" w:rsidR="00B83EB3" w:rsidRPr="003A700C" w:rsidRDefault="00B83EB3" w:rsidP="00E82BA1">
            <w:pPr>
              <w:pStyle w:val="CellBody"/>
              <w:numPr>
                <w:ilvl w:val="2"/>
                <w:numId w:val="6"/>
              </w:numPr>
              <w:rPr>
                <w:b/>
              </w:rPr>
            </w:pPr>
            <w:r w:rsidRPr="00AD33AF">
              <w:rPr>
                <w:b/>
              </w:rPr>
              <w:t>Test :</w:t>
            </w:r>
            <w:r>
              <w:rPr>
                <w:b/>
              </w:rPr>
              <w:t xml:space="preserve"> </w:t>
            </w:r>
            <w:r w:rsidR="00A048D8">
              <w:rPr>
                <w:bCs/>
              </w:rPr>
              <w:t>Verify that the tools</w:t>
            </w:r>
            <w:r w:rsidRPr="00043AE4">
              <w:rPr>
                <w:bCs/>
              </w:rPr>
              <w:t xml:space="preserve"> used for programming a Standalone Controller are NOT compatible with programming controllers that are already a part of an Ovation System.</w:t>
            </w:r>
          </w:p>
        </w:tc>
      </w:tr>
      <w:tr w:rsidR="00B83EB3" w14:paraId="316F2CC1"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A612315" w14:textId="77777777" w:rsidR="00B83EB3" w:rsidRDefault="00B83EB3"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B8B829E" w14:textId="77777777" w:rsidR="00B83EB3" w:rsidRDefault="00B83EB3"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21EC4C2" w14:textId="77777777" w:rsidR="00B83EB3" w:rsidRDefault="00B83EB3" w:rsidP="007712E9">
            <w:pPr>
              <w:pStyle w:val="CellBody"/>
              <w:rPr>
                <w:rFonts w:ascii="Times New Roman" w:hAnsi="Times New Roman"/>
                <w:color w:val="auto"/>
              </w:rPr>
            </w:pPr>
            <w:r>
              <w:rPr>
                <w:rFonts w:ascii="Times New Roman" w:hAnsi="Times New Roman"/>
                <w:color w:val="auto"/>
              </w:rPr>
              <w:t xml:space="preserve"> </w:t>
            </w:r>
          </w:p>
        </w:tc>
      </w:tr>
      <w:tr w:rsidR="00B83EB3" w14:paraId="30D726D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114BFA2" w14:textId="5CEEF55E" w:rsidR="00B83EB3" w:rsidRDefault="00A048D8" w:rsidP="00D80786">
            <w:pPr>
              <w:pStyle w:val="CellBody"/>
              <w:numPr>
                <w:ilvl w:val="0"/>
                <w:numId w:val="30"/>
              </w:numPr>
              <w:rPr>
                <w:rFonts w:ascii="Times New Roman" w:hAnsi="Times New Roman"/>
                <w:color w:val="auto"/>
              </w:rPr>
            </w:pPr>
            <w:del w:id="414" w:author="Jindal, Deepak [AUTOSOL/PWS/NOIDA]" w:date="2022-06-11T13:58:00Z">
              <w:r w:rsidDel="007154A7">
                <w:rPr>
                  <w:rFonts w:ascii="Times New Roman" w:hAnsi="Times New Roman"/>
                  <w:color w:val="auto"/>
                </w:rPr>
                <w:delText>Connect machine on which “</w:delText>
              </w:r>
            </w:del>
            <w:del w:id="415" w:author="Jindal, Deepak [AUTOSOL/PWS/NOIDA]" w:date="2022-06-08T19:41:00Z">
              <w:r w:rsidDel="00A84C67">
                <w:rPr>
                  <w:rFonts w:ascii="Times New Roman" w:hAnsi="Times New Roman"/>
                  <w:color w:val="auto"/>
                </w:rPr>
                <w:delText>Stanalone</w:delText>
              </w:r>
            </w:del>
            <w:del w:id="416" w:author="Jindal, Deepak [AUTOSOL/PWS/NOIDA]" w:date="2022-06-11T13:58:00Z">
              <w:r w:rsidDel="007154A7">
                <w:rPr>
                  <w:rFonts w:ascii="Times New Roman" w:hAnsi="Times New Roman"/>
                  <w:color w:val="auto"/>
                </w:rPr>
                <w:delText xml:space="preserve"> Controller &amp; Tools” software is installed to an existing Ovation setup</w:delText>
              </w:r>
            </w:del>
            <w:ins w:id="417" w:author="Jindal, Deepak [AUTOSOL/PWS/NOIDA]" w:date="2022-06-11T13:58:00Z">
              <w:r w:rsidR="007154A7">
                <w:rPr>
                  <w:rFonts w:ascii="Times New Roman" w:hAnsi="Times New Roman"/>
                  <w:color w:val="auto"/>
                </w:rPr>
                <w:t>Install Standalone Controller tools on an Ovation EWS Drop</w:t>
              </w:r>
            </w:ins>
          </w:p>
        </w:tc>
        <w:tc>
          <w:tcPr>
            <w:tcW w:w="2070" w:type="dxa"/>
            <w:tcBorders>
              <w:top w:val="single" w:sz="6" w:space="0" w:color="auto"/>
              <w:left w:val="single" w:sz="4" w:space="0" w:color="auto"/>
              <w:bottom w:val="single" w:sz="4" w:space="0" w:color="auto"/>
              <w:right w:val="single" w:sz="4" w:space="0" w:color="auto"/>
            </w:tcBorders>
          </w:tcPr>
          <w:p w14:paraId="64086352" w14:textId="1FD45857" w:rsidR="00B83EB3" w:rsidRDefault="00F37401" w:rsidP="007712E9">
            <w:pPr>
              <w:pStyle w:val="CellBody"/>
              <w:rPr>
                <w:rFonts w:ascii="Times New Roman" w:hAnsi="Times New Roman"/>
                <w:color w:val="auto"/>
              </w:rPr>
            </w:pPr>
            <w:r>
              <w:rPr>
                <w:rFonts w:ascii="Times New Roman" w:hAnsi="Times New Roman"/>
                <w:color w:val="auto"/>
              </w:rPr>
              <w:t xml:space="preserve">P/F/F#/NA:  </w:t>
            </w:r>
          </w:p>
        </w:tc>
      </w:tr>
      <w:tr w:rsidR="00A048D8" w14:paraId="6F7899C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8F9EF14" w14:textId="192F9317" w:rsidR="00A048D8" w:rsidRDefault="00A048D8" w:rsidP="00A048D8">
            <w:pPr>
              <w:pStyle w:val="CellBody"/>
              <w:numPr>
                <w:ilvl w:val="0"/>
                <w:numId w:val="30"/>
              </w:numPr>
              <w:rPr>
                <w:rFonts w:ascii="Times New Roman" w:hAnsi="Times New Roman"/>
                <w:color w:val="auto"/>
              </w:rPr>
            </w:pPr>
            <w:r>
              <w:rPr>
                <w:rFonts w:ascii="Times New Roman" w:hAnsi="Times New Roman"/>
                <w:color w:val="auto"/>
              </w:rPr>
              <w:t xml:space="preserve">Try connecting and programming any existing Controller drop on this Ovation setup </w:t>
            </w:r>
            <w:ins w:id="418" w:author="Jindal, Deepak [AUTOSOL/PWS/NOIDA]" w:date="2022-06-11T13:59:00Z">
              <w:r w:rsidR="007154A7">
                <w:rPr>
                  <w:rFonts w:ascii="Times New Roman" w:hAnsi="Times New Roman"/>
                  <w:color w:val="auto"/>
                </w:rPr>
                <w:t>using Standalone Controller tools. Standalone Controller tools shouldn’t be compatible for programming Ovation Controller drop.</w:t>
              </w:r>
            </w:ins>
            <w:del w:id="419" w:author="Jindal, Deepak [AUTOSOL/PWS/NOIDA]" w:date="2022-06-11T13:59:00Z">
              <w:r w:rsidDel="007154A7">
                <w:rPr>
                  <w:rFonts w:ascii="Times New Roman" w:hAnsi="Times New Roman"/>
                  <w:color w:val="auto"/>
                </w:rPr>
                <w:delText>an</w:delText>
              </w:r>
            </w:del>
            <w:del w:id="420" w:author="Jindal, Deepak [AUTOSOL/PWS/NOIDA]" w:date="2022-06-11T14:00:00Z">
              <w:r w:rsidDel="007154A7">
                <w:rPr>
                  <w:rFonts w:ascii="Times New Roman" w:hAnsi="Times New Roman"/>
                  <w:color w:val="auto"/>
                </w:rPr>
                <w:delText xml:space="preserve">d verify that </w:delText>
              </w:r>
            </w:del>
            <w:del w:id="421" w:author="Jindal, Deepak [AUTOSOL/PWS/NOIDA]" w:date="2022-06-08T19:41:00Z">
              <w:r w:rsidDel="00A84C67">
                <w:rPr>
                  <w:rFonts w:ascii="Times New Roman" w:hAnsi="Times New Roman"/>
                  <w:color w:val="auto"/>
                </w:rPr>
                <w:delText>Stanalone</w:delText>
              </w:r>
            </w:del>
            <w:del w:id="422" w:author="Jindal, Deepak [AUTOSOL/PWS/NOIDA]" w:date="2022-06-11T14:00:00Z">
              <w:r w:rsidDel="007154A7">
                <w:rPr>
                  <w:rFonts w:ascii="Times New Roman" w:hAnsi="Times New Roman"/>
                  <w:color w:val="auto"/>
                </w:rPr>
                <w:delText xml:space="preserve"> Controller tools n’t be used to program these Controller drop</w:delText>
              </w:r>
            </w:del>
          </w:p>
        </w:tc>
        <w:tc>
          <w:tcPr>
            <w:tcW w:w="2070" w:type="dxa"/>
            <w:tcBorders>
              <w:top w:val="single" w:sz="6" w:space="0" w:color="auto"/>
              <w:left w:val="single" w:sz="4" w:space="0" w:color="auto"/>
              <w:bottom w:val="single" w:sz="4" w:space="0" w:color="auto"/>
              <w:right w:val="single" w:sz="4" w:space="0" w:color="auto"/>
            </w:tcBorders>
          </w:tcPr>
          <w:p w14:paraId="3755BE77" w14:textId="612952AB" w:rsidR="00A048D8" w:rsidRDefault="00A048D8" w:rsidP="00A048D8">
            <w:pPr>
              <w:pStyle w:val="CellBody"/>
              <w:rPr>
                <w:rFonts w:ascii="Times New Roman" w:hAnsi="Times New Roman"/>
                <w:color w:val="auto"/>
              </w:rPr>
            </w:pPr>
            <w:r>
              <w:rPr>
                <w:rFonts w:ascii="Times New Roman" w:hAnsi="Times New Roman"/>
                <w:color w:val="auto"/>
              </w:rPr>
              <w:t xml:space="preserve">P/F/F#/NA:  </w:t>
            </w:r>
          </w:p>
        </w:tc>
      </w:tr>
      <w:tr w:rsidR="00A048D8" w14:paraId="1F9871F5"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0B0F44A" w14:textId="77777777" w:rsidR="00A048D8" w:rsidRDefault="00A048D8" w:rsidP="00A048D8">
            <w:pPr>
              <w:pStyle w:val="CellBody"/>
            </w:pPr>
            <w:r>
              <w:t>Comments:</w:t>
            </w:r>
          </w:p>
        </w:tc>
      </w:tr>
    </w:tbl>
    <w:p w14:paraId="6D620B89" w14:textId="584CDFDB" w:rsidR="00C111C7" w:rsidRDefault="00C111C7" w:rsidP="00C111C7"/>
    <w:p w14:paraId="5EB146C9" w14:textId="77777777" w:rsidR="00C111C7" w:rsidRDefault="00C111C7" w:rsidP="00C111C7">
      <w:r>
        <w:br/>
      </w:r>
    </w:p>
    <w:p w14:paraId="742F4182" w14:textId="67F5F937" w:rsidR="001C7671" w:rsidRDefault="001C7671" w:rsidP="001C7671">
      <w:pPr>
        <w:pStyle w:val="SectL2"/>
        <w:tabs>
          <w:tab w:val="clear" w:pos="1080"/>
        </w:tabs>
        <w:spacing w:after="120"/>
        <w:rPr>
          <w:color w:val="auto"/>
        </w:rPr>
      </w:pPr>
      <w:bookmarkStart w:id="423" w:name="_Toc102474376"/>
    </w:p>
    <w:p w14:paraId="63F25DBE" w14:textId="77777777" w:rsidR="001C7671" w:rsidRDefault="001C7671">
      <w:pPr>
        <w:rPr>
          <w:rFonts w:ascii="Helvetica" w:hAnsi="Helvetica"/>
          <w:b/>
          <w:noProof/>
          <w:sz w:val="28"/>
        </w:rPr>
      </w:pPr>
      <w:r>
        <w:br w:type="page"/>
      </w:r>
    </w:p>
    <w:p w14:paraId="720CE039" w14:textId="6A849AE7" w:rsidR="00B83EB3" w:rsidRDefault="00194237" w:rsidP="001C7671">
      <w:pPr>
        <w:pStyle w:val="SectL2"/>
        <w:numPr>
          <w:ilvl w:val="1"/>
          <w:numId w:val="6"/>
        </w:numPr>
        <w:spacing w:after="120"/>
      </w:pPr>
      <w:bookmarkStart w:id="424" w:name="_Toc108469840"/>
      <w:r>
        <w:lastRenderedPageBreak/>
        <w:t>Testing e</w:t>
      </w:r>
      <w:r w:rsidR="003164AA">
        <w:t xml:space="preserve">xternal </w:t>
      </w:r>
      <w:r>
        <w:t>i</w:t>
      </w:r>
      <w:r w:rsidR="00B83EB3">
        <w:t>nterfaces</w:t>
      </w:r>
      <w:bookmarkEnd w:id="423"/>
      <w:r>
        <w:t xml:space="preserve"> to </w:t>
      </w:r>
      <w:r w:rsidR="000D01D9">
        <w:t>Standalone Controller &amp; Tools</w:t>
      </w:r>
      <w:bookmarkEnd w:id="424"/>
    </w:p>
    <w:p w14:paraId="7B843746" w14:textId="77777777" w:rsidR="00B83EB3" w:rsidRPr="009B6547" w:rsidRDefault="00B83EB3" w:rsidP="00B83EB3">
      <w:pPr>
        <w:pStyle w:val="ListParagraph"/>
        <w:ind w:left="0"/>
        <w:rPr>
          <w:rFonts w:ascii="Times" w:hAnsi="Times"/>
          <w:noProof/>
          <w:color w:val="000000"/>
          <w:sz w:val="28"/>
          <w:szCs w:val="28"/>
        </w:rPr>
      </w:pPr>
      <w:r w:rsidRPr="009B6547">
        <w:rPr>
          <w:rFonts w:ascii="Times" w:hAnsi="Times"/>
          <w:noProof/>
          <w:color w:val="000000"/>
          <w:sz w:val="28"/>
          <w:szCs w:val="28"/>
        </w:rPr>
        <w:t>The Standalone Controller &amp; Tools have several external interfaces that are described below.  These are not external interfaces only, and do not include the internal interfaces used within the software to communicate between the Standalone Controller &amp; Tools.</w:t>
      </w:r>
    </w:p>
    <w:p w14:paraId="1922AD39" w14:textId="77777777" w:rsidR="00B83EB3" w:rsidRDefault="00B83EB3" w:rsidP="00B83EB3">
      <w:pPr>
        <w:pStyle w:val="SectL2"/>
        <w:tabs>
          <w:tab w:val="clear" w:pos="1080"/>
        </w:tabs>
        <w:spacing w:after="120"/>
        <w:ind w:left="0" w:firstLine="0"/>
      </w:pPr>
    </w:p>
    <w:p w14:paraId="54BC3750" w14:textId="5EBAD875" w:rsidR="00B83EB3" w:rsidRPr="00AD33AF" w:rsidRDefault="00B83EB3" w:rsidP="00E82BA1">
      <w:pPr>
        <w:pStyle w:val="SectL2"/>
        <w:numPr>
          <w:ilvl w:val="2"/>
          <w:numId w:val="6"/>
        </w:numPr>
        <w:spacing w:after="120"/>
      </w:pPr>
      <w:bookmarkStart w:id="425" w:name="_Toc102474021"/>
      <w:bookmarkStart w:id="426" w:name="_Toc102474377"/>
      <w:bookmarkStart w:id="427" w:name="_Toc102474432"/>
      <w:bookmarkStart w:id="428" w:name="_Toc102474503"/>
      <w:bookmarkStart w:id="429" w:name="_Toc105769674"/>
      <w:bookmarkStart w:id="430" w:name="_Toc105844535"/>
      <w:bookmarkStart w:id="431" w:name="_Toc105844643"/>
      <w:bookmarkStart w:id="432" w:name="_Toc105845227"/>
      <w:bookmarkStart w:id="433" w:name="_Toc105848929"/>
      <w:bookmarkStart w:id="434" w:name="_Toc108469350"/>
      <w:bookmarkStart w:id="435" w:name="_Toc108469841"/>
      <w:r>
        <w:t>Human-Machine Interfaces</w:t>
      </w:r>
      <w:bookmarkEnd w:id="425"/>
      <w:bookmarkEnd w:id="426"/>
      <w:bookmarkEnd w:id="427"/>
      <w:bookmarkEnd w:id="428"/>
      <w:bookmarkEnd w:id="429"/>
      <w:bookmarkEnd w:id="430"/>
      <w:bookmarkEnd w:id="431"/>
      <w:bookmarkEnd w:id="432"/>
      <w:bookmarkEnd w:id="433"/>
      <w:bookmarkEnd w:id="434"/>
      <w:bookmarkEnd w:id="435"/>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B83EB3" w:rsidRPr="00515527" w14:paraId="486AF13C"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302E510" w14:textId="77777777" w:rsidR="00B83EB3" w:rsidRDefault="00B83EB3" w:rsidP="007712E9">
            <w:pPr>
              <w:pStyle w:val="CellBody"/>
              <w:jc w:val="center"/>
              <w:rPr>
                <w:b/>
              </w:rPr>
            </w:pPr>
            <w:r>
              <w:rPr>
                <w:b/>
              </w:rPr>
              <w:t xml:space="preserve">SRF Notes </w:t>
            </w:r>
          </w:p>
          <w:p w14:paraId="02863E10" w14:textId="77777777" w:rsidR="00B83EB3" w:rsidRPr="00EA7020" w:rsidRDefault="00B83EB3" w:rsidP="00B83EB3">
            <w:r w:rsidRPr="00EA7020">
              <w:t xml:space="preserve">The Standalone Controller &amp; Tools will utilize the same type of </w:t>
            </w:r>
            <w:r>
              <w:t>Human</w:t>
            </w:r>
            <w:r w:rsidRPr="00EA7020">
              <w:t>-Machine Interfaces used in a traditional Ovation system.  This includes:</w:t>
            </w:r>
          </w:p>
          <w:p w14:paraId="73079FE3" w14:textId="77777777" w:rsidR="00B83EB3" w:rsidRDefault="00B83EB3" w:rsidP="00E82BA1">
            <w:pPr>
              <w:pStyle w:val="ListParagraph"/>
              <w:numPr>
                <w:ilvl w:val="0"/>
                <w:numId w:val="7"/>
              </w:numPr>
              <w:spacing w:before="200" w:after="200" w:line="276" w:lineRule="auto"/>
              <w:rPr>
                <w:sz w:val="24"/>
                <w:szCs w:val="24"/>
              </w:rPr>
            </w:pPr>
            <w:r>
              <w:rPr>
                <w:sz w:val="24"/>
                <w:szCs w:val="24"/>
              </w:rPr>
              <w:t>Ovation Operator Graphics</w:t>
            </w:r>
          </w:p>
          <w:p w14:paraId="068DAA87" w14:textId="77777777" w:rsidR="00B83EB3" w:rsidRDefault="00B83EB3" w:rsidP="00E82BA1">
            <w:pPr>
              <w:pStyle w:val="ListParagraph"/>
              <w:numPr>
                <w:ilvl w:val="0"/>
                <w:numId w:val="7"/>
              </w:numPr>
              <w:spacing w:before="200" w:after="200" w:line="276" w:lineRule="auto"/>
              <w:rPr>
                <w:sz w:val="24"/>
                <w:szCs w:val="24"/>
              </w:rPr>
            </w:pPr>
            <w:r>
              <w:rPr>
                <w:sz w:val="24"/>
                <w:szCs w:val="24"/>
              </w:rPr>
              <w:t>Ovation Developer’s Studio</w:t>
            </w:r>
          </w:p>
          <w:p w14:paraId="03D3A62F" w14:textId="77777777" w:rsidR="00B83EB3" w:rsidRDefault="00B83EB3" w:rsidP="00E82BA1">
            <w:pPr>
              <w:pStyle w:val="ListParagraph"/>
              <w:numPr>
                <w:ilvl w:val="0"/>
                <w:numId w:val="7"/>
              </w:numPr>
              <w:spacing w:before="200" w:after="200" w:line="276" w:lineRule="auto"/>
              <w:rPr>
                <w:sz w:val="24"/>
                <w:szCs w:val="24"/>
              </w:rPr>
            </w:pPr>
            <w:r>
              <w:rPr>
                <w:sz w:val="24"/>
                <w:szCs w:val="24"/>
              </w:rPr>
              <w:t>Ovation Alarm System</w:t>
            </w:r>
          </w:p>
          <w:p w14:paraId="699B01D5" w14:textId="77777777" w:rsidR="00B83EB3" w:rsidRDefault="00B83EB3" w:rsidP="00E82BA1">
            <w:pPr>
              <w:pStyle w:val="ListParagraph"/>
              <w:numPr>
                <w:ilvl w:val="0"/>
                <w:numId w:val="7"/>
              </w:numPr>
              <w:spacing w:before="200" w:after="200" w:line="276" w:lineRule="auto"/>
              <w:rPr>
                <w:sz w:val="24"/>
                <w:szCs w:val="24"/>
              </w:rPr>
            </w:pPr>
            <w:r>
              <w:rPr>
                <w:sz w:val="24"/>
                <w:szCs w:val="24"/>
              </w:rPr>
              <w:t>Ovation Control Builder</w:t>
            </w:r>
          </w:p>
          <w:p w14:paraId="7AA24163" w14:textId="77777777" w:rsidR="00B83EB3" w:rsidRDefault="00B83EB3" w:rsidP="00E82BA1">
            <w:pPr>
              <w:pStyle w:val="ListParagraph"/>
              <w:numPr>
                <w:ilvl w:val="0"/>
                <w:numId w:val="7"/>
              </w:numPr>
              <w:spacing w:before="200" w:after="200" w:line="276" w:lineRule="auto"/>
              <w:rPr>
                <w:sz w:val="24"/>
                <w:szCs w:val="24"/>
              </w:rPr>
            </w:pPr>
            <w:r>
              <w:rPr>
                <w:sz w:val="24"/>
                <w:szCs w:val="24"/>
              </w:rPr>
              <w:t>Ovation Graphics Builder</w:t>
            </w:r>
          </w:p>
          <w:p w14:paraId="3DB35A37" w14:textId="4A9664CB" w:rsidR="00B83EB3" w:rsidRDefault="00B83EB3" w:rsidP="00E82BA1">
            <w:pPr>
              <w:pStyle w:val="ListParagraph"/>
              <w:numPr>
                <w:ilvl w:val="0"/>
                <w:numId w:val="7"/>
              </w:numPr>
              <w:spacing w:before="200" w:after="200" w:line="276" w:lineRule="auto"/>
              <w:rPr>
                <w:sz w:val="24"/>
                <w:szCs w:val="24"/>
              </w:rPr>
            </w:pPr>
            <w:r>
              <w:rPr>
                <w:sz w:val="24"/>
                <w:szCs w:val="24"/>
              </w:rPr>
              <w:t>Ovation Signal Diagram Viewer</w:t>
            </w:r>
          </w:p>
          <w:p w14:paraId="2498D583" w14:textId="77777777" w:rsidR="00B83EB3" w:rsidRDefault="00B83EB3" w:rsidP="00E82BA1">
            <w:pPr>
              <w:pStyle w:val="ListParagraph"/>
              <w:numPr>
                <w:ilvl w:val="0"/>
                <w:numId w:val="7"/>
              </w:numPr>
              <w:spacing w:before="200" w:after="200" w:line="276" w:lineRule="auto"/>
              <w:rPr>
                <w:sz w:val="24"/>
                <w:szCs w:val="24"/>
              </w:rPr>
            </w:pPr>
            <w:r>
              <w:rPr>
                <w:sz w:val="24"/>
                <w:szCs w:val="24"/>
              </w:rPr>
              <w:t>Ovation Trend</w:t>
            </w:r>
          </w:p>
          <w:p w14:paraId="1643BACA" w14:textId="77777777" w:rsidR="00B83EB3" w:rsidRDefault="00B83EB3" w:rsidP="00E82BA1">
            <w:pPr>
              <w:pStyle w:val="ListParagraph"/>
              <w:numPr>
                <w:ilvl w:val="0"/>
                <w:numId w:val="7"/>
              </w:numPr>
              <w:spacing w:before="200" w:after="200" w:line="276" w:lineRule="auto"/>
              <w:rPr>
                <w:sz w:val="24"/>
                <w:szCs w:val="24"/>
              </w:rPr>
            </w:pPr>
            <w:r>
              <w:rPr>
                <w:sz w:val="24"/>
                <w:szCs w:val="24"/>
              </w:rPr>
              <w:t>Point Information</w:t>
            </w:r>
          </w:p>
          <w:p w14:paraId="3F6193B3" w14:textId="77777777" w:rsidR="00B83EB3" w:rsidRDefault="00B83EB3" w:rsidP="00E82BA1">
            <w:pPr>
              <w:pStyle w:val="ListParagraph"/>
              <w:numPr>
                <w:ilvl w:val="0"/>
                <w:numId w:val="7"/>
              </w:numPr>
              <w:spacing w:before="200" w:after="200" w:line="276" w:lineRule="auto"/>
              <w:rPr>
                <w:sz w:val="24"/>
                <w:szCs w:val="24"/>
              </w:rPr>
            </w:pPr>
            <w:r>
              <w:rPr>
                <w:sz w:val="24"/>
                <w:szCs w:val="24"/>
              </w:rPr>
              <w:t>Point Review</w:t>
            </w:r>
          </w:p>
          <w:p w14:paraId="1D6C1C56" w14:textId="77777777" w:rsidR="00B83EB3" w:rsidRDefault="00B83EB3" w:rsidP="00E82BA1">
            <w:pPr>
              <w:pStyle w:val="ListParagraph"/>
              <w:numPr>
                <w:ilvl w:val="0"/>
                <w:numId w:val="7"/>
              </w:numPr>
              <w:spacing w:before="200" w:after="200" w:line="276" w:lineRule="auto"/>
              <w:rPr>
                <w:sz w:val="24"/>
                <w:szCs w:val="24"/>
              </w:rPr>
            </w:pPr>
            <w:r>
              <w:rPr>
                <w:sz w:val="24"/>
                <w:szCs w:val="24"/>
              </w:rPr>
              <w:t>Ovation Machine Works</w:t>
            </w:r>
          </w:p>
          <w:p w14:paraId="5787CEB5" w14:textId="77777777" w:rsidR="00B83EB3" w:rsidRDefault="00B83EB3" w:rsidP="00E82BA1">
            <w:pPr>
              <w:pStyle w:val="ListParagraph"/>
              <w:numPr>
                <w:ilvl w:val="0"/>
                <w:numId w:val="7"/>
              </w:numPr>
              <w:spacing w:before="200" w:after="200" w:line="276" w:lineRule="auto"/>
              <w:rPr>
                <w:sz w:val="24"/>
                <w:szCs w:val="24"/>
              </w:rPr>
            </w:pPr>
            <w:r>
              <w:rPr>
                <w:sz w:val="24"/>
                <w:szCs w:val="24"/>
              </w:rPr>
              <w:t>Sensor Calibrate</w:t>
            </w:r>
          </w:p>
          <w:p w14:paraId="53D5B418" w14:textId="7BCCF2B4" w:rsidR="00B83EB3" w:rsidRPr="00515527" w:rsidRDefault="00B83EB3" w:rsidP="00E82BA1">
            <w:pPr>
              <w:pStyle w:val="ListParagraph"/>
              <w:numPr>
                <w:ilvl w:val="0"/>
                <w:numId w:val="7"/>
              </w:numPr>
              <w:spacing w:before="200" w:after="200" w:line="276" w:lineRule="auto"/>
              <w:rPr>
                <w:b/>
              </w:rPr>
            </w:pPr>
            <w:r>
              <w:rPr>
                <w:sz w:val="24"/>
                <w:szCs w:val="24"/>
              </w:rPr>
              <w:t>Controller Diagnostics</w:t>
            </w:r>
          </w:p>
        </w:tc>
      </w:tr>
      <w:tr w:rsidR="00B83EB3" w:rsidDel="00741EF0" w14:paraId="4F2D4F86" w14:textId="78A2C8A0" w:rsidTr="007712E9">
        <w:trPr>
          <w:cantSplit/>
          <w:trHeight w:val="316"/>
          <w:del w:id="436" w:author="Jindal, Deepak [AUTOSOL/PWS/NOIDA]" w:date="2022-06-19T14:10: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9B56695" w14:textId="3F9CACED" w:rsidR="00B83EB3" w:rsidRPr="003A700C" w:rsidDel="00741EF0" w:rsidRDefault="00B83EB3" w:rsidP="00E82BA1">
            <w:pPr>
              <w:pStyle w:val="CellBody"/>
              <w:numPr>
                <w:ilvl w:val="3"/>
                <w:numId w:val="6"/>
              </w:numPr>
              <w:rPr>
                <w:del w:id="437" w:author="Jindal, Deepak [AUTOSOL/PWS/NOIDA]" w:date="2022-06-19T14:10:00Z"/>
                <w:b/>
              </w:rPr>
            </w:pPr>
            <w:del w:id="438" w:author="Jindal, Deepak [AUTOSOL/PWS/NOIDA]" w:date="2022-06-19T14:10:00Z">
              <w:r w:rsidRPr="00AD33AF" w:rsidDel="00741EF0">
                <w:rPr>
                  <w:b/>
                </w:rPr>
                <w:delText>Test :</w:delText>
              </w:r>
              <w:r w:rsidDel="00741EF0">
                <w:rPr>
                  <w:b/>
                </w:rPr>
                <w:delText xml:space="preserve"> </w:delText>
              </w:r>
            </w:del>
            <w:del w:id="439" w:author="Jindal, Deepak [AUTOSOL/PWS/NOIDA]" w:date="2022-06-09T13:02:00Z">
              <w:r w:rsidR="002526B2" w:rsidDel="00F3075E">
                <w:rPr>
                  <w:b/>
                </w:rPr>
                <w:delText xml:space="preserve">Verify that </w:delText>
              </w:r>
              <w:r w:rsidRPr="00B83EB3" w:rsidDel="00F3075E">
                <w:rPr>
                  <w:rFonts w:ascii="Times New Roman" w:hAnsi="Times New Roman"/>
                  <w:b/>
                  <w:szCs w:val="24"/>
                </w:rPr>
                <w:delText>Ovation Operator Graphics</w:delText>
              </w:r>
              <w:r w:rsidRPr="00B83EB3" w:rsidDel="00F3075E">
                <w:rPr>
                  <w:b/>
                </w:rPr>
                <w:delText xml:space="preserve"> works in same way</w:delText>
              </w:r>
              <w:r w:rsidR="00660021" w:rsidDel="00F3075E">
                <w:rPr>
                  <w:b/>
                </w:rPr>
                <w:delText xml:space="preserve"> with Ovation Standalone Controller &amp; tools software</w:delText>
              </w:r>
              <w:r w:rsidRPr="00B83EB3" w:rsidDel="00F3075E">
                <w:rPr>
                  <w:b/>
                </w:rPr>
                <w:delText xml:space="preserve"> as in a traditional Ovation system</w:delText>
              </w:r>
            </w:del>
          </w:p>
        </w:tc>
      </w:tr>
      <w:tr w:rsidR="00B83EB3" w:rsidDel="00741EF0" w14:paraId="745E9F79" w14:textId="75CE57C3" w:rsidTr="007712E9">
        <w:trPr>
          <w:cantSplit/>
          <w:trHeight w:val="316"/>
          <w:del w:id="440" w:author="Jindal, Deepak [AUTOSOL/PWS/NOIDA]" w:date="2022-06-19T14:10:00Z"/>
        </w:trPr>
        <w:tc>
          <w:tcPr>
            <w:tcW w:w="2340" w:type="dxa"/>
            <w:tcBorders>
              <w:top w:val="single" w:sz="6" w:space="0" w:color="auto"/>
              <w:left w:val="single" w:sz="4" w:space="0" w:color="auto"/>
              <w:bottom w:val="single" w:sz="4" w:space="0" w:color="auto"/>
              <w:right w:val="single" w:sz="4" w:space="0" w:color="auto"/>
            </w:tcBorders>
          </w:tcPr>
          <w:p w14:paraId="1850A904" w14:textId="111E4DA5" w:rsidR="00B83EB3" w:rsidDel="00741EF0" w:rsidRDefault="00B83EB3" w:rsidP="007712E9">
            <w:pPr>
              <w:pStyle w:val="CellBody"/>
              <w:rPr>
                <w:del w:id="441" w:author="Jindal, Deepak [AUTOSOL/PWS/NOIDA]" w:date="2022-06-19T14:10:00Z"/>
                <w:rFonts w:ascii="Times New Roman" w:hAnsi="Times New Roman"/>
                <w:color w:val="auto"/>
              </w:rPr>
            </w:pPr>
            <w:del w:id="442" w:author="Jindal, Deepak [AUTOSOL/PWS/NOIDA]" w:date="2022-06-19T14:10:00Z">
              <w:r w:rsidDel="00741EF0">
                <w:rPr>
                  <w:rFonts w:ascii="Times New Roman" w:hAnsi="Times New Roman"/>
                  <w:color w:val="auto"/>
                </w:rPr>
                <w:delText>Date(s):</w:delText>
              </w:r>
            </w:del>
          </w:p>
        </w:tc>
        <w:tc>
          <w:tcPr>
            <w:tcW w:w="5040" w:type="dxa"/>
            <w:tcBorders>
              <w:top w:val="single" w:sz="6" w:space="0" w:color="auto"/>
              <w:left w:val="single" w:sz="4" w:space="0" w:color="auto"/>
              <w:bottom w:val="single" w:sz="4" w:space="0" w:color="auto"/>
              <w:right w:val="single" w:sz="4" w:space="0" w:color="auto"/>
            </w:tcBorders>
          </w:tcPr>
          <w:p w14:paraId="6970B00E" w14:textId="4C1BDF4A" w:rsidR="00B83EB3" w:rsidDel="00741EF0" w:rsidRDefault="00B83EB3" w:rsidP="007712E9">
            <w:pPr>
              <w:pStyle w:val="CellBody"/>
              <w:rPr>
                <w:del w:id="443" w:author="Jindal, Deepak [AUTOSOL/PWS/NOIDA]" w:date="2022-06-19T14:10:00Z"/>
                <w:rFonts w:ascii="Times New Roman" w:hAnsi="Times New Roman"/>
                <w:color w:val="auto"/>
              </w:rPr>
            </w:pPr>
            <w:del w:id="444" w:author="Jindal, Deepak [AUTOSOL/PWS/NOIDA]" w:date="2022-06-19T14:10:00Z">
              <w:r w:rsidDel="00741EF0">
                <w:rPr>
                  <w:rFonts w:ascii="Times New Roman" w:hAnsi="Times New Roman"/>
                  <w:color w:val="auto"/>
                </w:rPr>
                <w:delText>Initials:</w:delText>
              </w:r>
            </w:del>
          </w:p>
        </w:tc>
        <w:tc>
          <w:tcPr>
            <w:tcW w:w="2070" w:type="dxa"/>
            <w:tcBorders>
              <w:top w:val="single" w:sz="6" w:space="0" w:color="auto"/>
              <w:left w:val="single" w:sz="4" w:space="0" w:color="auto"/>
              <w:bottom w:val="single" w:sz="4" w:space="0" w:color="auto"/>
              <w:right w:val="single" w:sz="4" w:space="0" w:color="auto"/>
            </w:tcBorders>
          </w:tcPr>
          <w:p w14:paraId="231EEC5E" w14:textId="3564C460" w:rsidR="00B83EB3" w:rsidDel="00741EF0" w:rsidRDefault="00B83EB3" w:rsidP="007712E9">
            <w:pPr>
              <w:pStyle w:val="CellBody"/>
              <w:rPr>
                <w:del w:id="445" w:author="Jindal, Deepak [AUTOSOL/PWS/NOIDA]" w:date="2022-06-19T14:10:00Z"/>
                <w:rFonts w:ascii="Times New Roman" w:hAnsi="Times New Roman"/>
                <w:color w:val="auto"/>
              </w:rPr>
            </w:pPr>
            <w:del w:id="446" w:author="Jindal, Deepak [AUTOSOL/PWS/NOIDA]" w:date="2022-06-19T14:10:00Z">
              <w:r w:rsidDel="00741EF0">
                <w:rPr>
                  <w:rFonts w:ascii="Times New Roman" w:hAnsi="Times New Roman"/>
                  <w:color w:val="auto"/>
                </w:rPr>
                <w:delText xml:space="preserve"> </w:delText>
              </w:r>
            </w:del>
          </w:p>
        </w:tc>
      </w:tr>
      <w:tr w:rsidR="00B83EB3" w:rsidDel="00741EF0" w14:paraId="0925CDA1" w14:textId="46A6391D" w:rsidTr="007712E9">
        <w:trPr>
          <w:cantSplit/>
          <w:trHeight w:val="316"/>
          <w:del w:id="447" w:author="Jindal, Deepak [AUTOSOL/PWS/NOIDA]" w:date="2022-06-19T14:10:00Z"/>
        </w:trPr>
        <w:tc>
          <w:tcPr>
            <w:tcW w:w="7380" w:type="dxa"/>
            <w:gridSpan w:val="2"/>
            <w:tcBorders>
              <w:top w:val="single" w:sz="6" w:space="0" w:color="auto"/>
              <w:left w:val="single" w:sz="4" w:space="0" w:color="auto"/>
              <w:bottom w:val="single" w:sz="4" w:space="0" w:color="auto"/>
              <w:right w:val="single" w:sz="4" w:space="0" w:color="auto"/>
            </w:tcBorders>
          </w:tcPr>
          <w:p w14:paraId="6D18D02D" w14:textId="0809B939" w:rsidR="00B83EB3" w:rsidDel="00741EF0" w:rsidRDefault="00D43247" w:rsidP="00D80786">
            <w:pPr>
              <w:pStyle w:val="CellBody"/>
              <w:numPr>
                <w:ilvl w:val="0"/>
                <w:numId w:val="31"/>
              </w:numPr>
              <w:rPr>
                <w:del w:id="448" w:author="Jindal, Deepak [AUTOSOL/PWS/NOIDA]" w:date="2022-06-19T14:10:00Z"/>
                <w:rFonts w:ascii="Times New Roman" w:hAnsi="Times New Roman"/>
                <w:color w:val="auto"/>
              </w:rPr>
            </w:pPr>
            <w:del w:id="449" w:author="Jindal, Deepak [AUTOSOL/PWS/NOIDA]" w:date="2022-06-09T10:34:00Z">
              <w:r w:rsidDel="00D540BA">
                <w:rPr>
                  <w:rFonts w:ascii="Times New Roman" w:hAnsi="Times New Roman"/>
                  <w:color w:val="auto"/>
                </w:rPr>
                <w:delText xml:space="preserve">Refer </w:delText>
              </w:r>
              <w:r w:rsidR="00CF0580" w:rsidDel="00D540BA">
                <w:rPr>
                  <w:rFonts w:ascii="Times New Roman" w:hAnsi="Times New Roman"/>
                  <w:color w:val="auto"/>
                </w:rPr>
                <w:delText xml:space="preserve">section 5.2 of </w:delText>
              </w:r>
              <w:r w:rsidR="00CF0580" w:rsidRPr="00CF0580" w:rsidDel="00D540BA">
                <w:rPr>
                  <w:rFonts w:ascii="Times New Roman" w:hAnsi="Times New Roman"/>
                  <w:color w:val="auto"/>
                </w:rPr>
                <w:delText>BASIC_FUNCTIONS_ SVTP_rev1.V.docx</w:delText>
              </w:r>
              <w:r w:rsidDel="00D540BA">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6BF74BDA" w14:textId="1BD7F387" w:rsidR="00B83EB3" w:rsidDel="00741EF0" w:rsidRDefault="00B83EB3" w:rsidP="007712E9">
            <w:pPr>
              <w:pStyle w:val="CellBody"/>
              <w:rPr>
                <w:del w:id="450" w:author="Jindal, Deepak [AUTOSOL/PWS/NOIDA]" w:date="2022-06-19T14:10:00Z"/>
                <w:rFonts w:ascii="Times New Roman" w:hAnsi="Times New Roman"/>
                <w:color w:val="auto"/>
              </w:rPr>
            </w:pPr>
            <w:del w:id="451" w:author="Jindal, Deepak [AUTOSOL/PWS/NOIDA]" w:date="2022-06-19T14:10:00Z">
              <w:r w:rsidDel="00741EF0">
                <w:rPr>
                  <w:rFonts w:ascii="Times New Roman" w:hAnsi="Times New Roman"/>
                  <w:color w:val="auto"/>
                </w:rPr>
                <w:delText xml:space="preserve">P/F/F#/NA:  </w:delText>
              </w:r>
            </w:del>
          </w:p>
        </w:tc>
      </w:tr>
      <w:tr w:rsidR="00B83EB3" w:rsidDel="00741EF0" w14:paraId="4A771080" w14:textId="1927E026" w:rsidTr="007712E9">
        <w:trPr>
          <w:cantSplit/>
          <w:trHeight w:val="316"/>
          <w:del w:id="452" w:author="Jindal, Deepak [AUTOSOL/PWS/NOIDA]" w:date="2022-06-19T14:10:00Z"/>
        </w:trPr>
        <w:tc>
          <w:tcPr>
            <w:tcW w:w="9450" w:type="dxa"/>
            <w:gridSpan w:val="3"/>
            <w:tcBorders>
              <w:top w:val="single" w:sz="6" w:space="0" w:color="auto"/>
              <w:left w:val="single" w:sz="4" w:space="0" w:color="auto"/>
              <w:bottom w:val="single" w:sz="6" w:space="0" w:color="auto"/>
              <w:right w:val="single" w:sz="4" w:space="0" w:color="auto"/>
            </w:tcBorders>
          </w:tcPr>
          <w:p w14:paraId="3D3F8FA9" w14:textId="7ED3A9D9" w:rsidR="00B83EB3" w:rsidDel="00741EF0" w:rsidRDefault="00B83EB3" w:rsidP="007712E9">
            <w:pPr>
              <w:pStyle w:val="CellBody"/>
              <w:rPr>
                <w:del w:id="453" w:author="Jindal, Deepak [AUTOSOL/PWS/NOIDA]" w:date="2022-06-19T14:10:00Z"/>
              </w:rPr>
            </w:pPr>
            <w:del w:id="454" w:author="Jindal, Deepak [AUTOSOL/PWS/NOIDA]" w:date="2022-06-19T14:10:00Z">
              <w:r w:rsidDel="00741EF0">
                <w:delText>Comments:</w:delText>
              </w:r>
            </w:del>
          </w:p>
        </w:tc>
      </w:tr>
    </w:tbl>
    <w:p w14:paraId="26782E77" w14:textId="77777777" w:rsidR="00741EF0" w:rsidRDefault="00741EF0">
      <w:pPr>
        <w:pStyle w:val="SectL2"/>
        <w:tabs>
          <w:tab w:val="clear" w:pos="1080"/>
        </w:tabs>
        <w:spacing w:after="120"/>
        <w:ind w:left="0" w:firstLine="0"/>
        <w:rPr>
          <w:ins w:id="455" w:author="Jindal, Deepak [AUTOSOL/PWS/NOIDA]" w:date="2022-06-19T14:11:00Z"/>
        </w:rPr>
        <w:pPrChange w:id="456" w:author="Jindal, Deepak [AUTOSOL/PWS/NOIDA]" w:date="2022-06-19T14:11:00Z">
          <w:pPr>
            <w:pStyle w:val="SectL2"/>
            <w:numPr>
              <w:ilvl w:val="3"/>
              <w:numId w:val="6"/>
            </w:numPr>
            <w:tabs>
              <w:tab w:val="clear" w:pos="1080"/>
            </w:tabs>
            <w:spacing w:after="120"/>
            <w:ind w:left="0" w:firstLine="0"/>
          </w:pPr>
        </w:pPrChange>
      </w:pPr>
    </w:p>
    <w:p w14:paraId="7A3B3707" w14:textId="2C46780C" w:rsidR="00741EF0" w:rsidRDefault="00B83EB3">
      <w:pPr>
        <w:pStyle w:val="SectL2"/>
        <w:numPr>
          <w:ilvl w:val="3"/>
          <w:numId w:val="6"/>
        </w:numPr>
        <w:spacing w:after="120"/>
        <w:rPr>
          <w:ins w:id="457" w:author="Jindal, Deepak [AUTOSOL/PWS/NOIDA]" w:date="2022-06-19T14:10:00Z"/>
        </w:rPr>
        <w:pPrChange w:id="458" w:author="Jindal, Deepak [AUTOSOL/PWS/NOIDA]" w:date="2022-06-19T14:11:00Z">
          <w:pPr/>
        </w:pPrChange>
      </w:pPr>
      <w:del w:id="459" w:author="Jindal, Deepak [AUTOSOL/PWS/NOIDA]" w:date="2022-06-19T14:11:00Z">
        <w:r w:rsidDel="00741EF0">
          <w:br/>
        </w:r>
      </w:del>
      <w:bookmarkStart w:id="460" w:name="_Toc108469351"/>
      <w:bookmarkStart w:id="461" w:name="_Toc108469842"/>
      <w:ins w:id="462" w:author="Jindal, Deepak [AUTOSOL/PWS/NOIDA]" w:date="2022-06-19T14:10:00Z">
        <w:r w:rsidR="00741EF0" w:rsidRPr="00741EF0">
          <w:rPr>
            <w:rPrChange w:id="463" w:author="Jindal, Deepak [AUTOSOL/PWS/NOIDA]" w:date="2022-06-19T14:11:00Z">
              <w:rPr>
                <w:sz w:val="24"/>
                <w:szCs w:val="24"/>
              </w:rPr>
            </w:rPrChange>
          </w:rPr>
          <w:t>Ovation Operator Graphics</w:t>
        </w:r>
        <w:bookmarkEnd w:id="460"/>
        <w:bookmarkEnd w:id="461"/>
      </w:ins>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41EF0" w:rsidRPr="003A700C" w14:paraId="3BEEB5B0" w14:textId="77777777" w:rsidTr="003D531E">
        <w:trPr>
          <w:cantSplit/>
          <w:trHeight w:val="316"/>
          <w:ins w:id="464" w:author="Jindal, Deepak [AUTOSOL/PWS/NOIDA]" w:date="2022-06-19T14:10: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CBAF8FC" w14:textId="77777777" w:rsidR="00741EF0" w:rsidRPr="00152E59" w:rsidRDefault="00741EF0">
            <w:pPr>
              <w:pStyle w:val="CellBody"/>
              <w:numPr>
                <w:ilvl w:val="4"/>
                <w:numId w:val="6"/>
              </w:numPr>
              <w:rPr>
                <w:ins w:id="465" w:author="Jindal, Deepak [AUTOSOL/PWS/NOIDA]" w:date="2022-06-19T14:10:00Z"/>
                <w:b/>
              </w:rPr>
              <w:pPrChange w:id="466" w:author="Jindal, Deepak [AUTOSOL/PWS/NOIDA]" w:date="2022-06-19T14:12:00Z">
                <w:pPr>
                  <w:pStyle w:val="CellBody"/>
                  <w:numPr>
                    <w:ilvl w:val="3"/>
                    <w:numId w:val="6"/>
                  </w:numPr>
                </w:pPr>
              </w:pPrChange>
            </w:pPr>
            <w:ins w:id="467" w:author="Jindal, Deepak [AUTOSOL/PWS/NOIDA]" w:date="2022-06-19T14:10:00Z">
              <w:r w:rsidRPr="00152E59">
                <w:rPr>
                  <w:b/>
                </w:rPr>
                <w:t xml:space="preserve">Test : </w:t>
              </w:r>
              <w:r w:rsidRPr="00152E59">
                <w:rPr>
                  <w:rFonts w:ascii="Times New Roman" w:hAnsi="Times New Roman"/>
                  <w:b/>
                  <w:color w:val="auto"/>
                  <w:rPrChange w:id="468" w:author="Jindal, Deepak [AUTOSOL/PWS/NOIDA]" w:date="2022-06-19T14:51:00Z">
                    <w:rPr>
                      <w:rFonts w:ascii="Times New Roman" w:hAnsi="Times New Roman"/>
                      <w:color w:val="auto"/>
                    </w:rPr>
                  </w:rPrChange>
                </w:rPr>
                <w:t>Verify the basic functionalities of graphics and list down below the verified operations &amp; tests</w:t>
              </w:r>
            </w:ins>
          </w:p>
        </w:tc>
      </w:tr>
      <w:tr w:rsidR="00741EF0" w14:paraId="599496FF" w14:textId="77777777" w:rsidTr="003D531E">
        <w:trPr>
          <w:cantSplit/>
          <w:trHeight w:val="316"/>
          <w:ins w:id="469" w:author="Jindal, Deepak [AUTOSOL/PWS/NOIDA]" w:date="2022-06-19T14:10:00Z"/>
        </w:trPr>
        <w:tc>
          <w:tcPr>
            <w:tcW w:w="2340" w:type="dxa"/>
            <w:tcBorders>
              <w:top w:val="single" w:sz="6" w:space="0" w:color="auto"/>
              <w:left w:val="single" w:sz="4" w:space="0" w:color="auto"/>
              <w:bottom w:val="single" w:sz="4" w:space="0" w:color="auto"/>
              <w:right w:val="single" w:sz="4" w:space="0" w:color="auto"/>
            </w:tcBorders>
          </w:tcPr>
          <w:p w14:paraId="4FBCE81E" w14:textId="77777777" w:rsidR="00741EF0" w:rsidRDefault="00741EF0" w:rsidP="003D531E">
            <w:pPr>
              <w:pStyle w:val="CellBody"/>
              <w:rPr>
                <w:ins w:id="470" w:author="Jindal, Deepak [AUTOSOL/PWS/NOIDA]" w:date="2022-06-19T14:10:00Z"/>
                <w:rFonts w:ascii="Times New Roman" w:hAnsi="Times New Roman"/>
                <w:color w:val="auto"/>
              </w:rPr>
            </w:pPr>
            <w:ins w:id="471" w:author="Jindal, Deepak [AUTOSOL/PWS/NOIDA]" w:date="2022-06-19T14:10: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1D21B62B" w14:textId="77777777" w:rsidR="00741EF0" w:rsidRDefault="00741EF0" w:rsidP="003D531E">
            <w:pPr>
              <w:pStyle w:val="CellBody"/>
              <w:rPr>
                <w:ins w:id="472" w:author="Jindal, Deepak [AUTOSOL/PWS/NOIDA]" w:date="2022-06-19T14:10:00Z"/>
                <w:rFonts w:ascii="Times New Roman" w:hAnsi="Times New Roman"/>
                <w:color w:val="auto"/>
              </w:rPr>
            </w:pPr>
            <w:ins w:id="473" w:author="Jindal, Deepak [AUTOSOL/PWS/NOIDA]" w:date="2022-06-19T14:10: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31565F59" w14:textId="77777777" w:rsidR="00741EF0" w:rsidRDefault="00741EF0" w:rsidP="003D531E">
            <w:pPr>
              <w:pStyle w:val="CellBody"/>
              <w:rPr>
                <w:ins w:id="474" w:author="Jindal, Deepak [AUTOSOL/PWS/NOIDA]" w:date="2022-06-19T14:10:00Z"/>
                <w:rFonts w:ascii="Times New Roman" w:hAnsi="Times New Roman"/>
                <w:color w:val="auto"/>
              </w:rPr>
            </w:pPr>
            <w:ins w:id="475" w:author="Jindal, Deepak [AUTOSOL/PWS/NOIDA]" w:date="2022-06-19T14:10:00Z">
              <w:r>
                <w:rPr>
                  <w:rFonts w:ascii="Times New Roman" w:hAnsi="Times New Roman"/>
                  <w:color w:val="auto"/>
                </w:rPr>
                <w:t xml:space="preserve"> </w:t>
              </w:r>
            </w:ins>
          </w:p>
        </w:tc>
      </w:tr>
      <w:tr w:rsidR="00741EF0" w14:paraId="273D4F39" w14:textId="77777777" w:rsidTr="003D531E">
        <w:trPr>
          <w:cantSplit/>
          <w:trHeight w:val="316"/>
          <w:ins w:id="476" w:author="Jindal, Deepak [AUTOSOL/PWS/NOIDA]" w:date="2022-06-19T14:10:00Z"/>
        </w:trPr>
        <w:tc>
          <w:tcPr>
            <w:tcW w:w="7380" w:type="dxa"/>
            <w:gridSpan w:val="2"/>
            <w:tcBorders>
              <w:top w:val="single" w:sz="6" w:space="0" w:color="auto"/>
              <w:left w:val="single" w:sz="4" w:space="0" w:color="auto"/>
              <w:bottom w:val="single" w:sz="4" w:space="0" w:color="auto"/>
              <w:right w:val="single" w:sz="4" w:space="0" w:color="auto"/>
            </w:tcBorders>
          </w:tcPr>
          <w:p w14:paraId="3471A149" w14:textId="77777777" w:rsidR="00741EF0" w:rsidRDefault="00741EF0" w:rsidP="003D531E">
            <w:pPr>
              <w:pStyle w:val="CellBody"/>
              <w:numPr>
                <w:ilvl w:val="0"/>
                <w:numId w:val="31"/>
              </w:numPr>
              <w:rPr>
                <w:ins w:id="477" w:author="Jindal, Deepak [AUTOSOL/PWS/NOIDA]" w:date="2022-06-19T14:10: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06452F89" w14:textId="77777777" w:rsidR="00741EF0" w:rsidRDefault="00741EF0" w:rsidP="003D531E">
            <w:pPr>
              <w:pStyle w:val="CellBody"/>
              <w:rPr>
                <w:ins w:id="478" w:author="Jindal, Deepak [AUTOSOL/PWS/NOIDA]" w:date="2022-06-19T14:10:00Z"/>
                <w:rFonts w:ascii="Times New Roman" w:hAnsi="Times New Roman"/>
                <w:color w:val="auto"/>
              </w:rPr>
            </w:pPr>
            <w:ins w:id="479" w:author="Jindal, Deepak [AUTOSOL/PWS/NOIDA]" w:date="2022-06-19T14:10:00Z">
              <w:r>
                <w:rPr>
                  <w:rFonts w:ascii="Times New Roman" w:hAnsi="Times New Roman"/>
                  <w:color w:val="auto"/>
                </w:rPr>
                <w:t xml:space="preserve">P/F/F#/NA:  </w:t>
              </w:r>
            </w:ins>
          </w:p>
        </w:tc>
      </w:tr>
      <w:tr w:rsidR="00741EF0" w14:paraId="1C4E0D9E" w14:textId="77777777" w:rsidTr="003D531E">
        <w:trPr>
          <w:cantSplit/>
          <w:trHeight w:val="316"/>
          <w:ins w:id="480" w:author="Jindal, Deepak [AUTOSOL/PWS/NOIDA]" w:date="2022-06-19T14:10:00Z"/>
        </w:trPr>
        <w:tc>
          <w:tcPr>
            <w:tcW w:w="7380" w:type="dxa"/>
            <w:gridSpan w:val="2"/>
            <w:tcBorders>
              <w:top w:val="single" w:sz="6" w:space="0" w:color="auto"/>
              <w:left w:val="single" w:sz="4" w:space="0" w:color="auto"/>
              <w:bottom w:val="single" w:sz="4" w:space="0" w:color="auto"/>
              <w:right w:val="single" w:sz="4" w:space="0" w:color="auto"/>
            </w:tcBorders>
          </w:tcPr>
          <w:p w14:paraId="7614F6E0" w14:textId="77777777" w:rsidR="00741EF0" w:rsidDel="00D540BA" w:rsidRDefault="00741EF0" w:rsidP="003D531E">
            <w:pPr>
              <w:pStyle w:val="CellBody"/>
              <w:numPr>
                <w:ilvl w:val="0"/>
                <w:numId w:val="31"/>
              </w:numPr>
              <w:rPr>
                <w:ins w:id="481" w:author="Jindal, Deepak [AUTOSOL/PWS/NOIDA]" w:date="2022-06-19T14:10: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D4FDFEB" w14:textId="77777777" w:rsidR="00741EF0" w:rsidRDefault="00741EF0" w:rsidP="003D531E">
            <w:pPr>
              <w:pStyle w:val="CellBody"/>
              <w:rPr>
                <w:ins w:id="482" w:author="Jindal, Deepak [AUTOSOL/PWS/NOIDA]" w:date="2022-06-19T14:10:00Z"/>
                <w:rFonts w:ascii="Times New Roman" w:hAnsi="Times New Roman"/>
                <w:color w:val="auto"/>
              </w:rPr>
            </w:pPr>
            <w:ins w:id="483" w:author="Jindal, Deepak [AUTOSOL/PWS/NOIDA]" w:date="2022-06-19T14:10:00Z">
              <w:r w:rsidRPr="001A13BC">
                <w:rPr>
                  <w:rFonts w:ascii="Times New Roman" w:hAnsi="Times New Roman"/>
                  <w:color w:val="auto"/>
                </w:rPr>
                <w:t xml:space="preserve">P/F/F#/NA:  </w:t>
              </w:r>
            </w:ins>
          </w:p>
        </w:tc>
      </w:tr>
      <w:tr w:rsidR="00741EF0" w14:paraId="71C43EE2" w14:textId="77777777" w:rsidTr="003D531E">
        <w:trPr>
          <w:cantSplit/>
          <w:trHeight w:val="316"/>
          <w:ins w:id="484" w:author="Jindal, Deepak [AUTOSOL/PWS/NOIDA]" w:date="2022-06-19T14:10:00Z"/>
        </w:trPr>
        <w:tc>
          <w:tcPr>
            <w:tcW w:w="7380" w:type="dxa"/>
            <w:gridSpan w:val="2"/>
            <w:tcBorders>
              <w:top w:val="single" w:sz="6" w:space="0" w:color="auto"/>
              <w:left w:val="single" w:sz="4" w:space="0" w:color="auto"/>
              <w:bottom w:val="single" w:sz="4" w:space="0" w:color="auto"/>
              <w:right w:val="single" w:sz="4" w:space="0" w:color="auto"/>
            </w:tcBorders>
          </w:tcPr>
          <w:p w14:paraId="796D38AB" w14:textId="77777777" w:rsidR="00741EF0" w:rsidDel="00D540BA" w:rsidRDefault="00741EF0" w:rsidP="003D531E">
            <w:pPr>
              <w:pStyle w:val="CellBody"/>
              <w:numPr>
                <w:ilvl w:val="0"/>
                <w:numId w:val="31"/>
              </w:numPr>
              <w:rPr>
                <w:ins w:id="485" w:author="Jindal, Deepak [AUTOSOL/PWS/NOIDA]" w:date="2022-06-19T14:10: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6E23E2E4" w14:textId="77777777" w:rsidR="00741EF0" w:rsidRDefault="00741EF0" w:rsidP="003D531E">
            <w:pPr>
              <w:pStyle w:val="CellBody"/>
              <w:rPr>
                <w:ins w:id="486" w:author="Jindal, Deepak [AUTOSOL/PWS/NOIDA]" w:date="2022-06-19T14:10:00Z"/>
                <w:rFonts w:ascii="Times New Roman" w:hAnsi="Times New Roman"/>
                <w:color w:val="auto"/>
              </w:rPr>
            </w:pPr>
            <w:ins w:id="487" w:author="Jindal, Deepak [AUTOSOL/PWS/NOIDA]" w:date="2022-06-19T14:10:00Z">
              <w:r w:rsidRPr="001A13BC">
                <w:rPr>
                  <w:rFonts w:ascii="Times New Roman" w:hAnsi="Times New Roman"/>
                  <w:color w:val="auto"/>
                </w:rPr>
                <w:t xml:space="preserve">P/F/F#/NA:  </w:t>
              </w:r>
            </w:ins>
          </w:p>
        </w:tc>
      </w:tr>
      <w:tr w:rsidR="00741EF0" w14:paraId="0A606DE5" w14:textId="77777777" w:rsidTr="003D531E">
        <w:trPr>
          <w:cantSplit/>
          <w:trHeight w:val="316"/>
          <w:ins w:id="488" w:author="Jindal, Deepak [AUTOSOL/PWS/NOIDA]" w:date="2022-06-19T14:10:00Z"/>
        </w:trPr>
        <w:tc>
          <w:tcPr>
            <w:tcW w:w="7380" w:type="dxa"/>
            <w:gridSpan w:val="2"/>
            <w:tcBorders>
              <w:top w:val="single" w:sz="6" w:space="0" w:color="auto"/>
              <w:left w:val="single" w:sz="4" w:space="0" w:color="auto"/>
              <w:bottom w:val="single" w:sz="4" w:space="0" w:color="auto"/>
              <w:right w:val="single" w:sz="4" w:space="0" w:color="auto"/>
            </w:tcBorders>
          </w:tcPr>
          <w:p w14:paraId="10AD6043" w14:textId="77777777" w:rsidR="00741EF0" w:rsidDel="00D540BA" w:rsidRDefault="00741EF0" w:rsidP="003D531E">
            <w:pPr>
              <w:pStyle w:val="CellBody"/>
              <w:numPr>
                <w:ilvl w:val="0"/>
                <w:numId w:val="31"/>
              </w:numPr>
              <w:rPr>
                <w:ins w:id="489" w:author="Jindal, Deepak [AUTOSOL/PWS/NOIDA]" w:date="2022-06-19T14:10: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66529D10" w14:textId="77777777" w:rsidR="00741EF0" w:rsidRDefault="00741EF0" w:rsidP="003D531E">
            <w:pPr>
              <w:pStyle w:val="CellBody"/>
              <w:rPr>
                <w:ins w:id="490" w:author="Jindal, Deepak [AUTOSOL/PWS/NOIDA]" w:date="2022-06-19T14:10:00Z"/>
                <w:rFonts w:ascii="Times New Roman" w:hAnsi="Times New Roman"/>
                <w:color w:val="auto"/>
              </w:rPr>
            </w:pPr>
            <w:ins w:id="491" w:author="Jindal, Deepak [AUTOSOL/PWS/NOIDA]" w:date="2022-06-19T14:10:00Z">
              <w:r w:rsidRPr="001A13BC">
                <w:rPr>
                  <w:rFonts w:ascii="Times New Roman" w:hAnsi="Times New Roman"/>
                  <w:color w:val="auto"/>
                </w:rPr>
                <w:t xml:space="preserve">P/F/F#/NA:  </w:t>
              </w:r>
            </w:ins>
          </w:p>
        </w:tc>
      </w:tr>
      <w:tr w:rsidR="00741EF0" w14:paraId="5F9DD3A3" w14:textId="77777777" w:rsidTr="003D531E">
        <w:trPr>
          <w:cantSplit/>
          <w:trHeight w:val="316"/>
          <w:ins w:id="492" w:author="Jindal, Deepak [AUTOSOL/PWS/NOIDA]" w:date="2022-06-19T14:10:00Z"/>
        </w:trPr>
        <w:tc>
          <w:tcPr>
            <w:tcW w:w="7380" w:type="dxa"/>
            <w:gridSpan w:val="2"/>
            <w:tcBorders>
              <w:top w:val="single" w:sz="6" w:space="0" w:color="auto"/>
              <w:left w:val="single" w:sz="4" w:space="0" w:color="auto"/>
              <w:bottom w:val="single" w:sz="4" w:space="0" w:color="auto"/>
              <w:right w:val="single" w:sz="4" w:space="0" w:color="auto"/>
            </w:tcBorders>
          </w:tcPr>
          <w:p w14:paraId="3064A011" w14:textId="77777777" w:rsidR="00741EF0" w:rsidDel="00D540BA" w:rsidRDefault="00741EF0" w:rsidP="003D531E">
            <w:pPr>
              <w:pStyle w:val="CellBody"/>
              <w:numPr>
                <w:ilvl w:val="0"/>
                <w:numId w:val="31"/>
              </w:numPr>
              <w:rPr>
                <w:ins w:id="493" w:author="Jindal, Deepak [AUTOSOL/PWS/NOIDA]" w:date="2022-06-19T14:10: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F5D76A8" w14:textId="77777777" w:rsidR="00741EF0" w:rsidRDefault="00741EF0" w:rsidP="003D531E">
            <w:pPr>
              <w:pStyle w:val="CellBody"/>
              <w:rPr>
                <w:ins w:id="494" w:author="Jindal, Deepak [AUTOSOL/PWS/NOIDA]" w:date="2022-06-19T14:10:00Z"/>
                <w:rFonts w:ascii="Times New Roman" w:hAnsi="Times New Roman"/>
                <w:color w:val="auto"/>
              </w:rPr>
            </w:pPr>
            <w:ins w:id="495" w:author="Jindal, Deepak [AUTOSOL/PWS/NOIDA]" w:date="2022-06-19T14:10:00Z">
              <w:r w:rsidRPr="001A13BC">
                <w:rPr>
                  <w:rFonts w:ascii="Times New Roman" w:hAnsi="Times New Roman"/>
                  <w:color w:val="auto"/>
                </w:rPr>
                <w:t xml:space="preserve">P/F/F#/NA:  </w:t>
              </w:r>
            </w:ins>
          </w:p>
        </w:tc>
      </w:tr>
      <w:tr w:rsidR="00741EF0" w14:paraId="04E3C01D" w14:textId="77777777" w:rsidTr="003D531E">
        <w:trPr>
          <w:cantSplit/>
          <w:trHeight w:val="316"/>
          <w:ins w:id="496" w:author="Jindal, Deepak [AUTOSOL/PWS/NOIDA]" w:date="2022-06-19T14:10:00Z"/>
        </w:trPr>
        <w:tc>
          <w:tcPr>
            <w:tcW w:w="9450" w:type="dxa"/>
            <w:gridSpan w:val="3"/>
            <w:tcBorders>
              <w:top w:val="single" w:sz="6" w:space="0" w:color="auto"/>
              <w:left w:val="single" w:sz="4" w:space="0" w:color="auto"/>
              <w:bottom w:val="single" w:sz="6" w:space="0" w:color="auto"/>
              <w:right w:val="single" w:sz="4" w:space="0" w:color="auto"/>
            </w:tcBorders>
          </w:tcPr>
          <w:p w14:paraId="44CCEE6E" w14:textId="77777777" w:rsidR="00741EF0" w:rsidRDefault="00741EF0" w:rsidP="003D531E">
            <w:pPr>
              <w:pStyle w:val="CellBody"/>
              <w:rPr>
                <w:ins w:id="497" w:author="Jindal, Deepak [AUTOSOL/PWS/NOIDA]" w:date="2022-06-19T14:10:00Z"/>
              </w:rPr>
            </w:pPr>
            <w:ins w:id="498" w:author="Jindal, Deepak [AUTOSOL/PWS/NOIDA]" w:date="2022-06-19T14:10:00Z">
              <w:r>
                <w:t>Comments:</w:t>
              </w:r>
            </w:ins>
          </w:p>
        </w:tc>
      </w:tr>
    </w:tbl>
    <w:p w14:paraId="54C0CAA0" w14:textId="519AA25C" w:rsidR="00B83EB3" w:rsidRDefault="00B83EB3" w:rsidP="00B83EB3">
      <w:pPr>
        <w:rPr>
          <w:ins w:id="499" w:author="Jindal, Deepak [AUTOSOL/PWS/NOIDA]" w:date="2022-06-19T14:14:00Z"/>
        </w:rPr>
      </w:pPr>
    </w:p>
    <w:tbl>
      <w:tblPr>
        <w:tblW w:w="0" w:type="auto"/>
        <w:tblInd w:w="5" w:type="dxa"/>
        <w:tblLayout w:type="fixed"/>
        <w:tblCellMar>
          <w:left w:w="0" w:type="dxa"/>
          <w:right w:w="0" w:type="dxa"/>
        </w:tblCellMar>
        <w:tblLook w:val="0000" w:firstRow="0" w:lastRow="0" w:firstColumn="0" w:lastColumn="0" w:noHBand="0" w:noVBand="0"/>
      </w:tblPr>
      <w:tblGrid>
        <w:gridCol w:w="1701"/>
        <w:gridCol w:w="426"/>
        <w:gridCol w:w="393"/>
        <w:gridCol w:w="540"/>
        <w:gridCol w:w="180"/>
        <w:gridCol w:w="360"/>
        <w:gridCol w:w="630"/>
        <w:gridCol w:w="630"/>
        <w:gridCol w:w="630"/>
        <w:gridCol w:w="630"/>
        <w:gridCol w:w="492"/>
        <w:gridCol w:w="138"/>
        <w:gridCol w:w="536"/>
        <w:gridCol w:w="548"/>
        <w:gridCol w:w="586"/>
        <w:gridCol w:w="536"/>
        <w:gridCol w:w="494"/>
      </w:tblGrid>
      <w:tr w:rsidR="00A542E8" w14:paraId="187B5E37" w14:textId="77777777" w:rsidTr="003D531E">
        <w:trPr>
          <w:cantSplit/>
          <w:trHeight w:val="316"/>
          <w:ins w:id="500" w:author="Jindal, Deepak [AUTOSOL/PWS/NOIDA]" w:date="2022-06-19T14:15:00Z"/>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6CDDEA88" w14:textId="7653CD64" w:rsidR="00A542E8" w:rsidRPr="00152E59" w:rsidRDefault="00A542E8">
            <w:pPr>
              <w:pStyle w:val="CellBody"/>
              <w:numPr>
                <w:ilvl w:val="4"/>
                <w:numId w:val="6"/>
              </w:numPr>
              <w:rPr>
                <w:ins w:id="501" w:author="Jindal, Deepak [AUTOSOL/PWS/NOIDA]" w:date="2022-06-19T14:15:00Z"/>
                <w:b/>
                <w:rPrChange w:id="502" w:author="Jindal, Deepak [AUTOSOL/PWS/NOIDA]" w:date="2022-06-19T14:51:00Z">
                  <w:rPr>
                    <w:ins w:id="503" w:author="Jindal, Deepak [AUTOSOL/PWS/NOIDA]" w:date="2022-06-19T14:15:00Z"/>
                  </w:rPr>
                </w:rPrChange>
              </w:rPr>
              <w:pPrChange w:id="504" w:author="Jindal, Deepak [AUTOSOL/PWS/NOIDA]" w:date="2022-06-19T14:15:00Z">
                <w:pPr>
                  <w:pStyle w:val="CellBody"/>
                </w:pPr>
              </w:pPrChange>
            </w:pPr>
            <w:ins w:id="505" w:author="Jindal, Deepak [AUTOSOL/PWS/NOIDA]" w:date="2022-06-19T14:15:00Z">
              <w:r w:rsidRPr="00152E59">
                <w:rPr>
                  <w:b/>
                  <w:rPrChange w:id="506" w:author="Jindal, Deepak [AUTOSOL/PWS/NOIDA]" w:date="2022-06-19T14:51:00Z">
                    <w:rPr>
                      <w:b/>
                      <w:u w:val="single"/>
                    </w:rPr>
                  </w:rPrChange>
                </w:rPr>
                <w:t>Test</w:t>
              </w:r>
              <w:r w:rsidRPr="00152E59">
                <w:rPr>
                  <w:b/>
                  <w:rPrChange w:id="507" w:author="Jindal, Deepak [AUTOSOL/PWS/NOIDA]" w:date="2022-06-19T14:51:00Z">
                    <w:rPr>
                      <w:u w:val="single"/>
                    </w:rPr>
                  </w:rPrChange>
                </w:rPr>
                <w:t>:</w:t>
              </w:r>
              <w:r w:rsidRPr="00152E59">
                <w:rPr>
                  <w:b/>
                  <w:rPrChange w:id="508" w:author="Jindal, Deepak [AUTOSOL/PWS/NOIDA]" w:date="2022-06-19T14:51:00Z">
                    <w:rPr/>
                  </w:rPrChange>
                </w:rPr>
                <w:t xml:space="preserve"> </w:t>
              </w:r>
              <w:r w:rsidRPr="00152E59">
                <w:rPr>
                  <w:b/>
                </w:rPr>
                <w:t>Run the listed tests using custom graphics</w:t>
              </w:r>
              <w:r w:rsidRPr="00152E59">
                <w:rPr>
                  <w:b/>
                  <w:rPrChange w:id="509" w:author="Jindal, Deepak [AUTOSOL/PWS/NOIDA]" w:date="2022-06-19T14:51:00Z">
                    <w:rPr/>
                  </w:rPrChange>
                </w:rPr>
                <w:t>. Mark each test result as “P” or “F” (Pass/ Fail).</w:t>
              </w:r>
            </w:ins>
          </w:p>
        </w:tc>
      </w:tr>
      <w:tr w:rsidR="00A542E8" w14:paraId="49B422B1" w14:textId="77777777" w:rsidTr="003D531E">
        <w:trPr>
          <w:cantSplit/>
          <w:trHeight w:val="316"/>
          <w:ins w:id="510" w:author="Jindal, Deepak [AUTOSOL/PWS/NOIDA]" w:date="2022-06-19T14:15:00Z"/>
        </w:trPr>
        <w:tc>
          <w:tcPr>
            <w:tcW w:w="1701" w:type="dxa"/>
            <w:tcBorders>
              <w:top w:val="single" w:sz="6" w:space="0" w:color="auto"/>
              <w:left w:val="single" w:sz="4" w:space="0" w:color="auto"/>
              <w:bottom w:val="single" w:sz="4" w:space="0" w:color="auto"/>
              <w:right w:val="single" w:sz="6" w:space="0" w:color="auto"/>
            </w:tcBorders>
          </w:tcPr>
          <w:p w14:paraId="4FDA32BB" w14:textId="77777777" w:rsidR="00A542E8" w:rsidRDefault="00A542E8" w:rsidP="003D531E">
            <w:pPr>
              <w:pStyle w:val="CellBody"/>
              <w:rPr>
                <w:ins w:id="511" w:author="Jindal, Deepak [AUTOSOL/PWS/NOIDA]" w:date="2022-06-19T14:15:00Z"/>
              </w:rPr>
            </w:pPr>
            <w:ins w:id="512" w:author="Jindal, Deepak [AUTOSOL/PWS/NOIDA]" w:date="2022-06-19T14:15:00Z">
              <w:r>
                <w:t xml:space="preserve">Date: </w:t>
              </w:r>
            </w:ins>
          </w:p>
        </w:tc>
        <w:tc>
          <w:tcPr>
            <w:tcW w:w="1539" w:type="dxa"/>
            <w:gridSpan w:val="4"/>
            <w:tcBorders>
              <w:top w:val="single" w:sz="6" w:space="0" w:color="auto"/>
              <w:left w:val="single" w:sz="6" w:space="0" w:color="auto"/>
              <w:bottom w:val="single" w:sz="4" w:space="0" w:color="auto"/>
              <w:right w:val="single" w:sz="6" w:space="0" w:color="auto"/>
            </w:tcBorders>
          </w:tcPr>
          <w:p w14:paraId="00D9061B" w14:textId="77777777" w:rsidR="00A542E8" w:rsidRDefault="00A542E8" w:rsidP="003D531E">
            <w:pPr>
              <w:pStyle w:val="CellBody"/>
              <w:rPr>
                <w:ins w:id="513" w:author="Jindal, Deepak [AUTOSOL/PWS/NOIDA]" w:date="2022-06-19T14:15:00Z"/>
              </w:rPr>
            </w:pPr>
            <w:ins w:id="514" w:author="Jindal, Deepak [AUTOSOL/PWS/NOIDA]" w:date="2022-06-19T14:15:00Z">
              <w:r>
                <w:t xml:space="preserve">Initials: </w:t>
              </w:r>
            </w:ins>
          </w:p>
        </w:tc>
        <w:tc>
          <w:tcPr>
            <w:tcW w:w="6210" w:type="dxa"/>
            <w:gridSpan w:val="12"/>
            <w:tcBorders>
              <w:top w:val="single" w:sz="6" w:space="0" w:color="auto"/>
              <w:left w:val="single" w:sz="6" w:space="0" w:color="auto"/>
              <w:bottom w:val="single" w:sz="4" w:space="0" w:color="auto"/>
              <w:right w:val="single" w:sz="4" w:space="0" w:color="auto"/>
            </w:tcBorders>
          </w:tcPr>
          <w:p w14:paraId="20CBE8F1" w14:textId="77777777" w:rsidR="00A542E8" w:rsidRDefault="00A542E8" w:rsidP="003D531E">
            <w:pPr>
              <w:pStyle w:val="CellBody"/>
              <w:rPr>
                <w:ins w:id="515" w:author="Jindal, Deepak [AUTOSOL/PWS/NOIDA]" w:date="2022-06-19T14:15:00Z"/>
              </w:rPr>
            </w:pPr>
            <w:ins w:id="516" w:author="Jindal, Deepak [AUTOSOL/PWS/NOIDA]" w:date="2022-06-19T14:15:00Z">
              <w:r>
                <w:t>Findings#</w:t>
              </w:r>
            </w:ins>
          </w:p>
        </w:tc>
      </w:tr>
      <w:tr w:rsidR="00A542E8" w14:paraId="7F55E1DE" w14:textId="77777777" w:rsidTr="003D531E">
        <w:trPr>
          <w:cantSplit/>
          <w:trHeight w:val="316"/>
          <w:ins w:id="517" w:author="Jindal, Deepak [AUTOSOL/PWS/NOIDA]" w:date="2022-06-19T14:15:00Z"/>
        </w:trPr>
        <w:tc>
          <w:tcPr>
            <w:tcW w:w="1701" w:type="dxa"/>
            <w:tcBorders>
              <w:top w:val="single" w:sz="6" w:space="0" w:color="auto"/>
              <w:left w:val="single" w:sz="4" w:space="0" w:color="auto"/>
              <w:bottom w:val="single" w:sz="4" w:space="0" w:color="auto"/>
              <w:right w:val="single" w:sz="4" w:space="0" w:color="auto"/>
            </w:tcBorders>
          </w:tcPr>
          <w:p w14:paraId="1EA3CE09" w14:textId="77777777" w:rsidR="00A542E8" w:rsidRDefault="00A542E8" w:rsidP="003D531E">
            <w:pPr>
              <w:pStyle w:val="CellBody"/>
              <w:rPr>
                <w:ins w:id="518" w:author="Jindal, Deepak [AUTOSOL/PWS/NOIDA]" w:date="2022-06-19T14:15:00Z"/>
              </w:rPr>
            </w:pPr>
            <w:ins w:id="519" w:author="Jindal, Deepak [AUTOSOL/PWS/NOIDA]" w:date="2022-06-19T14:15:00Z">
              <w:r>
                <w:lastRenderedPageBreak/>
                <w:t xml:space="preserve">Operation   </w:t>
              </w:r>
            </w:ins>
          </w:p>
        </w:tc>
        <w:tc>
          <w:tcPr>
            <w:tcW w:w="426" w:type="dxa"/>
            <w:tcBorders>
              <w:top w:val="single" w:sz="6" w:space="0" w:color="auto"/>
              <w:left w:val="single" w:sz="4" w:space="0" w:color="auto"/>
              <w:bottom w:val="single" w:sz="4" w:space="0" w:color="auto"/>
              <w:right w:val="single" w:sz="6" w:space="0" w:color="auto"/>
            </w:tcBorders>
          </w:tcPr>
          <w:p w14:paraId="0D23F674" w14:textId="77777777" w:rsidR="00A542E8" w:rsidRDefault="00A542E8" w:rsidP="003D531E">
            <w:pPr>
              <w:pStyle w:val="CellBody"/>
              <w:rPr>
                <w:ins w:id="520" w:author="Jindal, Deepak [AUTOSOL/PWS/NOIDA]" w:date="2022-06-19T14:15:00Z"/>
              </w:rPr>
            </w:pPr>
            <w:ins w:id="521" w:author="Jindal, Deepak [AUTOSOL/PWS/NOIDA]" w:date="2022-06-19T14:15:00Z">
              <w:r>
                <w:t xml:space="preserve">Fast </w:t>
              </w:r>
            </w:ins>
          </w:p>
          <w:p w14:paraId="37B2890C" w14:textId="77777777" w:rsidR="00A542E8" w:rsidRDefault="00A542E8" w:rsidP="003D531E">
            <w:pPr>
              <w:pStyle w:val="CellBody"/>
              <w:rPr>
                <w:ins w:id="522" w:author="Jindal, Deepak [AUTOSOL/PWS/NOIDA]" w:date="2022-06-19T14:15:00Z"/>
              </w:rPr>
            </w:pPr>
            <w:ins w:id="523" w:author="Jindal, Deepak [AUTOSOL/PWS/NOIDA]" w:date="2022-06-19T14:15:00Z">
              <w:r>
                <w:t>OPP</w:t>
              </w:r>
            </w:ins>
          </w:p>
          <w:p w14:paraId="57406115" w14:textId="77777777" w:rsidR="00A542E8" w:rsidRDefault="00A542E8" w:rsidP="003D531E">
            <w:pPr>
              <w:pStyle w:val="CellBody"/>
              <w:rPr>
                <w:ins w:id="524" w:author="Jindal, Deepak [AUTOSOL/PWS/NOIDA]" w:date="2022-06-19T14:15:00Z"/>
              </w:rPr>
            </w:pPr>
            <w:ins w:id="525" w:author="Jindal, Deepak [AUTOSOL/PWS/NOIDA]" w:date="2022-06-19T14:15:00Z">
              <w:r>
                <w:t>LA</w:t>
              </w:r>
            </w:ins>
          </w:p>
        </w:tc>
        <w:tc>
          <w:tcPr>
            <w:tcW w:w="393" w:type="dxa"/>
            <w:tcBorders>
              <w:top w:val="single" w:sz="6" w:space="0" w:color="auto"/>
              <w:left w:val="single" w:sz="6" w:space="0" w:color="auto"/>
              <w:bottom w:val="single" w:sz="4" w:space="0" w:color="auto"/>
              <w:right w:val="single" w:sz="4" w:space="0" w:color="auto"/>
            </w:tcBorders>
          </w:tcPr>
          <w:p w14:paraId="5BD946A8" w14:textId="77777777" w:rsidR="00A542E8" w:rsidRDefault="00A542E8" w:rsidP="003D531E">
            <w:pPr>
              <w:pStyle w:val="CellBody"/>
              <w:rPr>
                <w:ins w:id="526" w:author="Jindal, Deepak [AUTOSOL/PWS/NOIDA]" w:date="2022-06-19T14:15:00Z"/>
              </w:rPr>
            </w:pPr>
            <w:ins w:id="527" w:author="Jindal, Deepak [AUTOSOL/PWS/NOIDA]" w:date="2022-06-19T14:15:00Z">
              <w:r>
                <w:t>Fast</w:t>
              </w:r>
            </w:ins>
          </w:p>
          <w:p w14:paraId="397887AE" w14:textId="77777777" w:rsidR="00A542E8" w:rsidRDefault="00A542E8" w:rsidP="003D531E">
            <w:pPr>
              <w:pStyle w:val="CellBody"/>
              <w:rPr>
                <w:ins w:id="528" w:author="Jindal, Deepak [AUTOSOL/PWS/NOIDA]" w:date="2022-06-19T14:15:00Z"/>
              </w:rPr>
            </w:pPr>
            <w:ins w:id="529" w:author="Jindal, Deepak [AUTOSOL/PWS/NOIDA]" w:date="2022-06-19T14:15:00Z">
              <w:r>
                <w:t>OPPLD</w:t>
              </w:r>
            </w:ins>
          </w:p>
        </w:tc>
        <w:tc>
          <w:tcPr>
            <w:tcW w:w="540" w:type="dxa"/>
            <w:tcBorders>
              <w:top w:val="single" w:sz="6" w:space="0" w:color="auto"/>
              <w:left w:val="single" w:sz="4" w:space="0" w:color="auto"/>
              <w:bottom w:val="single" w:sz="4" w:space="0" w:color="auto"/>
              <w:right w:val="single" w:sz="4" w:space="0" w:color="auto"/>
            </w:tcBorders>
          </w:tcPr>
          <w:p w14:paraId="5FF9E039" w14:textId="77777777" w:rsidR="00A542E8" w:rsidRDefault="00A542E8" w:rsidP="003D531E">
            <w:pPr>
              <w:pStyle w:val="CellBody"/>
              <w:rPr>
                <w:ins w:id="530" w:author="Jindal, Deepak [AUTOSOL/PWS/NOIDA]" w:date="2022-06-19T14:15:00Z"/>
              </w:rPr>
            </w:pPr>
            <w:ins w:id="531" w:author="Jindal, Deepak [AUTOSOL/PWS/NOIDA]" w:date="2022-06-19T14:15:00Z">
              <w:r>
                <w:t xml:space="preserve">Fast </w:t>
              </w:r>
            </w:ins>
          </w:p>
          <w:p w14:paraId="101BC586" w14:textId="77777777" w:rsidR="00A542E8" w:rsidRDefault="00A542E8" w:rsidP="003D531E">
            <w:pPr>
              <w:pStyle w:val="CellBody"/>
              <w:rPr>
                <w:ins w:id="532" w:author="Jindal, Deepak [AUTOSOL/PWS/NOIDA]" w:date="2022-06-19T14:15:00Z"/>
              </w:rPr>
            </w:pPr>
            <w:ins w:id="533" w:author="Jindal, Deepak [AUTOSOL/PWS/NOIDA]" w:date="2022-06-19T14:15:00Z">
              <w:r>
                <w:t>OPPLP</w:t>
              </w:r>
            </w:ins>
          </w:p>
        </w:tc>
        <w:tc>
          <w:tcPr>
            <w:tcW w:w="540" w:type="dxa"/>
            <w:gridSpan w:val="2"/>
            <w:tcBorders>
              <w:top w:val="single" w:sz="6" w:space="0" w:color="auto"/>
              <w:left w:val="single" w:sz="4" w:space="0" w:color="auto"/>
              <w:bottom w:val="single" w:sz="4" w:space="0" w:color="auto"/>
              <w:right w:val="single" w:sz="4" w:space="0" w:color="auto"/>
            </w:tcBorders>
          </w:tcPr>
          <w:p w14:paraId="14755EDA" w14:textId="77777777" w:rsidR="00A542E8" w:rsidRDefault="00A542E8" w:rsidP="003D531E">
            <w:pPr>
              <w:pStyle w:val="CellBody"/>
              <w:rPr>
                <w:ins w:id="534" w:author="Jindal, Deepak [AUTOSOL/PWS/NOIDA]" w:date="2022-06-19T14:15:00Z"/>
              </w:rPr>
            </w:pPr>
            <w:ins w:id="535" w:author="Jindal, Deepak [AUTOSOL/PWS/NOIDA]" w:date="2022-06-19T14:15:00Z">
              <w:r>
                <w:t>Fast</w:t>
              </w:r>
            </w:ins>
          </w:p>
          <w:p w14:paraId="75C49B5F" w14:textId="77777777" w:rsidR="00A542E8" w:rsidRDefault="00A542E8" w:rsidP="003D531E">
            <w:pPr>
              <w:pStyle w:val="CellBody"/>
              <w:rPr>
                <w:ins w:id="536" w:author="Jindal, Deepak [AUTOSOL/PWS/NOIDA]" w:date="2022-06-19T14:15:00Z"/>
              </w:rPr>
            </w:pPr>
            <w:ins w:id="537" w:author="Jindal, Deepak [AUTOSOL/PWS/NOIDA]" w:date="2022-06-19T14:15:00Z">
              <w:r>
                <w:t>OPPDA</w:t>
              </w:r>
            </w:ins>
          </w:p>
        </w:tc>
        <w:tc>
          <w:tcPr>
            <w:tcW w:w="630" w:type="dxa"/>
            <w:tcBorders>
              <w:top w:val="single" w:sz="6" w:space="0" w:color="auto"/>
              <w:left w:val="single" w:sz="4" w:space="0" w:color="auto"/>
              <w:bottom w:val="single" w:sz="4" w:space="0" w:color="auto"/>
              <w:right w:val="single" w:sz="6" w:space="0" w:color="auto"/>
            </w:tcBorders>
          </w:tcPr>
          <w:p w14:paraId="128984F9" w14:textId="77777777" w:rsidR="00A542E8" w:rsidRDefault="00A542E8" w:rsidP="003D531E">
            <w:pPr>
              <w:pStyle w:val="CellBody"/>
              <w:rPr>
                <w:ins w:id="538" w:author="Jindal, Deepak [AUTOSOL/PWS/NOIDA]" w:date="2022-06-19T14:15:00Z"/>
              </w:rPr>
            </w:pPr>
            <w:ins w:id="539" w:author="Jindal, Deepak [AUTOSOL/PWS/NOIDA]" w:date="2022-06-19T14:15:00Z">
              <w:r>
                <w:t>Fast</w:t>
              </w:r>
            </w:ins>
          </w:p>
          <w:p w14:paraId="40BF08DE" w14:textId="77777777" w:rsidR="00A542E8" w:rsidRDefault="00A542E8" w:rsidP="003D531E">
            <w:pPr>
              <w:pStyle w:val="CellBody"/>
              <w:rPr>
                <w:ins w:id="540" w:author="Jindal, Deepak [AUTOSOL/PWS/NOIDA]" w:date="2022-06-19T14:15:00Z"/>
              </w:rPr>
            </w:pPr>
            <w:ins w:id="541" w:author="Jindal, Deepak [AUTOSOL/PWS/NOIDA]" w:date="2022-06-19T14:15:00Z">
              <w:r>
                <w:t>OPP DD</w:t>
              </w:r>
            </w:ins>
          </w:p>
        </w:tc>
        <w:tc>
          <w:tcPr>
            <w:tcW w:w="630" w:type="dxa"/>
            <w:tcBorders>
              <w:top w:val="single" w:sz="6" w:space="0" w:color="auto"/>
              <w:left w:val="single" w:sz="6" w:space="0" w:color="auto"/>
              <w:bottom w:val="single" w:sz="4" w:space="0" w:color="auto"/>
              <w:right w:val="single" w:sz="4" w:space="0" w:color="auto"/>
            </w:tcBorders>
          </w:tcPr>
          <w:p w14:paraId="7BC40044" w14:textId="77777777" w:rsidR="00A542E8" w:rsidRDefault="00A542E8" w:rsidP="003D531E">
            <w:pPr>
              <w:pStyle w:val="CellBody"/>
              <w:rPr>
                <w:ins w:id="542" w:author="Jindal, Deepak [AUTOSOL/PWS/NOIDA]" w:date="2022-06-19T14:15:00Z"/>
              </w:rPr>
            </w:pPr>
            <w:ins w:id="543" w:author="Jindal, Deepak [AUTOSOL/PWS/NOIDA]" w:date="2022-06-19T14:15:00Z">
              <w:r>
                <w:t>Fast</w:t>
              </w:r>
            </w:ins>
          </w:p>
          <w:p w14:paraId="294B25D1" w14:textId="77777777" w:rsidR="00A542E8" w:rsidRDefault="00A542E8" w:rsidP="003D531E">
            <w:pPr>
              <w:pStyle w:val="CellBody"/>
              <w:rPr>
                <w:ins w:id="544" w:author="Jindal, Deepak [AUTOSOL/PWS/NOIDA]" w:date="2022-06-19T14:15:00Z"/>
              </w:rPr>
            </w:pPr>
            <w:ins w:id="545" w:author="Jindal, Deepak [AUTOSOL/PWS/NOIDA]" w:date="2022-06-19T14:15:00Z">
              <w:r>
                <w:t>OPP DP</w:t>
              </w:r>
            </w:ins>
          </w:p>
        </w:tc>
        <w:tc>
          <w:tcPr>
            <w:tcW w:w="630" w:type="dxa"/>
            <w:tcBorders>
              <w:top w:val="single" w:sz="6" w:space="0" w:color="auto"/>
              <w:left w:val="single" w:sz="4" w:space="0" w:color="auto"/>
              <w:bottom w:val="single" w:sz="4" w:space="0" w:color="auto"/>
              <w:right w:val="single" w:sz="4" w:space="0" w:color="auto"/>
            </w:tcBorders>
          </w:tcPr>
          <w:p w14:paraId="42F6992B" w14:textId="77777777" w:rsidR="00A542E8" w:rsidRDefault="00A542E8" w:rsidP="003D531E">
            <w:pPr>
              <w:pStyle w:val="CellBody"/>
              <w:rPr>
                <w:ins w:id="546" w:author="Jindal, Deepak [AUTOSOL/PWS/NOIDA]" w:date="2022-06-19T14:15:00Z"/>
              </w:rPr>
            </w:pPr>
            <w:ins w:id="547" w:author="Jindal, Deepak [AUTOSOL/PWS/NOIDA]" w:date="2022-06-19T14:15:00Z">
              <w:r>
                <w:t>Slow</w:t>
              </w:r>
            </w:ins>
          </w:p>
          <w:p w14:paraId="095EE316" w14:textId="77777777" w:rsidR="00A542E8" w:rsidRDefault="00A542E8" w:rsidP="003D531E">
            <w:pPr>
              <w:pStyle w:val="CellBody"/>
              <w:rPr>
                <w:ins w:id="548" w:author="Jindal, Deepak [AUTOSOL/PWS/NOIDA]" w:date="2022-06-19T14:15:00Z"/>
              </w:rPr>
            </w:pPr>
            <w:ins w:id="549" w:author="Jindal, Deepak [AUTOSOL/PWS/NOIDA]" w:date="2022-06-19T14:15:00Z">
              <w:r>
                <w:t>OPP LA</w:t>
              </w:r>
            </w:ins>
          </w:p>
        </w:tc>
        <w:tc>
          <w:tcPr>
            <w:tcW w:w="630" w:type="dxa"/>
            <w:tcBorders>
              <w:top w:val="single" w:sz="6" w:space="0" w:color="auto"/>
              <w:left w:val="single" w:sz="4" w:space="0" w:color="auto"/>
              <w:bottom w:val="single" w:sz="4" w:space="0" w:color="auto"/>
              <w:right w:val="single" w:sz="4" w:space="0" w:color="auto"/>
            </w:tcBorders>
          </w:tcPr>
          <w:p w14:paraId="183A7C04" w14:textId="77777777" w:rsidR="00A542E8" w:rsidRDefault="00A542E8" w:rsidP="003D531E">
            <w:pPr>
              <w:pStyle w:val="CellBody"/>
              <w:rPr>
                <w:ins w:id="550" w:author="Jindal, Deepak [AUTOSOL/PWS/NOIDA]" w:date="2022-06-19T14:15:00Z"/>
              </w:rPr>
            </w:pPr>
            <w:ins w:id="551" w:author="Jindal, Deepak [AUTOSOL/PWS/NOIDA]" w:date="2022-06-19T14:15:00Z">
              <w:r>
                <w:t>Slow</w:t>
              </w:r>
            </w:ins>
          </w:p>
          <w:p w14:paraId="16B461B3" w14:textId="77777777" w:rsidR="00A542E8" w:rsidRDefault="00A542E8" w:rsidP="003D531E">
            <w:pPr>
              <w:pStyle w:val="CellBody"/>
              <w:rPr>
                <w:ins w:id="552" w:author="Jindal, Deepak [AUTOSOL/PWS/NOIDA]" w:date="2022-06-19T14:15:00Z"/>
              </w:rPr>
            </w:pPr>
            <w:ins w:id="553" w:author="Jindal, Deepak [AUTOSOL/PWS/NOIDA]" w:date="2022-06-19T14:15:00Z">
              <w:r>
                <w:t>OPP LD</w:t>
              </w:r>
            </w:ins>
          </w:p>
        </w:tc>
        <w:tc>
          <w:tcPr>
            <w:tcW w:w="630" w:type="dxa"/>
            <w:gridSpan w:val="2"/>
            <w:tcBorders>
              <w:top w:val="single" w:sz="6" w:space="0" w:color="auto"/>
              <w:left w:val="single" w:sz="4" w:space="0" w:color="auto"/>
              <w:bottom w:val="single" w:sz="4" w:space="0" w:color="auto"/>
              <w:right w:val="single" w:sz="6" w:space="0" w:color="auto"/>
            </w:tcBorders>
          </w:tcPr>
          <w:p w14:paraId="2114C501" w14:textId="77777777" w:rsidR="00A542E8" w:rsidRDefault="00A542E8" w:rsidP="003D531E">
            <w:pPr>
              <w:pStyle w:val="CellBody"/>
              <w:rPr>
                <w:ins w:id="554" w:author="Jindal, Deepak [AUTOSOL/PWS/NOIDA]" w:date="2022-06-19T14:15:00Z"/>
              </w:rPr>
            </w:pPr>
            <w:ins w:id="555" w:author="Jindal, Deepak [AUTOSOL/PWS/NOIDA]" w:date="2022-06-19T14:15:00Z">
              <w:r>
                <w:t>Slow</w:t>
              </w:r>
            </w:ins>
          </w:p>
          <w:p w14:paraId="34D67AF3" w14:textId="77777777" w:rsidR="00A542E8" w:rsidRDefault="00A542E8" w:rsidP="003D531E">
            <w:pPr>
              <w:pStyle w:val="CellBody"/>
              <w:rPr>
                <w:ins w:id="556" w:author="Jindal, Deepak [AUTOSOL/PWS/NOIDA]" w:date="2022-06-19T14:15:00Z"/>
              </w:rPr>
            </w:pPr>
            <w:ins w:id="557" w:author="Jindal, Deepak [AUTOSOL/PWS/NOIDA]" w:date="2022-06-19T14:15:00Z">
              <w:r>
                <w:t>OPP LP</w:t>
              </w:r>
            </w:ins>
          </w:p>
        </w:tc>
        <w:tc>
          <w:tcPr>
            <w:tcW w:w="536" w:type="dxa"/>
            <w:tcBorders>
              <w:top w:val="single" w:sz="6" w:space="0" w:color="auto"/>
              <w:left w:val="single" w:sz="6" w:space="0" w:color="auto"/>
              <w:bottom w:val="single" w:sz="4" w:space="0" w:color="auto"/>
              <w:right w:val="single" w:sz="4" w:space="0" w:color="auto"/>
            </w:tcBorders>
          </w:tcPr>
          <w:p w14:paraId="23378FF9" w14:textId="77777777" w:rsidR="00A542E8" w:rsidRDefault="00A542E8" w:rsidP="003D531E">
            <w:pPr>
              <w:pStyle w:val="CellBody"/>
              <w:rPr>
                <w:ins w:id="558" w:author="Jindal, Deepak [AUTOSOL/PWS/NOIDA]" w:date="2022-06-19T14:15:00Z"/>
              </w:rPr>
            </w:pPr>
            <w:ins w:id="559" w:author="Jindal, Deepak [AUTOSOL/PWS/NOIDA]" w:date="2022-06-19T14:15:00Z">
              <w:r>
                <w:t>Slow</w:t>
              </w:r>
            </w:ins>
          </w:p>
          <w:p w14:paraId="259B192D" w14:textId="77777777" w:rsidR="00A542E8" w:rsidRDefault="00A542E8" w:rsidP="003D531E">
            <w:pPr>
              <w:pStyle w:val="CellBody"/>
              <w:rPr>
                <w:ins w:id="560" w:author="Jindal, Deepak [AUTOSOL/PWS/NOIDA]" w:date="2022-06-19T14:15:00Z"/>
              </w:rPr>
            </w:pPr>
            <w:ins w:id="561" w:author="Jindal, Deepak [AUTOSOL/PWS/NOIDA]" w:date="2022-06-19T14:15:00Z">
              <w:r>
                <w:t>OPPDA</w:t>
              </w:r>
            </w:ins>
          </w:p>
        </w:tc>
        <w:tc>
          <w:tcPr>
            <w:tcW w:w="548" w:type="dxa"/>
            <w:tcBorders>
              <w:top w:val="single" w:sz="6" w:space="0" w:color="auto"/>
              <w:left w:val="single" w:sz="4" w:space="0" w:color="auto"/>
              <w:bottom w:val="single" w:sz="4" w:space="0" w:color="auto"/>
              <w:right w:val="single" w:sz="4" w:space="0" w:color="auto"/>
            </w:tcBorders>
          </w:tcPr>
          <w:p w14:paraId="4A21A565" w14:textId="77777777" w:rsidR="00A542E8" w:rsidRDefault="00A542E8" w:rsidP="003D531E">
            <w:pPr>
              <w:pStyle w:val="CellBody"/>
              <w:rPr>
                <w:ins w:id="562" w:author="Jindal, Deepak [AUTOSOL/PWS/NOIDA]" w:date="2022-06-19T14:15:00Z"/>
              </w:rPr>
            </w:pPr>
            <w:ins w:id="563" w:author="Jindal, Deepak [AUTOSOL/PWS/NOIDA]" w:date="2022-06-19T14:15:00Z">
              <w:r>
                <w:t>Slow</w:t>
              </w:r>
            </w:ins>
          </w:p>
          <w:p w14:paraId="07D2E990" w14:textId="77777777" w:rsidR="00A542E8" w:rsidRDefault="00A542E8" w:rsidP="003D531E">
            <w:pPr>
              <w:pStyle w:val="CellBody"/>
              <w:rPr>
                <w:ins w:id="564" w:author="Jindal, Deepak [AUTOSOL/PWS/NOIDA]" w:date="2022-06-19T14:15:00Z"/>
              </w:rPr>
            </w:pPr>
            <w:ins w:id="565" w:author="Jindal, Deepak [AUTOSOL/PWS/NOIDA]" w:date="2022-06-19T14:15:00Z">
              <w:r>
                <w:t>OPPDD</w:t>
              </w:r>
            </w:ins>
          </w:p>
        </w:tc>
        <w:tc>
          <w:tcPr>
            <w:tcW w:w="586" w:type="dxa"/>
            <w:tcBorders>
              <w:top w:val="single" w:sz="6" w:space="0" w:color="auto"/>
              <w:left w:val="single" w:sz="4" w:space="0" w:color="auto"/>
              <w:bottom w:val="single" w:sz="4" w:space="0" w:color="auto"/>
              <w:right w:val="single" w:sz="4" w:space="0" w:color="auto"/>
            </w:tcBorders>
          </w:tcPr>
          <w:p w14:paraId="4156F2EF" w14:textId="77777777" w:rsidR="00A542E8" w:rsidRDefault="00A542E8" w:rsidP="003D531E">
            <w:pPr>
              <w:pStyle w:val="CellBody"/>
              <w:rPr>
                <w:ins w:id="566" w:author="Jindal, Deepak [AUTOSOL/PWS/NOIDA]" w:date="2022-06-19T14:15:00Z"/>
              </w:rPr>
            </w:pPr>
            <w:ins w:id="567" w:author="Jindal, Deepak [AUTOSOL/PWS/NOIDA]" w:date="2022-06-19T14:15:00Z">
              <w:r>
                <w:t>Slow</w:t>
              </w:r>
            </w:ins>
          </w:p>
          <w:p w14:paraId="3FB28873" w14:textId="77777777" w:rsidR="00A542E8" w:rsidRDefault="00A542E8" w:rsidP="003D531E">
            <w:pPr>
              <w:pStyle w:val="CellBody"/>
              <w:rPr>
                <w:ins w:id="568" w:author="Jindal, Deepak [AUTOSOL/PWS/NOIDA]" w:date="2022-06-19T14:15:00Z"/>
              </w:rPr>
            </w:pPr>
            <w:ins w:id="569" w:author="Jindal, Deepak [AUTOSOL/PWS/NOIDA]" w:date="2022-06-19T14:15:00Z">
              <w:r>
                <w:t>OPPDP</w:t>
              </w:r>
            </w:ins>
          </w:p>
        </w:tc>
        <w:tc>
          <w:tcPr>
            <w:tcW w:w="536" w:type="dxa"/>
            <w:tcBorders>
              <w:top w:val="single" w:sz="6" w:space="0" w:color="auto"/>
              <w:left w:val="single" w:sz="4" w:space="0" w:color="auto"/>
              <w:bottom w:val="single" w:sz="4" w:space="0" w:color="auto"/>
              <w:right w:val="single" w:sz="4" w:space="0" w:color="auto"/>
            </w:tcBorders>
          </w:tcPr>
          <w:p w14:paraId="3F298483" w14:textId="77777777" w:rsidR="00A542E8" w:rsidRDefault="00A542E8" w:rsidP="003D531E">
            <w:pPr>
              <w:pStyle w:val="CellBody"/>
              <w:rPr>
                <w:ins w:id="570" w:author="Jindal, Deepak [AUTOSOL/PWS/NOIDA]" w:date="2022-06-19T14:15:00Z"/>
              </w:rPr>
            </w:pPr>
            <w:ins w:id="571" w:author="Jindal, Deepak [AUTOSOL/PWS/NOIDA]" w:date="2022-06-19T14:15:00Z">
              <w:r>
                <w:t>DU</w:t>
              </w:r>
            </w:ins>
          </w:p>
        </w:tc>
        <w:tc>
          <w:tcPr>
            <w:tcW w:w="494" w:type="dxa"/>
            <w:tcBorders>
              <w:top w:val="single" w:sz="6" w:space="0" w:color="auto"/>
              <w:left w:val="single" w:sz="4" w:space="0" w:color="auto"/>
              <w:bottom w:val="single" w:sz="4" w:space="0" w:color="auto"/>
              <w:right w:val="single" w:sz="4" w:space="0" w:color="auto"/>
            </w:tcBorders>
          </w:tcPr>
          <w:p w14:paraId="36CD5C2C" w14:textId="77777777" w:rsidR="00A542E8" w:rsidRDefault="00A542E8" w:rsidP="003D531E">
            <w:pPr>
              <w:pStyle w:val="CellBody"/>
              <w:rPr>
                <w:ins w:id="572" w:author="Jindal, Deepak [AUTOSOL/PWS/NOIDA]" w:date="2022-06-19T14:15:00Z"/>
              </w:rPr>
            </w:pPr>
          </w:p>
        </w:tc>
      </w:tr>
      <w:tr w:rsidR="00A542E8" w14:paraId="6E0C7623" w14:textId="77777777" w:rsidTr="003D531E">
        <w:trPr>
          <w:cantSplit/>
          <w:trHeight w:val="316"/>
          <w:ins w:id="573" w:author="Jindal, Deepak [AUTOSOL/PWS/NOIDA]" w:date="2022-06-19T14:15:00Z"/>
        </w:trPr>
        <w:tc>
          <w:tcPr>
            <w:tcW w:w="1701" w:type="dxa"/>
            <w:tcBorders>
              <w:top w:val="single" w:sz="6" w:space="0" w:color="auto"/>
              <w:left w:val="single" w:sz="4" w:space="0" w:color="auto"/>
              <w:bottom w:val="single" w:sz="4" w:space="0" w:color="auto"/>
              <w:right w:val="single" w:sz="4" w:space="0" w:color="auto"/>
            </w:tcBorders>
          </w:tcPr>
          <w:p w14:paraId="1CC6F258" w14:textId="77777777" w:rsidR="00A542E8" w:rsidRDefault="00A542E8" w:rsidP="003D531E">
            <w:pPr>
              <w:pStyle w:val="CellBody"/>
              <w:rPr>
                <w:ins w:id="574" w:author="Jindal, Deepak [AUTOSOL/PWS/NOIDA]" w:date="2022-06-19T14:15:00Z"/>
              </w:rPr>
            </w:pPr>
            <w:ins w:id="575" w:author="Jindal, Deepak [AUTOSOL/PWS/NOIDA]" w:date="2022-06-19T14:15:00Z">
              <w:r>
                <w:t xml:space="preserve">a-Scan Off </w:t>
              </w:r>
            </w:ins>
          </w:p>
        </w:tc>
        <w:tc>
          <w:tcPr>
            <w:tcW w:w="426" w:type="dxa"/>
            <w:tcBorders>
              <w:top w:val="single" w:sz="6" w:space="0" w:color="auto"/>
              <w:left w:val="single" w:sz="4" w:space="0" w:color="auto"/>
              <w:bottom w:val="single" w:sz="4" w:space="0" w:color="auto"/>
              <w:right w:val="single" w:sz="6" w:space="0" w:color="auto"/>
            </w:tcBorders>
          </w:tcPr>
          <w:p w14:paraId="174BD4A4" w14:textId="77777777" w:rsidR="00A542E8" w:rsidRDefault="00A542E8" w:rsidP="003D531E">
            <w:pPr>
              <w:rPr>
                <w:ins w:id="576" w:author="Jindal, Deepak [AUTOSOL/PWS/NOIDA]" w:date="2022-06-19T14:15:00Z"/>
              </w:rPr>
            </w:pPr>
            <w:ins w:id="577" w:author="Jindal, Deepak [AUTOSOL/PWS/NOIDA]" w:date="2022-06-19T14:15:00Z">
              <w:r w:rsidRPr="008C550B">
                <w:t xml:space="preserve"> </w:t>
              </w:r>
            </w:ins>
          </w:p>
        </w:tc>
        <w:tc>
          <w:tcPr>
            <w:tcW w:w="393" w:type="dxa"/>
            <w:tcBorders>
              <w:top w:val="single" w:sz="6" w:space="0" w:color="auto"/>
              <w:left w:val="single" w:sz="6" w:space="0" w:color="auto"/>
              <w:bottom w:val="single" w:sz="4" w:space="0" w:color="auto"/>
              <w:right w:val="single" w:sz="4" w:space="0" w:color="auto"/>
            </w:tcBorders>
          </w:tcPr>
          <w:p w14:paraId="532953AB" w14:textId="77777777" w:rsidR="00A542E8" w:rsidRDefault="00A542E8" w:rsidP="003D531E">
            <w:pPr>
              <w:rPr>
                <w:ins w:id="578" w:author="Jindal, Deepak [AUTOSOL/PWS/NOIDA]" w:date="2022-06-19T14:15:00Z"/>
              </w:rPr>
            </w:pPr>
            <w:ins w:id="579" w:author="Jindal, Deepak [AUTOSOL/PWS/NOIDA]" w:date="2022-06-19T14:15:00Z">
              <w:r w:rsidRPr="008C550B">
                <w:t xml:space="preserve"> </w:t>
              </w:r>
            </w:ins>
          </w:p>
        </w:tc>
        <w:tc>
          <w:tcPr>
            <w:tcW w:w="540" w:type="dxa"/>
            <w:tcBorders>
              <w:top w:val="single" w:sz="6" w:space="0" w:color="auto"/>
              <w:left w:val="single" w:sz="4" w:space="0" w:color="auto"/>
              <w:bottom w:val="single" w:sz="4" w:space="0" w:color="auto"/>
              <w:right w:val="single" w:sz="4" w:space="0" w:color="auto"/>
            </w:tcBorders>
          </w:tcPr>
          <w:p w14:paraId="737BBAE2" w14:textId="77777777" w:rsidR="00A542E8" w:rsidRDefault="00A542E8" w:rsidP="003D531E">
            <w:pPr>
              <w:rPr>
                <w:ins w:id="580" w:author="Jindal, Deepak [AUTOSOL/PWS/NOIDA]" w:date="2022-06-19T14:15:00Z"/>
              </w:rPr>
            </w:pPr>
            <w:ins w:id="581" w:author="Jindal, Deepak [AUTOSOL/PWS/NOIDA]" w:date="2022-06-19T14:15:00Z">
              <w:r w:rsidRPr="000830E9">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6CBD624A" w14:textId="77777777" w:rsidR="00A542E8" w:rsidRDefault="00A542E8" w:rsidP="003D531E">
            <w:pPr>
              <w:rPr>
                <w:ins w:id="582" w:author="Jindal, Deepak [AUTOSOL/PWS/NOIDA]" w:date="2022-06-19T14:15:00Z"/>
              </w:rPr>
            </w:pPr>
            <w:ins w:id="583"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6" w:space="0" w:color="auto"/>
            </w:tcBorders>
          </w:tcPr>
          <w:p w14:paraId="3870AA31" w14:textId="77777777" w:rsidR="00A542E8" w:rsidRDefault="00A542E8" w:rsidP="003D531E">
            <w:pPr>
              <w:rPr>
                <w:ins w:id="584" w:author="Jindal, Deepak [AUTOSOL/PWS/NOIDA]" w:date="2022-06-19T14:15:00Z"/>
              </w:rPr>
            </w:pPr>
            <w:ins w:id="585" w:author="Jindal, Deepak [AUTOSOL/PWS/NOIDA]" w:date="2022-06-19T14:15:00Z">
              <w:r w:rsidRPr="000830E9">
                <w:t xml:space="preserve"> </w:t>
              </w:r>
            </w:ins>
          </w:p>
        </w:tc>
        <w:tc>
          <w:tcPr>
            <w:tcW w:w="630" w:type="dxa"/>
            <w:tcBorders>
              <w:top w:val="single" w:sz="6" w:space="0" w:color="auto"/>
              <w:left w:val="single" w:sz="6" w:space="0" w:color="auto"/>
              <w:bottom w:val="single" w:sz="4" w:space="0" w:color="auto"/>
              <w:right w:val="single" w:sz="4" w:space="0" w:color="auto"/>
            </w:tcBorders>
          </w:tcPr>
          <w:p w14:paraId="553DF6A3" w14:textId="77777777" w:rsidR="00A542E8" w:rsidRDefault="00A542E8" w:rsidP="003D531E">
            <w:pPr>
              <w:rPr>
                <w:ins w:id="586" w:author="Jindal, Deepak [AUTOSOL/PWS/NOIDA]" w:date="2022-06-19T14:15:00Z"/>
              </w:rPr>
            </w:pPr>
            <w:ins w:id="587"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452BA714" w14:textId="77777777" w:rsidR="00A542E8" w:rsidRDefault="00A542E8" w:rsidP="003D531E">
            <w:pPr>
              <w:rPr>
                <w:ins w:id="588" w:author="Jindal, Deepak [AUTOSOL/PWS/NOIDA]" w:date="2022-06-19T14:15:00Z"/>
              </w:rPr>
            </w:pPr>
            <w:ins w:id="589"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36B57844" w14:textId="77777777" w:rsidR="00A542E8" w:rsidRDefault="00A542E8" w:rsidP="003D531E">
            <w:pPr>
              <w:rPr>
                <w:ins w:id="590" w:author="Jindal, Deepak [AUTOSOL/PWS/NOIDA]" w:date="2022-06-19T14:15:00Z"/>
              </w:rPr>
            </w:pPr>
            <w:ins w:id="591" w:author="Jindal, Deepak [AUTOSOL/PWS/NOIDA]" w:date="2022-06-19T14:15:00Z">
              <w:r w:rsidRPr="000830E9">
                <w:t xml:space="preserve"> </w:t>
              </w:r>
            </w:ins>
          </w:p>
        </w:tc>
        <w:tc>
          <w:tcPr>
            <w:tcW w:w="630" w:type="dxa"/>
            <w:gridSpan w:val="2"/>
            <w:tcBorders>
              <w:top w:val="single" w:sz="6" w:space="0" w:color="auto"/>
              <w:left w:val="single" w:sz="4" w:space="0" w:color="auto"/>
              <w:bottom w:val="single" w:sz="4" w:space="0" w:color="auto"/>
              <w:right w:val="single" w:sz="6" w:space="0" w:color="auto"/>
            </w:tcBorders>
          </w:tcPr>
          <w:p w14:paraId="6AD3A5E9" w14:textId="77777777" w:rsidR="00A542E8" w:rsidRDefault="00A542E8" w:rsidP="003D531E">
            <w:pPr>
              <w:rPr>
                <w:ins w:id="592" w:author="Jindal, Deepak [AUTOSOL/PWS/NOIDA]" w:date="2022-06-19T14:15:00Z"/>
              </w:rPr>
            </w:pPr>
            <w:ins w:id="593" w:author="Jindal, Deepak [AUTOSOL/PWS/NOIDA]" w:date="2022-06-19T14:15:00Z">
              <w:r w:rsidRPr="000830E9">
                <w:t xml:space="preserve"> </w:t>
              </w:r>
            </w:ins>
          </w:p>
        </w:tc>
        <w:tc>
          <w:tcPr>
            <w:tcW w:w="536" w:type="dxa"/>
            <w:tcBorders>
              <w:top w:val="single" w:sz="6" w:space="0" w:color="auto"/>
              <w:left w:val="single" w:sz="6" w:space="0" w:color="auto"/>
              <w:bottom w:val="single" w:sz="4" w:space="0" w:color="auto"/>
              <w:right w:val="single" w:sz="4" w:space="0" w:color="auto"/>
            </w:tcBorders>
          </w:tcPr>
          <w:p w14:paraId="5490DA59" w14:textId="77777777" w:rsidR="00A542E8" w:rsidRDefault="00A542E8" w:rsidP="003D531E">
            <w:pPr>
              <w:rPr>
                <w:ins w:id="594" w:author="Jindal, Deepak [AUTOSOL/PWS/NOIDA]" w:date="2022-06-19T14:15:00Z"/>
              </w:rPr>
            </w:pPr>
            <w:ins w:id="595" w:author="Jindal, Deepak [AUTOSOL/PWS/NOIDA]" w:date="2022-06-19T14:15:00Z">
              <w:r w:rsidRPr="000830E9">
                <w:t xml:space="preserve"> </w:t>
              </w:r>
            </w:ins>
          </w:p>
        </w:tc>
        <w:tc>
          <w:tcPr>
            <w:tcW w:w="548" w:type="dxa"/>
            <w:tcBorders>
              <w:top w:val="single" w:sz="6" w:space="0" w:color="auto"/>
              <w:left w:val="single" w:sz="4" w:space="0" w:color="auto"/>
              <w:bottom w:val="single" w:sz="4" w:space="0" w:color="auto"/>
              <w:right w:val="single" w:sz="4" w:space="0" w:color="auto"/>
            </w:tcBorders>
          </w:tcPr>
          <w:p w14:paraId="5415682A" w14:textId="77777777" w:rsidR="00A542E8" w:rsidRDefault="00A542E8" w:rsidP="003D531E">
            <w:pPr>
              <w:rPr>
                <w:ins w:id="596" w:author="Jindal, Deepak [AUTOSOL/PWS/NOIDA]" w:date="2022-06-19T14:15:00Z"/>
              </w:rPr>
            </w:pPr>
            <w:ins w:id="597" w:author="Jindal, Deepak [AUTOSOL/PWS/NOIDA]" w:date="2022-06-19T14:15:00Z">
              <w:r w:rsidRPr="000830E9">
                <w:t xml:space="preserve"> </w:t>
              </w:r>
            </w:ins>
          </w:p>
        </w:tc>
        <w:tc>
          <w:tcPr>
            <w:tcW w:w="586" w:type="dxa"/>
            <w:tcBorders>
              <w:top w:val="single" w:sz="6" w:space="0" w:color="auto"/>
              <w:left w:val="single" w:sz="4" w:space="0" w:color="auto"/>
              <w:bottom w:val="single" w:sz="4" w:space="0" w:color="auto"/>
              <w:right w:val="single" w:sz="4" w:space="0" w:color="auto"/>
            </w:tcBorders>
          </w:tcPr>
          <w:p w14:paraId="5449F94F" w14:textId="77777777" w:rsidR="00A542E8" w:rsidRDefault="00A542E8" w:rsidP="003D531E">
            <w:pPr>
              <w:rPr>
                <w:ins w:id="598" w:author="Jindal, Deepak [AUTOSOL/PWS/NOIDA]" w:date="2022-06-19T14:15:00Z"/>
              </w:rPr>
            </w:pPr>
            <w:ins w:id="599" w:author="Jindal, Deepak [AUTOSOL/PWS/NOIDA]" w:date="2022-06-19T14:15:00Z">
              <w:r w:rsidRPr="000830E9">
                <w:t xml:space="preserve"> </w:t>
              </w:r>
            </w:ins>
          </w:p>
        </w:tc>
        <w:tc>
          <w:tcPr>
            <w:tcW w:w="536" w:type="dxa"/>
            <w:tcBorders>
              <w:top w:val="single" w:sz="6" w:space="0" w:color="auto"/>
              <w:left w:val="single" w:sz="4" w:space="0" w:color="auto"/>
              <w:bottom w:val="single" w:sz="4" w:space="0" w:color="auto"/>
              <w:right w:val="single" w:sz="4" w:space="0" w:color="auto"/>
            </w:tcBorders>
          </w:tcPr>
          <w:p w14:paraId="34EE34AD" w14:textId="77777777" w:rsidR="00A542E8" w:rsidRDefault="00A542E8" w:rsidP="003D531E">
            <w:pPr>
              <w:pStyle w:val="CellBody"/>
              <w:rPr>
                <w:ins w:id="600" w:author="Jindal, Deepak [AUTOSOL/PWS/NOIDA]" w:date="2022-06-19T14:15:00Z"/>
              </w:rPr>
            </w:pPr>
            <w:ins w:id="601" w:author="Jindal, Deepak [AUTOSOL/PWS/NOIDA]" w:date="2022-06-19T14:15:00Z">
              <w:r>
                <w:t xml:space="preserve">NA </w:t>
              </w:r>
            </w:ins>
          </w:p>
        </w:tc>
        <w:tc>
          <w:tcPr>
            <w:tcW w:w="494" w:type="dxa"/>
            <w:tcBorders>
              <w:top w:val="single" w:sz="6" w:space="0" w:color="auto"/>
              <w:left w:val="single" w:sz="4" w:space="0" w:color="auto"/>
              <w:bottom w:val="single" w:sz="4" w:space="0" w:color="auto"/>
              <w:right w:val="single" w:sz="4" w:space="0" w:color="auto"/>
            </w:tcBorders>
          </w:tcPr>
          <w:p w14:paraId="316796AF" w14:textId="77777777" w:rsidR="00A542E8" w:rsidRDefault="00A542E8" w:rsidP="003D531E">
            <w:pPr>
              <w:pStyle w:val="CellBody"/>
              <w:rPr>
                <w:ins w:id="602" w:author="Jindal, Deepak [AUTOSOL/PWS/NOIDA]" w:date="2022-06-19T14:15:00Z"/>
              </w:rPr>
            </w:pPr>
          </w:p>
        </w:tc>
      </w:tr>
      <w:tr w:rsidR="00A542E8" w14:paraId="5014205A" w14:textId="77777777" w:rsidTr="003D531E">
        <w:trPr>
          <w:cantSplit/>
          <w:trHeight w:val="316"/>
          <w:ins w:id="603" w:author="Jindal, Deepak [AUTOSOL/PWS/NOIDA]" w:date="2022-06-19T14:15:00Z"/>
        </w:trPr>
        <w:tc>
          <w:tcPr>
            <w:tcW w:w="1701" w:type="dxa"/>
            <w:tcBorders>
              <w:top w:val="single" w:sz="6" w:space="0" w:color="auto"/>
              <w:left w:val="single" w:sz="4" w:space="0" w:color="auto"/>
              <w:bottom w:val="single" w:sz="4" w:space="0" w:color="auto"/>
              <w:right w:val="single" w:sz="4" w:space="0" w:color="auto"/>
            </w:tcBorders>
          </w:tcPr>
          <w:p w14:paraId="6F1D1040" w14:textId="77777777" w:rsidR="00A542E8" w:rsidRDefault="00A542E8" w:rsidP="003D531E">
            <w:pPr>
              <w:pStyle w:val="CellBody"/>
              <w:rPr>
                <w:ins w:id="604" w:author="Jindal, Deepak [AUTOSOL/PWS/NOIDA]" w:date="2022-06-19T14:15:00Z"/>
              </w:rPr>
            </w:pPr>
            <w:ins w:id="605" w:author="Jindal, Deepak [AUTOSOL/PWS/NOIDA]" w:date="2022-06-19T14:15:00Z">
              <w:r>
                <w:t xml:space="preserve">b-Enter Value </w:t>
              </w:r>
            </w:ins>
          </w:p>
        </w:tc>
        <w:tc>
          <w:tcPr>
            <w:tcW w:w="426" w:type="dxa"/>
            <w:tcBorders>
              <w:top w:val="single" w:sz="6" w:space="0" w:color="auto"/>
              <w:left w:val="single" w:sz="4" w:space="0" w:color="auto"/>
              <w:bottom w:val="single" w:sz="4" w:space="0" w:color="auto"/>
              <w:right w:val="single" w:sz="6" w:space="0" w:color="auto"/>
            </w:tcBorders>
          </w:tcPr>
          <w:p w14:paraId="49056B0C" w14:textId="77777777" w:rsidR="00A542E8" w:rsidRDefault="00A542E8" w:rsidP="003D531E">
            <w:pPr>
              <w:rPr>
                <w:ins w:id="606" w:author="Jindal, Deepak [AUTOSOL/PWS/NOIDA]" w:date="2022-06-19T14:15:00Z"/>
              </w:rPr>
            </w:pPr>
            <w:ins w:id="607" w:author="Jindal, Deepak [AUTOSOL/PWS/NOIDA]" w:date="2022-06-19T14:15:00Z">
              <w:r w:rsidRPr="00131918">
                <w:t xml:space="preserve"> </w:t>
              </w:r>
            </w:ins>
          </w:p>
        </w:tc>
        <w:tc>
          <w:tcPr>
            <w:tcW w:w="393" w:type="dxa"/>
            <w:tcBorders>
              <w:top w:val="single" w:sz="6" w:space="0" w:color="auto"/>
              <w:left w:val="single" w:sz="6" w:space="0" w:color="auto"/>
              <w:bottom w:val="single" w:sz="4" w:space="0" w:color="auto"/>
              <w:right w:val="single" w:sz="4" w:space="0" w:color="auto"/>
            </w:tcBorders>
          </w:tcPr>
          <w:p w14:paraId="6FE898AD" w14:textId="77777777" w:rsidR="00A542E8" w:rsidRDefault="00A542E8" w:rsidP="003D531E">
            <w:pPr>
              <w:rPr>
                <w:ins w:id="608" w:author="Jindal, Deepak [AUTOSOL/PWS/NOIDA]" w:date="2022-06-19T14:15:00Z"/>
              </w:rPr>
            </w:pPr>
            <w:ins w:id="609" w:author="Jindal, Deepak [AUTOSOL/PWS/NOIDA]" w:date="2022-06-19T14:15:00Z">
              <w:r w:rsidRPr="00131918">
                <w:t xml:space="preserve"> </w:t>
              </w:r>
            </w:ins>
          </w:p>
        </w:tc>
        <w:tc>
          <w:tcPr>
            <w:tcW w:w="540" w:type="dxa"/>
            <w:tcBorders>
              <w:top w:val="single" w:sz="6" w:space="0" w:color="auto"/>
              <w:left w:val="single" w:sz="4" w:space="0" w:color="auto"/>
              <w:bottom w:val="single" w:sz="4" w:space="0" w:color="auto"/>
              <w:right w:val="single" w:sz="4" w:space="0" w:color="auto"/>
            </w:tcBorders>
          </w:tcPr>
          <w:p w14:paraId="49362593" w14:textId="77777777" w:rsidR="00A542E8" w:rsidRDefault="00A542E8" w:rsidP="003D531E">
            <w:pPr>
              <w:rPr>
                <w:ins w:id="610" w:author="Jindal, Deepak [AUTOSOL/PWS/NOIDA]" w:date="2022-06-19T14:15:00Z"/>
              </w:rPr>
            </w:pPr>
            <w:ins w:id="611" w:author="Jindal, Deepak [AUTOSOL/PWS/NOIDA]" w:date="2022-06-19T14:15:00Z">
              <w:r w:rsidRPr="000830E9">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3D4C54A4" w14:textId="77777777" w:rsidR="00A542E8" w:rsidRDefault="00A542E8" w:rsidP="003D531E">
            <w:pPr>
              <w:rPr>
                <w:ins w:id="612" w:author="Jindal, Deepak [AUTOSOL/PWS/NOIDA]" w:date="2022-06-19T14:15:00Z"/>
              </w:rPr>
            </w:pPr>
            <w:ins w:id="613"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6" w:space="0" w:color="auto"/>
            </w:tcBorders>
          </w:tcPr>
          <w:p w14:paraId="3457E20F" w14:textId="77777777" w:rsidR="00A542E8" w:rsidRDefault="00A542E8" w:rsidP="003D531E">
            <w:pPr>
              <w:rPr>
                <w:ins w:id="614" w:author="Jindal, Deepak [AUTOSOL/PWS/NOIDA]" w:date="2022-06-19T14:15:00Z"/>
              </w:rPr>
            </w:pPr>
            <w:ins w:id="615" w:author="Jindal, Deepak [AUTOSOL/PWS/NOIDA]" w:date="2022-06-19T14:15:00Z">
              <w:r w:rsidRPr="000830E9">
                <w:t xml:space="preserve"> </w:t>
              </w:r>
            </w:ins>
          </w:p>
        </w:tc>
        <w:tc>
          <w:tcPr>
            <w:tcW w:w="630" w:type="dxa"/>
            <w:tcBorders>
              <w:top w:val="single" w:sz="6" w:space="0" w:color="auto"/>
              <w:left w:val="single" w:sz="6" w:space="0" w:color="auto"/>
              <w:bottom w:val="single" w:sz="4" w:space="0" w:color="auto"/>
              <w:right w:val="single" w:sz="4" w:space="0" w:color="auto"/>
            </w:tcBorders>
          </w:tcPr>
          <w:p w14:paraId="2A88220E" w14:textId="77777777" w:rsidR="00A542E8" w:rsidRDefault="00A542E8" w:rsidP="003D531E">
            <w:pPr>
              <w:rPr>
                <w:ins w:id="616" w:author="Jindal, Deepak [AUTOSOL/PWS/NOIDA]" w:date="2022-06-19T14:15:00Z"/>
              </w:rPr>
            </w:pPr>
            <w:ins w:id="617"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438F4D4D" w14:textId="77777777" w:rsidR="00A542E8" w:rsidRDefault="00A542E8" w:rsidP="003D531E">
            <w:pPr>
              <w:rPr>
                <w:ins w:id="618" w:author="Jindal, Deepak [AUTOSOL/PWS/NOIDA]" w:date="2022-06-19T14:15:00Z"/>
              </w:rPr>
            </w:pPr>
            <w:ins w:id="619"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6B95511F" w14:textId="77777777" w:rsidR="00A542E8" w:rsidRDefault="00A542E8" w:rsidP="003D531E">
            <w:pPr>
              <w:rPr>
                <w:ins w:id="620" w:author="Jindal, Deepak [AUTOSOL/PWS/NOIDA]" w:date="2022-06-19T14:15:00Z"/>
              </w:rPr>
            </w:pPr>
            <w:ins w:id="621" w:author="Jindal, Deepak [AUTOSOL/PWS/NOIDA]" w:date="2022-06-19T14:15:00Z">
              <w:r w:rsidRPr="000830E9">
                <w:t xml:space="preserve"> </w:t>
              </w:r>
            </w:ins>
          </w:p>
        </w:tc>
        <w:tc>
          <w:tcPr>
            <w:tcW w:w="630" w:type="dxa"/>
            <w:gridSpan w:val="2"/>
            <w:tcBorders>
              <w:top w:val="single" w:sz="6" w:space="0" w:color="auto"/>
              <w:left w:val="single" w:sz="4" w:space="0" w:color="auto"/>
              <w:bottom w:val="single" w:sz="4" w:space="0" w:color="auto"/>
              <w:right w:val="single" w:sz="6" w:space="0" w:color="auto"/>
            </w:tcBorders>
          </w:tcPr>
          <w:p w14:paraId="5A55FD68" w14:textId="77777777" w:rsidR="00A542E8" w:rsidRDefault="00A542E8" w:rsidP="003D531E">
            <w:pPr>
              <w:rPr>
                <w:ins w:id="622" w:author="Jindal, Deepak [AUTOSOL/PWS/NOIDA]" w:date="2022-06-19T14:15:00Z"/>
              </w:rPr>
            </w:pPr>
            <w:ins w:id="623" w:author="Jindal, Deepak [AUTOSOL/PWS/NOIDA]" w:date="2022-06-19T14:15:00Z">
              <w:r w:rsidRPr="000830E9">
                <w:t xml:space="preserve"> </w:t>
              </w:r>
            </w:ins>
          </w:p>
        </w:tc>
        <w:tc>
          <w:tcPr>
            <w:tcW w:w="536" w:type="dxa"/>
            <w:tcBorders>
              <w:top w:val="single" w:sz="6" w:space="0" w:color="auto"/>
              <w:left w:val="single" w:sz="6" w:space="0" w:color="auto"/>
              <w:bottom w:val="single" w:sz="4" w:space="0" w:color="auto"/>
              <w:right w:val="single" w:sz="4" w:space="0" w:color="auto"/>
            </w:tcBorders>
          </w:tcPr>
          <w:p w14:paraId="2FE77565" w14:textId="77777777" w:rsidR="00A542E8" w:rsidRDefault="00A542E8" w:rsidP="003D531E">
            <w:pPr>
              <w:rPr>
                <w:ins w:id="624" w:author="Jindal, Deepak [AUTOSOL/PWS/NOIDA]" w:date="2022-06-19T14:15:00Z"/>
              </w:rPr>
            </w:pPr>
            <w:ins w:id="625" w:author="Jindal, Deepak [AUTOSOL/PWS/NOIDA]" w:date="2022-06-19T14:15:00Z">
              <w:r w:rsidRPr="000830E9">
                <w:t xml:space="preserve"> </w:t>
              </w:r>
            </w:ins>
          </w:p>
        </w:tc>
        <w:tc>
          <w:tcPr>
            <w:tcW w:w="548" w:type="dxa"/>
            <w:tcBorders>
              <w:top w:val="single" w:sz="6" w:space="0" w:color="auto"/>
              <w:left w:val="single" w:sz="4" w:space="0" w:color="auto"/>
              <w:bottom w:val="single" w:sz="4" w:space="0" w:color="auto"/>
              <w:right w:val="single" w:sz="4" w:space="0" w:color="auto"/>
            </w:tcBorders>
          </w:tcPr>
          <w:p w14:paraId="5D8F6BC5" w14:textId="77777777" w:rsidR="00A542E8" w:rsidRDefault="00A542E8" w:rsidP="003D531E">
            <w:pPr>
              <w:rPr>
                <w:ins w:id="626" w:author="Jindal, Deepak [AUTOSOL/PWS/NOIDA]" w:date="2022-06-19T14:15:00Z"/>
              </w:rPr>
            </w:pPr>
            <w:ins w:id="627" w:author="Jindal, Deepak [AUTOSOL/PWS/NOIDA]" w:date="2022-06-19T14:15:00Z">
              <w:r w:rsidRPr="000830E9">
                <w:t xml:space="preserve"> </w:t>
              </w:r>
            </w:ins>
          </w:p>
        </w:tc>
        <w:tc>
          <w:tcPr>
            <w:tcW w:w="586" w:type="dxa"/>
            <w:tcBorders>
              <w:top w:val="single" w:sz="6" w:space="0" w:color="auto"/>
              <w:left w:val="single" w:sz="4" w:space="0" w:color="auto"/>
              <w:bottom w:val="single" w:sz="4" w:space="0" w:color="auto"/>
              <w:right w:val="single" w:sz="4" w:space="0" w:color="auto"/>
            </w:tcBorders>
          </w:tcPr>
          <w:p w14:paraId="62265ABA" w14:textId="77777777" w:rsidR="00A542E8" w:rsidRDefault="00A542E8" w:rsidP="003D531E">
            <w:pPr>
              <w:rPr>
                <w:ins w:id="628" w:author="Jindal, Deepak [AUTOSOL/PWS/NOIDA]" w:date="2022-06-19T14:15:00Z"/>
              </w:rPr>
            </w:pPr>
            <w:ins w:id="629" w:author="Jindal, Deepak [AUTOSOL/PWS/NOIDA]" w:date="2022-06-19T14:15:00Z">
              <w:r w:rsidRPr="000830E9">
                <w:t xml:space="preserve"> </w:t>
              </w:r>
            </w:ins>
          </w:p>
        </w:tc>
        <w:tc>
          <w:tcPr>
            <w:tcW w:w="536" w:type="dxa"/>
            <w:tcBorders>
              <w:top w:val="single" w:sz="6" w:space="0" w:color="auto"/>
              <w:left w:val="single" w:sz="4" w:space="0" w:color="auto"/>
              <w:bottom w:val="single" w:sz="4" w:space="0" w:color="auto"/>
              <w:right w:val="single" w:sz="4" w:space="0" w:color="auto"/>
            </w:tcBorders>
          </w:tcPr>
          <w:p w14:paraId="74737C91" w14:textId="77777777" w:rsidR="00A542E8" w:rsidRDefault="00A542E8" w:rsidP="003D531E">
            <w:pPr>
              <w:pStyle w:val="CellBody"/>
              <w:rPr>
                <w:ins w:id="630" w:author="Jindal, Deepak [AUTOSOL/PWS/NOIDA]" w:date="2022-06-19T14:15:00Z"/>
              </w:rPr>
            </w:pPr>
            <w:ins w:id="631" w:author="Jindal, Deepak [AUTOSOL/PWS/NOIDA]" w:date="2022-06-19T14:15:00Z">
              <w:r>
                <w:t xml:space="preserve">NA </w:t>
              </w:r>
            </w:ins>
          </w:p>
        </w:tc>
        <w:tc>
          <w:tcPr>
            <w:tcW w:w="494" w:type="dxa"/>
            <w:tcBorders>
              <w:top w:val="single" w:sz="6" w:space="0" w:color="auto"/>
              <w:left w:val="single" w:sz="4" w:space="0" w:color="auto"/>
              <w:bottom w:val="single" w:sz="4" w:space="0" w:color="auto"/>
              <w:right w:val="single" w:sz="4" w:space="0" w:color="auto"/>
            </w:tcBorders>
          </w:tcPr>
          <w:p w14:paraId="0D7EAF34" w14:textId="77777777" w:rsidR="00A542E8" w:rsidRDefault="00A542E8" w:rsidP="003D531E">
            <w:pPr>
              <w:pStyle w:val="CellBody"/>
              <w:rPr>
                <w:ins w:id="632" w:author="Jindal, Deepak [AUTOSOL/PWS/NOIDA]" w:date="2022-06-19T14:15:00Z"/>
              </w:rPr>
            </w:pPr>
          </w:p>
        </w:tc>
      </w:tr>
      <w:tr w:rsidR="00A542E8" w14:paraId="6401CB45" w14:textId="77777777" w:rsidTr="003D531E">
        <w:trPr>
          <w:cantSplit/>
          <w:trHeight w:val="316"/>
          <w:ins w:id="633" w:author="Jindal, Deepak [AUTOSOL/PWS/NOIDA]" w:date="2022-06-19T14:15:00Z"/>
        </w:trPr>
        <w:tc>
          <w:tcPr>
            <w:tcW w:w="1701" w:type="dxa"/>
            <w:tcBorders>
              <w:top w:val="single" w:sz="6" w:space="0" w:color="auto"/>
              <w:left w:val="single" w:sz="4" w:space="0" w:color="auto"/>
              <w:bottom w:val="single" w:sz="4" w:space="0" w:color="auto"/>
              <w:right w:val="single" w:sz="4" w:space="0" w:color="auto"/>
            </w:tcBorders>
          </w:tcPr>
          <w:p w14:paraId="2F29FAF5" w14:textId="77777777" w:rsidR="00A542E8" w:rsidRDefault="00A542E8" w:rsidP="003D531E">
            <w:pPr>
              <w:pStyle w:val="CellBody"/>
              <w:rPr>
                <w:ins w:id="634" w:author="Jindal, Deepak [AUTOSOL/PWS/NOIDA]" w:date="2022-06-19T14:15:00Z"/>
              </w:rPr>
            </w:pPr>
            <w:ins w:id="635" w:author="Jindal, Deepak [AUTOSOL/PWS/NOIDA]" w:date="2022-06-19T14:15:00Z">
              <w:r>
                <w:t xml:space="preserve">c-Scan On </w:t>
              </w:r>
            </w:ins>
          </w:p>
        </w:tc>
        <w:tc>
          <w:tcPr>
            <w:tcW w:w="426" w:type="dxa"/>
            <w:tcBorders>
              <w:top w:val="single" w:sz="6" w:space="0" w:color="auto"/>
              <w:left w:val="single" w:sz="4" w:space="0" w:color="auto"/>
              <w:bottom w:val="single" w:sz="4" w:space="0" w:color="auto"/>
              <w:right w:val="single" w:sz="6" w:space="0" w:color="auto"/>
            </w:tcBorders>
          </w:tcPr>
          <w:p w14:paraId="788D4FCF" w14:textId="77777777" w:rsidR="00A542E8" w:rsidRDefault="00A542E8" w:rsidP="003D531E">
            <w:pPr>
              <w:rPr>
                <w:ins w:id="636" w:author="Jindal, Deepak [AUTOSOL/PWS/NOIDA]" w:date="2022-06-19T14:15:00Z"/>
              </w:rPr>
            </w:pPr>
            <w:ins w:id="637" w:author="Jindal, Deepak [AUTOSOL/PWS/NOIDA]" w:date="2022-06-19T14:15:00Z">
              <w:r w:rsidRPr="00131918">
                <w:t xml:space="preserve"> </w:t>
              </w:r>
            </w:ins>
          </w:p>
        </w:tc>
        <w:tc>
          <w:tcPr>
            <w:tcW w:w="393" w:type="dxa"/>
            <w:tcBorders>
              <w:top w:val="single" w:sz="6" w:space="0" w:color="auto"/>
              <w:left w:val="single" w:sz="6" w:space="0" w:color="auto"/>
              <w:bottom w:val="single" w:sz="4" w:space="0" w:color="auto"/>
              <w:right w:val="single" w:sz="4" w:space="0" w:color="auto"/>
            </w:tcBorders>
          </w:tcPr>
          <w:p w14:paraId="603BAAFD" w14:textId="77777777" w:rsidR="00A542E8" w:rsidRDefault="00A542E8" w:rsidP="003D531E">
            <w:pPr>
              <w:rPr>
                <w:ins w:id="638" w:author="Jindal, Deepak [AUTOSOL/PWS/NOIDA]" w:date="2022-06-19T14:15:00Z"/>
              </w:rPr>
            </w:pPr>
            <w:ins w:id="639" w:author="Jindal, Deepak [AUTOSOL/PWS/NOIDA]" w:date="2022-06-19T14:15:00Z">
              <w:r w:rsidRPr="00131918">
                <w:t xml:space="preserve"> </w:t>
              </w:r>
            </w:ins>
          </w:p>
        </w:tc>
        <w:tc>
          <w:tcPr>
            <w:tcW w:w="540" w:type="dxa"/>
            <w:tcBorders>
              <w:top w:val="single" w:sz="6" w:space="0" w:color="auto"/>
              <w:left w:val="single" w:sz="4" w:space="0" w:color="auto"/>
              <w:bottom w:val="single" w:sz="4" w:space="0" w:color="auto"/>
              <w:right w:val="single" w:sz="4" w:space="0" w:color="auto"/>
            </w:tcBorders>
          </w:tcPr>
          <w:p w14:paraId="6C1B903D" w14:textId="77777777" w:rsidR="00A542E8" w:rsidRDefault="00A542E8" w:rsidP="003D531E">
            <w:pPr>
              <w:rPr>
                <w:ins w:id="640" w:author="Jindal, Deepak [AUTOSOL/PWS/NOIDA]" w:date="2022-06-19T14:15:00Z"/>
              </w:rPr>
            </w:pPr>
            <w:ins w:id="641" w:author="Jindal, Deepak [AUTOSOL/PWS/NOIDA]" w:date="2022-06-19T14:15:00Z">
              <w:r w:rsidRPr="000830E9">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78795650" w14:textId="77777777" w:rsidR="00A542E8" w:rsidRDefault="00A542E8" w:rsidP="003D531E">
            <w:pPr>
              <w:rPr>
                <w:ins w:id="642" w:author="Jindal, Deepak [AUTOSOL/PWS/NOIDA]" w:date="2022-06-19T14:15:00Z"/>
              </w:rPr>
            </w:pPr>
            <w:ins w:id="643"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6" w:space="0" w:color="auto"/>
            </w:tcBorders>
          </w:tcPr>
          <w:p w14:paraId="61F13977" w14:textId="77777777" w:rsidR="00A542E8" w:rsidRDefault="00A542E8" w:rsidP="003D531E">
            <w:pPr>
              <w:rPr>
                <w:ins w:id="644" w:author="Jindal, Deepak [AUTOSOL/PWS/NOIDA]" w:date="2022-06-19T14:15:00Z"/>
              </w:rPr>
            </w:pPr>
            <w:ins w:id="645" w:author="Jindal, Deepak [AUTOSOL/PWS/NOIDA]" w:date="2022-06-19T14:15:00Z">
              <w:r w:rsidRPr="000830E9">
                <w:t xml:space="preserve"> </w:t>
              </w:r>
            </w:ins>
          </w:p>
        </w:tc>
        <w:tc>
          <w:tcPr>
            <w:tcW w:w="630" w:type="dxa"/>
            <w:tcBorders>
              <w:top w:val="single" w:sz="6" w:space="0" w:color="auto"/>
              <w:left w:val="single" w:sz="6" w:space="0" w:color="auto"/>
              <w:bottom w:val="single" w:sz="4" w:space="0" w:color="auto"/>
              <w:right w:val="single" w:sz="4" w:space="0" w:color="auto"/>
            </w:tcBorders>
          </w:tcPr>
          <w:p w14:paraId="7E36748D" w14:textId="77777777" w:rsidR="00A542E8" w:rsidRDefault="00A542E8" w:rsidP="003D531E">
            <w:pPr>
              <w:rPr>
                <w:ins w:id="646" w:author="Jindal, Deepak [AUTOSOL/PWS/NOIDA]" w:date="2022-06-19T14:15:00Z"/>
              </w:rPr>
            </w:pPr>
            <w:ins w:id="647"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0A223BC3" w14:textId="77777777" w:rsidR="00A542E8" w:rsidRDefault="00A542E8" w:rsidP="003D531E">
            <w:pPr>
              <w:rPr>
                <w:ins w:id="648" w:author="Jindal, Deepak [AUTOSOL/PWS/NOIDA]" w:date="2022-06-19T14:15:00Z"/>
              </w:rPr>
            </w:pPr>
            <w:ins w:id="649"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5E5B691A" w14:textId="77777777" w:rsidR="00A542E8" w:rsidRDefault="00A542E8" w:rsidP="003D531E">
            <w:pPr>
              <w:rPr>
                <w:ins w:id="650" w:author="Jindal, Deepak [AUTOSOL/PWS/NOIDA]" w:date="2022-06-19T14:15:00Z"/>
              </w:rPr>
            </w:pPr>
            <w:ins w:id="651" w:author="Jindal, Deepak [AUTOSOL/PWS/NOIDA]" w:date="2022-06-19T14:15:00Z">
              <w:r w:rsidRPr="000830E9">
                <w:t xml:space="preserve"> </w:t>
              </w:r>
            </w:ins>
          </w:p>
        </w:tc>
        <w:tc>
          <w:tcPr>
            <w:tcW w:w="630" w:type="dxa"/>
            <w:gridSpan w:val="2"/>
            <w:tcBorders>
              <w:top w:val="single" w:sz="6" w:space="0" w:color="auto"/>
              <w:left w:val="single" w:sz="4" w:space="0" w:color="auto"/>
              <w:bottom w:val="single" w:sz="4" w:space="0" w:color="auto"/>
              <w:right w:val="single" w:sz="6" w:space="0" w:color="auto"/>
            </w:tcBorders>
          </w:tcPr>
          <w:p w14:paraId="73DBEC4C" w14:textId="77777777" w:rsidR="00A542E8" w:rsidRDefault="00A542E8" w:rsidP="003D531E">
            <w:pPr>
              <w:rPr>
                <w:ins w:id="652" w:author="Jindal, Deepak [AUTOSOL/PWS/NOIDA]" w:date="2022-06-19T14:15:00Z"/>
              </w:rPr>
            </w:pPr>
            <w:ins w:id="653" w:author="Jindal, Deepak [AUTOSOL/PWS/NOIDA]" w:date="2022-06-19T14:15:00Z">
              <w:r w:rsidRPr="000830E9">
                <w:t xml:space="preserve"> </w:t>
              </w:r>
            </w:ins>
          </w:p>
        </w:tc>
        <w:tc>
          <w:tcPr>
            <w:tcW w:w="536" w:type="dxa"/>
            <w:tcBorders>
              <w:top w:val="single" w:sz="6" w:space="0" w:color="auto"/>
              <w:left w:val="single" w:sz="6" w:space="0" w:color="auto"/>
              <w:bottom w:val="single" w:sz="4" w:space="0" w:color="auto"/>
              <w:right w:val="single" w:sz="4" w:space="0" w:color="auto"/>
            </w:tcBorders>
          </w:tcPr>
          <w:p w14:paraId="5705285A" w14:textId="77777777" w:rsidR="00A542E8" w:rsidRDefault="00A542E8" w:rsidP="003D531E">
            <w:pPr>
              <w:rPr>
                <w:ins w:id="654" w:author="Jindal, Deepak [AUTOSOL/PWS/NOIDA]" w:date="2022-06-19T14:15:00Z"/>
              </w:rPr>
            </w:pPr>
            <w:ins w:id="655" w:author="Jindal, Deepak [AUTOSOL/PWS/NOIDA]" w:date="2022-06-19T14:15:00Z">
              <w:r w:rsidRPr="000830E9">
                <w:t xml:space="preserve"> </w:t>
              </w:r>
            </w:ins>
          </w:p>
        </w:tc>
        <w:tc>
          <w:tcPr>
            <w:tcW w:w="548" w:type="dxa"/>
            <w:tcBorders>
              <w:top w:val="single" w:sz="6" w:space="0" w:color="auto"/>
              <w:left w:val="single" w:sz="4" w:space="0" w:color="auto"/>
              <w:bottom w:val="single" w:sz="4" w:space="0" w:color="auto"/>
              <w:right w:val="single" w:sz="4" w:space="0" w:color="auto"/>
            </w:tcBorders>
          </w:tcPr>
          <w:p w14:paraId="7BE9F190" w14:textId="77777777" w:rsidR="00A542E8" w:rsidRDefault="00A542E8" w:rsidP="003D531E">
            <w:pPr>
              <w:rPr>
                <w:ins w:id="656" w:author="Jindal, Deepak [AUTOSOL/PWS/NOIDA]" w:date="2022-06-19T14:15:00Z"/>
              </w:rPr>
            </w:pPr>
            <w:ins w:id="657" w:author="Jindal, Deepak [AUTOSOL/PWS/NOIDA]" w:date="2022-06-19T14:15:00Z">
              <w:r w:rsidRPr="000830E9">
                <w:t xml:space="preserve"> </w:t>
              </w:r>
            </w:ins>
          </w:p>
        </w:tc>
        <w:tc>
          <w:tcPr>
            <w:tcW w:w="586" w:type="dxa"/>
            <w:tcBorders>
              <w:top w:val="single" w:sz="6" w:space="0" w:color="auto"/>
              <w:left w:val="single" w:sz="4" w:space="0" w:color="auto"/>
              <w:bottom w:val="single" w:sz="4" w:space="0" w:color="auto"/>
              <w:right w:val="single" w:sz="4" w:space="0" w:color="auto"/>
            </w:tcBorders>
          </w:tcPr>
          <w:p w14:paraId="58E51E97" w14:textId="77777777" w:rsidR="00A542E8" w:rsidRDefault="00A542E8" w:rsidP="003D531E">
            <w:pPr>
              <w:rPr>
                <w:ins w:id="658" w:author="Jindal, Deepak [AUTOSOL/PWS/NOIDA]" w:date="2022-06-19T14:15:00Z"/>
              </w:rPr>
            </w:pPr>
            <w:ins w:id="659" w:author="Jindal, Deepak [AUTOSOL/PWS/NOIDA]" w:date="2022-06-19T14:15:00Z">
              <w:r w:rsidRPr="000830E9">
                <w:t xml:space="preserve"> </w:t>
              </w:r>
            </w:ins>
          </w:p>
        </w:tc>
        <w:tc>
          <w:tcPr>
            <w:tcW w:w="536" w:type="dxa"/>
            <w:tcBorders>
              <w:top w:val="single" w:sz="6" w:space="0" w:color="auto"/>
              <w:left w:val="single" w:sz="4" w:space="0" w:color="auto"/>
              <w:bottom w:val="single" w:sz="4" w:space="0" w:color="auto"/>
              <w:right w:val="single" w:sz="4" w:space="0" w:color="auto"/>
            </w:tcBorders>
          </w:tcPr>
          <w:p w14:paraId="68D37BAB" w14:textId="77777777" w:rsidR="00A542E8" w:rsidRDefault="00A542E8" w:rsidP="003D531E">
            <w:pPr>
              <w:pStyle w:val="CellBody"/>
              <w:rPr>
                <w:ins w:id="660" w:author="Jindal, Deepak [AUTOSOL/PWS/NOIDA]" w:date="2022-06-19T14:15:00Z"/>
              </w:rPr>
            </w:pPr>
            <w:ins w:id="661" w:author="Jindal, Deepak [AUTOSOL/PWS/NOIDA]" w:date="2022-06-19T14:15:00Z">
              <w:r>
                <w:t xml:space="preserve">NA </w:t>
              </w:r>
            </w:ins>
          </w:p>
        </w:tc>
        <w:tc>
          <w:tcPr>
            <w:tcW w:w="494" w:type="dxa"/>
            <w:tcBorders>
              <w:top w:val="single" w:sz="6" w:space="0" w:color="auto"/>
              <w:left w:val="single" w:sz="4" w:space="0" w:color="auto"/>
              <w:bottom w:val="single" w:sz="4" w:space="0" w:color="auto"/>
              <w:right w:val="single" w:sz="4" w:space="0" w:color="auto"/>
            </w:tcBorders>
          </w:tcPr>
          <w:p w14:paraId="143C2FC8" w14:textId="77777777" w:rsidR="00A542E8" w:rsidRDefault="00A542E8" w:rsidP="003D531E">
            <w:pPr>
              <w:pStyle w:val="CellBody"/>
              <w:rPr>
                <w:ins w:id="662" w:author="Jindal, Deepak [AUTOSOL/PWS/NOIDA]" w:date="2022-06-19T14:15:00Z"/>
              </w:rPr>
            </w:pPr>
          </w:p>
        </w:tc>
      </w:tr>
      <w:tr w:rsidR="00A542E8" w14:paraId="36463C76" w14:textId="77777777" w:rsidTr="003D531E">
        <w:trPr>
          <w:cantSplit/>
          <w:trHeight w:val="316"/>
          <w:ins w:id="663" w:author="Jindal, Deepak [AUTOSOL/PWS/NOIDA]" w:date="2022-06-19T14:15:00Z"/>
        </w:trPr>
        <w:tc>
          <w:tcPr>
            <w:tcW w:w="1701" w:type="dxa"/>
            <w:tcBorders>
              <w:top w:val="single" w:sz="6" w:space="0" w:color="auto"/>
              <w:left w:val="single" w:sz="4" w:space="0" w:color="auto"/>
              <w:bottom w:val="single" w:sz="4" w:space="0" w:color="auto"/>
              <w:right w:val="single" w:sz="4" w:space="0" w:color="auto"/>
            </w:tcBorders>
          </w:tcPr>
          <w:p w14:paraId="33DFF813" w14:textId="77777777" w:rsidR="00A542E8" w:rsidRDefault="00A542E8" w:rsidP="003D531E">
            <w:pPr>
              <w:pStyle w:val="CellBody"/>
              <w:rPr>
                <w:ins w:id="664" w:author="Jindal, Deepak [AUTOSOL/PWS/NOIDA]" w:date="2022-06-19T14:15:00Z"/>
              </w:rPr>
            </w:pPr>
            <w:ins w:id="665" w:author="Jindal, Deepak [AUTOSOL/PWS/NOIDA]" w:date="2022-06-19T14:15:00Z">
              <w:r>
                <w:t xml:space="preserve">d-Go into Alarm </w:t>
              </w:r>
            </w:ins>
          </w:p>
        </w:tc>
        <w:tc>
          <w:tcPr>
            <w:tcW w:w="426" w:type="dxa"/>
            <w:tcBorders>
              <w:top w:val="single" w:sz="6" w:space="0" w:color="auto"/>
              <w:left w:val="single" w:sz="4" w:space="0" w:color="auto"/>
              <w:bottom w:val="single" w:sz="4" w:space="0" w:color="auto"/>
              <w:right w:val="single" w:sz="6" w:space="0" w:color="auto"/>
            </w:tcBorders>
          </w:tcPr>
          <w:p w14:paraId="323CBADC" w14:textId="77777777" w:rsidR="00A542E8" w:rsidRDefault="00A542E8" w:rsidP="003D531E">
            <w:pPr>
              <w:rPr>
                <w:ins w:id="666" w:author="Jindal, Deepak [AUTOSOL/PWS/NOIDA]" w:date="2022-06-19T14:15:00Z"/>
              </w:rPr>
            </w:pPr>
            <w:ins w:id="667" w:author="Jindal, Deepak [AUTOSOL/PWS/NOIDA]" w:date="2022-06-19T14:15:00Z">
              <w:r w:rsidRPr="00131918">
                <w:t xml:space="preserve"> </w:t>
              </w:r>
            </w:ins>
          </w:p>
        </w:tc>
        <w:tc>
          <w:tcPr>
            <w:tcW w:w="393" w:type="dxa"/>
            <w:tcBorders>
              <w:top w:val="single" w:sz="6" w:space="0" w:color="auto"/>
              <w:left w:val="single" w:sz="6" w:space="0" w:color="auto"/>
              <w:bottom w:val="single" w:sz="4" w:space="0" w:color="auto"/>
              <w:right w:val="single" w:sz="4" w:space="0" w:color="auto"/>
            </w:tcBorders>
          </w:tcPr>
          <w:p w14:paraId="5ED9481C" w14:textId="77777777" w:rsidR="00A542E8" w:rsidRDefault="00A542E8" w:rsidP="003D531E">
            <w:pPr>
              <w:rPr>
                <w:ins w:id="668" w:author="Jindal, Deepak [AUTOSOL/PWS/NOIDA]" w:date="2022-06-19T14:15:00Z"/>
              </w:rPr>
            </w:pPr>
            <w:ins w:id="669" w:author="Jindal, Deepak [AUTOSOL/PWS/NOIDA]" w:date="2022-06-19T14:15:00Z">
              <w:r w:rsidRPr="00131918">
                <w:t xml:space="preserve"> </w:t>
              </w:r>
            </w:ins>
          </w:p>
        </w:tc>
        <w:tc>
          <w:tcPr>
            <w:tcW w:w="540" w:type="dxa"/>
            <w:tcBorders>
              <w:top w:val="single" w:sz="6" w:space="0" w:color="auto"/>
              <w:left w:val="single" w:sz="4" w:space="0" w:color="auto"/>
              <w:bottom w:val="single" w:sz="4" w:space="0" w:color="auto"/>
              <w:right w:val="single" w:sz="4" w:space="0" w:color="auto"/>
            </w:tcBorders>
          </w:tcPr>
          <w:p w14:paraId="50B0513B" w14:textId="77777777" w:rsidR="00A542E8" w:rsidRDefault="00A542E8" w:rsidP="003D531E">
            <w:pPr>
              <w:rPr>
                <w:ins w:id="670" w:author="Jindal, Deepak [AUTOSOL/PWS/NOIDA]" w:date="2022-06-19T14:15:00Z"/>
              </w:rPr>
            </w:pPr>
            <w:ins w:id="671" w:author="Jindal, Deepak [AUTOSOL/PWS/NOIDA]" w:date="2022-06-19T14:15:00Z">
              <w:r w:rsidRPr="000830E9">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17293654" w14:textId="77777777" w:rsidR="00A542E8" w:rsidRDefault="00A542E8" w:rsidP="003D531E">
            <w:pPr>
              <w:rPr>
                <w:ins w:id="672" w:author="Jindal, Deepak [AUTOSOL/PWS/NOIDA]" w:date="2022-06-19T14:15:00Z"/>
              </w:rPr>
            </w:pPr>
            <w:ins w:id="673"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6" w:space="0" w:color="auto"/>
            </w:tcBorders>
          </w:tcPr>
          <w:p w14:paraId="2315EB97" w14:textId="77777777" w:rsidR="00A542E8" w:rsidRDefault="00A542E8" w:rsidP="003D531E">
            <w:pPr>
              <w:rPr>
                <w:ins w:id="674" w:author="Jindal, Deepak [AUTOSOL/PWS/NOIDA]" w:date="2022-06-19T14:15:00Z"/>
              </w:rPr>
            </w:pPr>
            <w:ins w:id="675" w:author="Jindal, Deepak [AUTOSOL/PWS/NOIDA]" w:date="2022-06-19T14:15:00Z">
              <w:r w:rsidRPr="000830E9">
                <w:t xml:space="preserve"> </w:t>
              </w:r>
            </w:ins>
          </w:p>
        </w:tc>
        <w:tc>
          <w:tcPr>
            <w:tcW w:w="630" w:type="dxa"/>
            <w:tcBorders>
              <w:top w:val="single" w:sz="6" w:space="0" w:color="auto"/>
              <w:left w:val="single" w:sz="6" w:space="0" w:color="auto"/>
              <w:bottom w:val="single" w:sz="4" w:space="0" w:color="auto"/>
              <w:right w:val="single" w:sz="4" w:space="0" w:color="auto"/>
            </w:tcBorders>
          </w:tcPr>
          <w:p w14:paraId="1AFBC6BD" w14:textId="77777777" w:rsidR="00A542E8" w:rsidRDefault="00A542E8" w:rsidP="003D531E">
            <w:pPr>
              <w:rPr>
                <w:ins w:id="676" w:author="Jindal, Deepak [AUTOSOL/PWS/NOIDA]" w:date="2022-06-19T14:15:00Z"/>
              </w:rPr>
            </w:pPr>
            <w:ins w:id="677"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4804140E" w14:textId="77777777" w:rsidR="00A542E8" w:rsidRDefault="00A542E8" w:rsidP="003D531E">
            <w:pPr>
              <w:rPr>
                <w:ins w:id="678" w:author="Jindal, Deepak [AUTOSOL/PWS/NOIDA]" w:date="2022-06-19T14:15:00Z"/>
              </w:rPr>
            </w:pPr>
            <w:ins w:id="679"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5F823D4B" w14:textId="77777777" w:rsidR="00A542E8" w:rsidRDefault="00A542E8" w:rsidP="003D531E">
            <w:pPr>
              <w:rPr>
                <w:ins w:id="680" w:author="Jindal, Deepak [AUTOSOL/PWS/NOIDA]" w:date="2022-06-19T14:15:00Z"/>
              </w:rPr>
            </w:pPr>
            <w:ins w:id="681" w:author="Jindal, Deepak [AUTOSOL/PWS/NOIDA]" w:date="2022-06-19T14:15:00Z">
              <w:r w:rsidRPr="000830E9">
                <w:t xml:space="preserve"> </w:t>
              </w:r>
            </w:ins>
          </w:p>
        </w:tc>
        <w:tc>
          <w:tcPr>
            <w:tcW w:w="630" w:type="dxa"/>
            <w:gridSpan w:val="2"/>
            <w:tcBorders>
              <w:top w:val="single" w:sz="6" w:space="0" w:color="auto"/>
              <w:left w:val="single" w:sz="4" w:space="0" w:color="auto"/>
              <w:bottom w:val="single" w:sz="4" w:space="0" w:color="auto"/>
              <w:right w:val="single" w:sz="6" w:space="0" w:color="auto"/>
            </w:tcBorders>
          </w:tcPr>
          <w:p w14:paraId="227648C7" w14:textId="77777777" w:rsidR="00A542E8" w:rsidRDefault="00A542E8" w:rsidP="003D531E">
            <w:pPr>
              <w:rPr>
                <w:ins w:id="682" w:author="Jindal, Deepak [AUTOSOL/PWS/NOIDA]" w:date="2022-06-19T14:15:00Z"/>
              </w:rPr>
            </w:pPr>
            <w:ins w:id="683" w:author="Jindal, Deepak [AUTOSOL/PWS/NOIDA]" w:date="2022-06-19T14:15:00Z">
              <w:r w:rsidRPr="000830E9">
                <w:t xml:space="preserve"> </w:t>
              </w:r>
            </w:ins>
          </w:p>
        </w:tc>
        <w:tc>
          <w:tcPr>
            <w:tcW w:w="536" w:type="dxa"/>
            <w:tcBorders>
              <w:top w:val="single" w:sz="6" w:space="0" w:color="auto"/>
              <w:left w:val="single" w:sz="6" w:space="0" w:color="auto"/>
              <w:bottom w:val="single" w:sz="4" w:space="0" w:color="auto"/>
              <w:right w:val="single" w:sz="4" w:space="0" w:color="auto"/>
            </w:tcBorders>
          </w:tcPr>
          <w:p w14:paraId="2ED2CEAA" w14:textId="77777777" w:rsidR="00A542E8" w:rsidRDefault="00A542E8" w:rsidP="003D531E">
            <w:pPr>
              <w:rPr>
                <w:ins w:id="684" w:author="Jindal, Deepak [AUTOSOL/PWS/NOIDA]" w:date="2022-06-19T14:15:00Z"/>
              </w:rPr>
            </w:pPr>
            <w:ins w:id="685" w:author="Jindal, Deepak [AUTOSOL/PWS/NOIDA]" w:date="2022-06-19T14:15:00Z">
              <w:r w:rsidRPr="000830E9">
                <w:t xml:space="preserve"> </w:t>
              </w:r>
            </w:ins>
          </w:p>
        </w:tc>
        <w:tc>
          <w:tcPr>
            <w:tcW w:w="548" w:type="dxa"/>
            <w:tcBorders>
              <w:top w:val="single" w:sz="6" w:space="0" w:color="auto"/>
              <w:left w:val="single" w:sz="4" w:space="0" w:color="auto"/>
              <w:bottom w:val="single" w:sz="4" w:space="0" w:color="auto"/>
              <w:right w:val="single" w:sz="4" w:space="0" w:color="auto"/>
            </w:tcBorders>
          </w:tcPr>
          <w:p w14:paraId="684F1776" w14:textId="77777777" w:rsidR="00A542E8" w:rsidRDefault="00A542E8" w:rsidP="003D531E">
            <w:pPr>
              <w:rPr>
                <w:ins w:id="686" w:author="Jindal, Deepak [AUTOSOL/PWS/NOIDA]" w:date="2022-06-19T14:15:00Z"/>
              </w:rPr>
            </w:pPr>
            <w:ins w:id="687" w:author="Jindal, Deepak [AUTOSOL/PWS/NOIDA]" w:date="2022-06-19T14:15:00Z">
              <w:r w:rsidRPr="000830E9">
                <w:t xml:space="preserve"> </w:t>
              </w:r>
            </w:ins>
          </w:p>
        </w:tc>
        <w:tc>
          <w:tcPr>
            <w:tcW w:w="586" w:type="dxa"/>
            <w:tcBorders>
              <w:top w:val="single" w:sz="6" w:space="0" w:color="auto"/>
              <w:left w:val="single" w:sz="4" w:space="0" w:color="auto"/>
              <w:bottom w:val="single" w:sz="4" w:space="0" w:color="auto"/>
              <w:right w:val="single" w:sz="4" w:space="0" w:color="auto"/>
            </w:tcBorders>
          </w:tcPr>
          <w:p w14:paraId="3D44038D" w14:textId="77777777" w:rsidR="00A542E8" w:rsidRDefault="00A542E8" w:rsidP="003D531E">
            <w:pPr>
              <w:rPr>
                <w:ins w:id="688" w:author="Jindal, Deepak [AUTOSOL/PWS/NOIDA]" w:date="2022-06-19T14:15:00Z"/>
              </w:rPr>
            </w:pPr>
            <w:ins w:id="689" w:author="Jindal, Deepak [AUTOSOL/PWS/NOIDA]" w:date="2022-06-19T14:15:00Z">
              <w:r w:rsidRPr="000830E9">
                <w:t xml:space="preserve"> </w:t>
              </w:r>
            </w:ins>
          </w:p>
        </w:tc>
        <w:tc>
          <w:tcPr>
            <w:tcW w:w="536" w:type="dxa"/>
            <w:tcBorders>
              <w:top w:val="single" w:sz="6" w:space="0" w:color="auto"/>
              <w:left w:val="single" w:sz="4" w:space="0" w:color="auto"/>
              <w:bottom w:val="single" w:sz="4" w:space="0" w:color="auto"/>
              <w:right w:val="single" w:sz="4" w:space="0" w:color="auto"/>
            </w:tcBorders>
          </w:tcPr>
          <w:p w14:paraId="75491176" w14:textId="77777777" w:rsidR="00A542E8" w:rsidRDefault="00A542E8" w:rsidP="003D531E">
            <w:pPr>
              <w:pStyle w:val="CellBody"/>
              <w:rPr>
                <w:ins w:id="690" w:author="Jindal, Deepak [AUTOSOL/PWS/NOIDA]" w:date="2022-06-19T14:15:00Z"/>
              </w:rPr>
            </w:pPr>
            <w:ins w:id="691" w:author="Jindal, Deepak [AUTOSOL/PWS/NOIDA]" w:date="2022-06-19T14:15:00Z">
              <w:r>
                <w:t xml:space="preserve"> </w:t>
              </w:r>
            </w:ins>
          </w:p>
        </w:tc>
        <w:tc>
          <w:tcPr>
            <w:tcW w:w="494" w:type="dxa"/>
            <w:tcBorders>
              <w:top w:val="single" w:sz="6" w:space="0" w:color="auto"/>
              <w:left w:val="single" w:sz="4" w:space="0" w:color="auto"/>
              <w:bottom w:val="single" w:sz="4" w:space="0" w:color="auto"/>
              <w:right w:val="single" w:sz="4" w:space="0" w:color="auto"/>
            </w:tcBorders>
          </w:tcPr>
          <w:p w14:paraId="0F2FC286" w14:textId="77777777" w:rsidR="00A542E8" w:rsidRDefault="00A542E8" w:rsidP="003D531E">
            <w:pPr>
              <w:pStyle w:val="CellBody"/>
              <w:rPr>
                <w:ins w:id="692" w:author="Jindal, Deepak [AUTOSOL/PWS/NOIDA]" w:date="2022-06-19T14:15:00Z"/>
              </w:rPr>
            </w:pPr>
          </w:p>
        </w:tc>
      </w:tr>
      <w:tr w:rsidR="00A542E8" w14:paraId="24154451" w14:textId="77777777" w:rsidTr="003D531E">
        <w:trPr>
          <w:cantSplit/>
          <w:trHeight w:val="316"/>
          <w:ins w:id="693" w:author="Jindal, Deepak [AUTOSOL/PWS/NOIDA]" w:date="2022-06-19T14:15:00Z"/>
        </w:trPr>
        <w:tc>
          <w:tcPr>
            <w:tcW w:w="1701" w:type="dxa"/>
            <w:tcBorders>
              <w:top w:val="single" w:sz="6" w:space="0" w:color="auto"/>
              <w:left w:val="single" w:sz="4" w:space="0" w:color="auto"/>
              <w:bottom w:val="single" w:sz="4" w:space="0" w:color="auto"/>
              <w:right w:val="single" w:sz="4" w:space="0" w:color="auto"/>
            </w:tcBorders>
          </w:tcPr>
          <w:p w14:paraId="3F8A5408" w14:textId="77777777" w:rsidR="00A542E8" w:rsidRDefault="00A542E8" w:rsidP="003D531E">
            <w:pPr>
              <w:pStyle w:val="CellBody"/>
              <w:rPr>
                <w:ins w:id="694" w:author="Jindal, Deepak [AUTOSOL/PWS/NOIDA]" w:date="2022-06-19T14:15:00Z"/>
              </w:rPr>
            </w:pPr>
            <w:ins w:id="695" w:author="Jindal, Deepak [AUTOSOL/PWS/NOIDA]" w:date="2022-06-19T14:15:00Z">
              <w:r>
                <w:t xml:space="preserve">e-Alarm Ack </w:t>
              </w:r>
            </w:ins>
          </w:p>
        </w:tc>
        <w:tc>
          <w:tcPr>
            <w:tcW w:w="426" w:type="dxa"/>
            <w:tcBorders>
              <w:top w:val="single" w:sz="6" w:space="0" w:color="auto"/>
              <w:left w:val="single" w:sz="4" w:space="0" w:color="auto"/>
              <w:bottom w:val="single" w:sz="4" w:space="0" w:color="auto"/>
              <w:right w:val="single" w:sz="6" w:space="0" w:color="auto"/>
            </w:tcBorders>
          </w:tcPr>
          <w:p w14:paraId="38C69697" w14:textId="77777777" w:rsidR="00A542E8" w:rsidRDefault="00A542E8" w:rsidP="003D531E">
            <w:pPr>
              <w:rPr>
                <w:ins w:id="696" w:author="Jindal, Deepak [AUTOSOL/PWS/NOIDA]" w:date="2022-06-19T14:15:00Z"/>
              </w:rPr>
            </w:pPr>
            <w:ins w:id="697" w:author="Jindal, Deepak [AUTOSOL/PWS/NOIDA]" w:date="2022-06-19T14:15:00Z">
              <w:r w:rsidRPr="00131918">
                <w:t xml:space="preserve"> </w:t>
              </w:r>
            </w:ins>
          </w:p>
        </w:tc>
        <w:tc>
          <w:tcPr>
            <w:tcW w:w="393" w:type="dxa"/>
            <w:tcBorders>
              <w:top w:val="single" w:sz="6" w:space="0" w:color="auto"/>
              <w:left w:val="single" w:sz="6" w:space="0" w:color="auto"/>
              <w:bottom w:val="single" w:sz="4" w:space="0" w:color="auto"/>
              <w:right w:val="single" w:sz="4" w:space="0" w:color="auto"/>
            </w:tcBorders>
          </w:tcPr>
          <w:p w14:paraId="358BF6F9" w14:textId="77777777" w:rsidR="00A542E8" w:rsidRDefault="00A542E8" w:rsidP="003D531E">
            <w:pPr>
              <w:rPr>
                <w:ins w:id="698" w:author="Jindal, Deepak [AUTOSOL/PWS/NOIDA]" w:date="2022-06-19T14:15:00Z"/>
              </w:rPr>
            </w:pPr>
            <w:ins w:id="699" w:author="Jindal, Deepak [AUTOSOL/PWS/NOIDA]" w:date="2022-06-19T14:15:00Z">
              <w:r w:rsidRPr="00131918">
                <w:t xml:space="preserve"> </w:t>
              </w:r>
            </w:ins>
          </w:p>
        </w:tc>
        <w:tc>
          <w:tcPr>
            <w:tcW w:w="540" w:type="dxa"/>
            <w:tcBorders>
              <w:top w:val="single" w:sz="6" w:space="0" w:color="auto"/>
              <w:left w:val="single" w:sz="4" w:space="0" w:color="auto"/>
              <w:bottom w:val="single" w:sz="4" w:space="0" w:color="auto"/>
              <w:right w:val="single" w:sz="4" w:space="0" w:color="auto"/>
            </w:tcBorders>
          </w:tcPr>
          <w:p w14:paraId="558E794F" w14:textId="77777777" w:rsidR="00A542E8" w:rsidRDefault="00A542E8" w:rsidP="003D531E">
            <w:pPr>
              <w:rPr>
                <w:ins w:id="700" w:author="Jindal, Deepak [AUTOSOL/PWS/NOIDA]" w:date="2022-06-19T14:15:00Z"/>
              </w:rPr>
            </w:pPr>
            <w:ins w:id="701" w:author="Jindal, Deepak [AUTOSOL/PWS/NOIDA]" w:date="2022-06-19T14:15:00Z">
              <w:r w:rsidRPr="000830E9">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55D0B725" w14:textId="77777777" w:rsidR="00A542E8" w:rsidRDefault="00A542E8" w:rsidP="003D531E">
            <w:pPr>
              <w:rPr>
                <w:ins w:id="702" w:author="Jindal, Deepak [AUTOSOL/PWS/NOIDA]" w:date="2022-06-19T14:15:00Z"/>
              </w:rPr>
            </w:pPr>
            <w:ins w:id="703"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6" w:space="0" w:color="auto"/>
            </w:tcBorders>
          </w:tcPr>
          <w:p w14:paraId="430EF26A" w14:textId="77777777" w:rsidR="00A542E8" w:rsidRDefault="00A542E8" w:rsidP="003D531E">
            <w:pPr>
              <w:rPr>
                <w:ins w:id="704" w:author="Jindal, Deepak [AUTOSOL/PWS/NOIDA]" w:date="2022-06-19T14:15:00Z"/>
              </w:rPr>
            </w:pPr>
            <w:ins w:id="705" w:author="Jindal, Deepak [AUTOSOL/PWS/NOIDA]" w:date="2022-06-19T14:15:00Z">
              <w:r w:rsidRPr="000830E9">
                <w:t xml:space="preserve"> </w:t>
              </w:r>
            </w:ins>
          </w:p>
        </w:tc>
        <w:tc>
          <w:tcPr>
            <w:tcW w:w="630" w:type="dxa"/>
            <w:tcBorders>
              <w:top w:val="single" w:sz="6" w:space="0" w:color="auto"/>
              <w:left w:val="single" w:sz="6" w:space="0" w:color="auto"/>
              <w:bottom w:val="single" w:sz="4" w:space="0" w:color="auto"/>
              <w:right w:val="single" w:sz="4" w:space="0" w:color="auto"/>
            </w:tcBorders>
          </w:tcPr>
          <w:p w14:paraId="2F769C88" w14:textId="77777777" w:rsidR="00A542E8" w:rsidRDefault="00A542E8" w:rsidP="003D531E">
            <w:pPr>
              <w:rPr>
                <w:ins w:id="706" w:author="Jindal, Deepak [AUTOSOL/PWS/NOIDA]" w:date="2022-06-19T14:15:00Z"/>
              </w:rPr>
            </w:pPr>
            <w:ins w:id="707"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745FE6F1" w14:textId="77777777" w:rsidR="00A542E8" w:rsidRDefault="00A542E8" w:rsidP="003D531E">
            <w:pPr>
              <w:rPr>
                <w:ins w:id="708" w:author="Jindal, Deepak [AUTOSOL/PWS/NOIDA]" w:date="2022-06-19T14:15:00Z"/>
              </w:rPr>
            </w:pPr>
            <w:ins w:id="709"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1E2BAE14" w14:textId="77777777" w:rsidR="00A542E8" w:rsidRDefault="00A542E8" w:rsidP="003D531E">
            <w:pPr>
              <w:rPr>
                <w:ins w:id="710" w:author="Jindal, Deepak [AUTOSOL/PWS/NOIDA]" w:date="2022-06-19T14:15:00Z"/>
              </w:rPr>
            </w:pPr>
            <w:ins w:id="711" w:author="Jindal, Deepak [AUTOSOL/PWS/NOIDA]" w:date="2022-06-19T14:15:00Z">
              <w:r w:rsidRPr="000830E9">
                <w:t xml:space="preserve"> </w:t>
              </w:r>
            </w:ins>
          </w:p>
        </w:tc>
        <w:tc>
          <w:tcPr>
            <w:tcW w:w="630" w:type="dxa"/>
            <w:gridSpan w:val="2"/>
            <w:tcBorders>
              <w:top w:val="single" w:sz="6" w:space="0" w:color="auto"/>
              <w:left w:val="single" w:sz="4" w:space="0" w:color="auto"/>
              <w:bottom w:val="single" w:sz="4" w:space="0" w:color="auto"/>
              <w:right w:val="single" w:sz="6" w:space="0" w:color="auto"/>
            </w:tcBorders>
          </w:tcPr>
          <w:p w14:paraId="0CC1F8EE" w14:textId="77777777" w:rsidR="00A542E8" w:rsidRDefault="00A542E8" w:rsidP="003D531E">
            <w:pPr>
              <w:rPr>
                <w:ins w:id="712" w:author="Jindal, Deepak [AUTOSOL/PWS/NOIDA]" w:date="2022-06-19T14:15:00Z"/>
              </w:rPr>
            </w:pPr>
            <w:ins w:id="713" w:author="Jindal, Deepak [AUTOSOL/PWS/NOIDA]" w:date="2022-06-19T14:15:00Z">
              <w:r w:rsidRPr="000830E9">
                <w:t xml:space="preserve"> </w:t>
              </w:r>
            </w:ins>
          </w:p>
        </w:tc>
        <w:tc>
          <w:tcPr>
            <w:tcW w:w="536" w:type="dxa"/>
            <w:tcBorders>
              <w:top w:val="single" w:sz="6" w:space="0" w:color="auto"/>
              <w:left w:val="single" w:sz="6" w:space="0" w:color="auto"/>
              <w:bottom w:val="single" w:sz="4" w:space="0" w:color="auto"/>
              <w:right w:val="single" w:sz="4" w:space="0" w:color="auto"/>
            </w:tcBorders>
          </w:tcPr>
          <w:p w14:paraId="087776C4" w14:textId="77777777" w:rsidR="00A542E8" w:rsidRDefault="00A542E8" w:rsidP="003D531E">
            <w:pPr>
              <w:rPr>
                <w:ins w:id="714" w:author="Jindal, Deepak [AUTOSOL/PWS/NOIDA]" w:date="2022-06-19T14:15:00Z"/>
              </w:rPr>
            </w:pPr>
            <w:ins w:id="715" w:author="Jindal, Deepak [AUTOSOL/PWS/NOIDA]" w:date="2022-06-19T14:15:00Z">
              <w:r w:rsidRPr="000830E9">
                <w:t xml:space="preserve"> </w:t>
              </w:r>
            </w:ins>
          </w:p>
        </w:tc>
        <w:tc>
          <w:tcPr>
            <w:tcW w:w="548" w:type="dxa"/>
            <w:tcBorders>
              <w:top w:val="single" w:sz="6" w:space="0" w:color="auto"/>
              <w:left w:val="single" w:sz="4" w:space="0" w:color="auto"/>
              <w:bottom w:val="single" w:sz="4" w:space="0" w:color="auto"/>
              <w:right w:val="single" w:sz="4" w:space="0" w:color="auto"/>
            </w:tcBorders>
          </w:tcPr>
          <w:p w14:paraId="6A13E86F" w14:textId="77777777" w:rsidR="00A542E8" w:rsidRDefault="00A542E8" w:rsidP="003D531E">
            <w:pPr>
              <w:rPr>
                <w:ins w:id="716" w:author="Jindal, Deepak [AUTOSOL/PWS/NOIDA]" w:date="2022-06-19T14:15:00Z"/>
              </w:rPr>
            </w:pPr>
            <w:ins w:id="717" w:author="Jindal, Deepak [AUTOSOL/PWS/NOIDA]" w:date="2022-06-19T14:15:00Z">
              <w:r w:rsidRPr="000830E9">
                <w:t xml:space="preserve"> </w:t>
              </w:r>
            </w:ins>
          </w:p>
        </w:tc>
        <w:tc>
          <w:tcPr>
            <w:tcW w:w="586" w:type="dxa"/>
            <w:tcBorders>
              <w:top w:val="single" w:sz="6" w:space="0" w:color="auto"/>
              <w:left w:val="single" w:sz="4" w:space="0" w:color="auto"/>
              <w:bottom w:val="single" w:sz="4" w:space="0" w:color="auto"/>
              <w:right w:val="single" w:sz="4" w:space="0" w:color="auto"/>
            </w:tcBorders>
          </w:tcPr>
          <w:p w14:paraId="18C8E31D" w14:textId="77777777" w:rsidR="00A542E8" w:rsidRDefault="00A542E8" w:rsidP="003D531E">
            <w:pPr>
              <w:rPr>
                <w:ins w:id="718" w:author="Jindal, Deepak [AUTOSOL/PWS/NOIDA]" w:date="2022-06-19T14:15:00Z"/>
              </w:rPr>
            </w:pPr>
            <w:ins w:id="719" w:author="Jindal, Deepak [AUTOSOL/PWS/NOIDA]" w:date="2022-06-19T14:15:00Z">
              <w:r w:rsidRPr="000830E9">
                <w:t xml:space="preserve"> </w:t>
              </w:r>
            </w:ins>
          </w:p>
        </w:tc>
        <w:tc>
          <w:tcPr>
            <w:tcW w:w="536" w:type="dxa"/>
            <w:tcBorders>
              <w:top w:val="single" w:sz="6" w:space="0" w:color="auto"/>
              <w:left w:val="single" w:sz="4" w:space="0" w:color="auto"/>
              <w:bottom w:val="single" w:sz="4" w:space="0" w:color="auto"/>
              <w:right w:val="single" w:sz="4" w:space="0" w:color="auto"/>
            </w:tcBorders>
          </w:tcPr>
          <w:p w14:paraId="6DBD7B84" w14:textId="77777777" w:rsidR="00A542E8" w:rsidRDefault="00A542E8" w:rsidP="003D531E">
            <w:pPr>
              <w:pStyle w:val="CellBody"/>
              <w:rPr>
                <w:ins w:id="720" w:author="Jindal, Deepak [AUTOSOL/PWS/NOIDA]" w:date="2022-06-19T14:15:00Z"/>
              </w:rPr>
            </w:pPr>
            <w:ins w:id="721" w:author="Jindal, Deepak [AUTOSOL/PWS/NOIDA]" w:date="2022-06-19T14:15:00Z">
              <w:r>
                <w:t xml:space="preserve"> </w:t>
              </w:r>
            </w:ins>
          </w:p>
        </w:tc>
        <w:tc>
          <w:tcPr>
            <w:tcW w:w="494" w:type="dxa"/>
            <w:tcBorders>
              <w:top w:val="single" w:sz="6" w:space="0" w:color="auto"/>
              <w:left w:val="single" w:sz="4" w:space="0" w:color="auto"/>
              <w:bottom w:val="single" w:sz="4" w:space="0" w:color="auto"/>
              <w:right w:val="single" w:sz="4" w:space="0" w:color="auto"/>
            </w:tcBorders>
          </w:tcPr>
          <w:p w14:paraId="193868B2" w14:textId="77777777" w:rsidR="00A542E8" w:rsidRDefault="00A542E8" w:rsidP="003D531E">
            <w:pPr>
              <w:pStyle w:val="CellBody"/>
              <w:rPr>
                <w:ins w:id="722" w:author="Jindal, Deepak [AUTOSOL/PWS/NOIDA]" w:date="2022-06-19T14:15:00Z"/>
              </w:rPr>
            </w:pPr>
          </w:p>
        </w:tc>
      </w:tr>
      <w:tr w:rsidR="00A542E8" w14:paraId="250E074A" w14:textId="77777777" w:rsidTr="003D531E">
        <w:trPr>
          <w:cantSplit/>
          <w:trHeight w:val="316"/>
          <w:ins w:id="723" w:author="Jindal, Deepak [AUTOSOL/PWS/NOIDA]" w:date="2022-06-19T14:15:00Z"/>
        </w:trPr>
        <w:tc>
          <w:tcPr>
            <w:tcW w:w="1701" w:type="dxa"/>
            <w:tcBorders>
              <w:top w:val="single" w:sz="6" w:space="0" w:color="auto"/>
              <w:left w:val="single" w:sz="4" w:space="0" w:color="auto"/>
              <w:bottom w:val="single" w:sz="4" w:space="0" w:color="auto"/>
              <w:right w:val="single" w:sz="4" w:space="0" w:color="auto"/>
            </w:tcBorders>
          </w:tcPr>
          <w:p w14:paraId="5EEA8E1F" w14:textId="77777777" w:rsidR="00A542E8" w:rsidRDefault="00A542E8" w:rsidP="003D531E">
            <w:pPr>
              <w:pStyle w:val="CellBody"/>
              <w:rPr>
                <w:ins w:id="724" w:author="Jindal, Deepak [AUTOSOL/PWS/NOIDA]" w:date="2022-06-19T14:15:00Z"/>
              </w:rPr>
            </w:pPr>
            <w:ins w:id="725" w:author="Jindal, Deepak [AUTOSOL/PWS/NOIDA]" w:date="2022-06-19T14:15:00Z">
              <w:r>
                <w:t xml:space="preserve">f-Alarm Reset </w:t>
              </w:r>
            </w:ins>
          </w:p>
        </w:tc>
        <w:tc>
          <w:tcPr>
            <w:tcW w:w="426" w:type="dxa"/>
            <w:tcBorders>
              <w:top w:val="single" w:sz="6" w:space="0" w:color="auto"/>
              <w:left w:val="single" w:sz="4" w:space="0" w:color="auto"/>
              <w:bottom w:val="single" w:sz="4" w:space="0" w:color="auto"/>
              <w:right w:val="single" w:sz="6" w:space="0" w:color="auto"/>
            </w:tcBorders>
          </w:tcPr>
          <w:p w14:paraId="675B2C07" w14:textId="77777777" w:rsidR="00A542E8" w:rsidRDefault="00A542E8" w:rsidP="003D531E">
            <w:pPr>
              <w:rPr>
                <w:ins w:id="726" w:author="Jindal, Deepak [AUTOSOL/PWS/NOIDA]" w:date="2022-06-19T14:15:00Z"/>
              </w:rPr>
            </w:pPr>
            <w:ins w:id="727" w:author="Jindal, Deepak [AUTOSOL/PWS/NOIDA]" w:date="2022-06-19T14:15:00Z">
              <w:r w:rsidRPr="00131918">
                <w:t xml:space="preserve"> </w:t>
              </w:r>
            </w:ins>
          </w:p>
        </w:tc>
        <w:tc>
          <w:tcPr>
            <w:tcW w:w="393" w:type="dxa"/>
            <w:tcBorders>
              <w:top w:val="single" w:sz="6" w:space="0" w:color="auto"/>
              <w:left w:val="single" w:sz="6" w:space="0" w:color="auto"/>
              <w:bottom w:val="single" w:sz="4" w:space="0" w:color="auto"/>
              <w:right w:val="single" w:sz="4" w:space="0" w:color="auto"/>
            </w:tcBorders>
          </w:tcPr>
          <w:p w14:paraId="2FB4F08B" w14:textId="77777777" w:rsidR="00A542E8" w:rsidRDefault="00A542E8" w:rsidP="003D531E">
            <w:pPr>
              <w:rPr>
                <w:ins w:id="728" w:author="Jindal, Deepak [AUTOSOL/PWS/NOIDA]" w:date="2022-06-19T14:15:00Z"/>
              </w:rPr>
            </w:pPr>
            <w:ins w:id="729" w:author="Jindal, Deepak [AUTOSOL/PWS/NOIDA]" w:date="2022-06-19T14:15:00Z">
              <w:r w:rsidRPr="00131918">
                <w:t xml:space="preserve"> </w:t>
              </w:r>
            </w:ins>
          </w:p>
        </w:tc>
        <w:tc>
          <w:tcPr>
            <w:tcW w:w="540" w:type="dxa"/>
            <w:tcBorders>
              <w:top w:val="single" w:sz="6" w:space="0" w:color="auto"/>
              <w:left w:val="single" w:sz="4" w:space="0" w:color="auto"/>
              <w:bottom w:val="single" w:sz="4" w:space="0" w:color="auto"/>
              <w:right w:val="single" w:sz="4" w:space="0" w:color="auto"/>
            </w:tcBorders>
          </w:tcPr>
          <w:p w14:paraId="4B7CE2D5" w14:textId="77777777" w:rsidR="00A542E8" w:rsidRDefault="00A542E8" w:rsidP="003D531E">
            <w:pPr>
              <w:rPr>
                <w:ins w:id="730" w:author="Jindal, Deepak [AUTOSOL/PWS/NOIDA]" w:date="2022-06-19T14:15:00Z"/>
              </w:rPr>
            </w:pPr>
            <w:ins w:id="731" w:author="Jindal, Deepak [AUTOSOL/PWS/NOIDA]" w:date="2022-06-19T14:15:00Z">
              <w:r w:rsidRPr="000830E9">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1116D328" w14:textId="77777777" w:rsidR="00A542E8" w:rsidRDefault="00A542E8" w:rsidP="003D531E">
            <w:pPr>
              <w:rPr>
                <w:ins w:id="732" w:author="Jindal, Deepak [AUTOSOL/PWS/NOIDA]" w:date="2022-06-19T14:15:00Z"/>
              </w:rPr>
            </w:pPr>
            <w:ins w:id="733"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6" w:space="0" w:color="auto"/>
            </w:tcBorders>
          </w:tcPr>
          <w:p w14:paraId="33AF6DD7" w14:textId="77777777" w:rsidR="00A542E8" w:rsidRDefault="00A542E8" w:rsidP="003D531E">
            <w:pPr>
              <w:rPr>
                <w:ins w:id="734" w:author="Jindal, Deepak [AUTOSOL/PWS/NOIDA]" w:date="2022-06-19T14:15:00Z"/>
              </w:rPr>
            </w:pPr>
            <w:ins w:id="735" w:author="Jindal, Deepak [AUTOSOL/PWS/NOIDA]" w:date="2022-06-19T14:15:00Z">
              <w:r w:rsidRPr="000830E9">
                <w:t xml:space="preserve"> </w:t>
              </w:r>
            </w:ins>
          </w:p>
        </w:tc>
        <w:tc>
          <w:tcPr>
            <w:tcW w:w="630" w:type="dxa"/>
            <w:tcBorders>
              <w:top w:val="single" w:sz="6" w:space="0" w:color="auto"/>
              <w:left w:val="single" w:sz="6" w:space="0" w:color="auto"/>
              <w:bottom w:val="single" w:sz="4" w:space="0" w:color="auto"/>
              <w:right w:val="single" w:sz="4" w:space="0" w:color="auto"/>
            </w:tcBorders>
          </w:tcPr>
          <w:p w14:paraId="6C158F72" w14:textId="77777777" w:rsidR="00A542E8" w:rsidRDefault="00A542E8" w:rsidP="003D531E">
            <w:pPr>
              <w:rPr>
                <w:ins w:id="736" w:author="Jindal, Deepak [AUTOSOL/PWS/NOIDA]" w:date="2022-06-19T14:15:00Z"/>
              </w:rPr>
            </w:pPr>
            <w:ins w:id="737"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122CE70D" w14:textId="77777777" w:rsidR="00A542E8" w:rsidRDefault="00A542E8" w:rsidP="003D531E">
            <w:pPr>
              <w:rPr>
                <w:ins w:id="738" w:author="Jindal, Deepak [AUTOSOL/PWS/NOIDA]" w:date="2022-06-19T14:15:00Z"/>
              </w:rPr>
            </w:pPr>
            <w:ins w:id="739"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5FA8A115" w14:textId="77777777" w:rsidR="00A542E8" w:rsidRDefault="00A542E8" w:rsidP="003D531E">
            <w:pPr>
              <w:rPr>
                <w:ins w:id="740" w:author="Jindal, Deepak [AUTOSOL/PWS/NOIDA]" w:date="2022-06-19T14:15:00Z"/>
              </w:rPr>
            </w:pPr>
            <w:ins w:id="741" w:author="Jindal, Deepak [AUTOSOL/PWS/NOIDA]" w:date="2022-06-19T14:15:00Z">
              <w:r w:rsidRPr="000830E9">
                <w:t xml:space="preserve"> </w:t>
              </w:r>
            </w:ins>
          </w:p>
        </w:tc>
        <w:tc>
          <w:tcPr>
            <w:tcW w:w="630" w:type="dxa"/>
            <w:gridSpan w:val="2"/>
            <w:tcBorders>
              <w:top w:val="single" w:sz="6" w:space="0" w:color="auto"/>
              <w:left w:val="single" w:sz="4" w:space="0" w:color="auto"/>
              <w:bottom w:val="single" w:sz="4" w:space="0" w:color="auto"/>
              <w:right w:val="single" w:sz="6" w:space="0" w:color="auto"/>
            </w:tcBorders>
          </w:tcPr>
          <w:p w14:paraId="633887C8" w14:textId="77777777" w:rsidR="00A542E8" w:rsidRDefault="00A542E8" w:rsidP="003D531E">
            <w:pPr>
              <w:rPr>
                <w:ins w:id="742" w:author="Jindal, Deepak [AUTOSOL/PWS/NOIDA]" w:date="2022-06-19T14:15:00Z"/>
              </w:rPr>
            </w:pPr>
            <w:ins w:id="743" w:author="Jindal, Deepak [AUTOSOL/PWS/NOIDA]" w:date="2022-06-19T14:15:00Z">
              <w:r w:rsidRPr="000830E9">
                <w:t xml:space="preserve"> </w:t>
              </w:r>
            </w:ins>
          </w:p>
        </w:tc>
        <w:tc>
          <w:tcPr>
            <w:tcW w:w="536" w:type="dxa"/>
            <w:tcBorders>
              <w:top w:val="single" w:sz="6" w:space="0" w:color="auto"/>
              <w:left w:val="single" w:sz="6" w:space="0" w:color="auto"/>
              <w:bottom w:val="single" w:sz="4" w:space="0" w:color="auto"/>
              <w:right w:val="single" w:sz="4" w:space="0" w:color="auto"/>
            </w:tcBorders>
          </w:tcPr>
          <w:p w14:paraId="0ABDE5BE" w14:textId="77777777" w:rsidR="00A542E8" w:rsidRDefault="00A542E8" w:rsidP="003D531E">
            <w:pPr>
              <w:rPr>
                <w:ins w:id="744" w:author="Jindal, Deepak [AUTOSOL/PWS/NOIDA]" w:date="2022-06-19T14:15:00Z"/>
              </w:rPr>
            </w:pPr>
            <w:ins w:id="745" w:author="Jindal, Deepak [AUTOSOL/PWS/NOIDA]" w:date="2022-06-19T14:15:00Z">
              <w:r w:rsidRPr="000830E9">
                <w:t xml:space="preserve"> </w:t>
              </w:r>
            </w:ins>
          </w:p>
        </w:tc>
        <w:tc>
          <w:tcPr>
            <w:tcW w:w="548" w:type="dxa"/>
            <w:tcBorders>
              <w:top w:val="single" w:sz="6" w:space="0" w:color="auto"/>
              <w:left w:val="single" w:sz="4" w:space="0" w:color="auto"/>
              <w:bottom w:val="single" w:sz="4" w:space="0" w:color="auto"/>
              <w:right w:val="single" w:sz="4" w:space="0" w:color="auto"/>
            </w:tcBorders>
          </w:tcPr>
          <w:p w14:paraId="32235495" w14:textId="77777777" w:rsidR="00A542E8" w:rsidRDefault="00A542E8" w:rsidP="003D531E">
            <w:pPr>
              <w:rPr>
                <w:ins w:id="746" w:author="Jindal, Deepak [AUTOSOL/PWS/NOIDA]" w:date="2022-06-19T14:15:00Z"/>
              </w:rPr>
            </w:pPr>
            <w:ins w:id="747" w:author="Jindal, Deepak [AUTOSOL/PWS/NOIDA]" w:date="2022-06-19T14:15:00Z">
              <w:r w:rsidRPr="000830E9">
                <w:t xml:space="preserve"> </w:t>
              </w:r>
            </w:ins>
          </w:p>
        </w:tc>
        <w:tc>
          <w:tcPr>
            <w:tcW w:w="586" w:type="dxa"/>
            <w:tcBorders>
              <w:top w:val="single" w:sz="6" w:space="0" w:color="auto"/>
              <w:left w:val="single" w:sz="4" w:space="0" w:color="auto"/>
              <w:bottom w:val="single" w:sz="4" w:space="0" w:color="auto"/>
              <w:right w:val="single" w:sz="4" w:space="0" w:color="auto"/>
            </w:tcBorders>
          </w:tcPr>
          <w:p w14:paraId="1070B891" w14:textId="77777777" w:rsidR="00A542E8" w:rsidRDefault="00A542E8" w:rsidP="003D531E">
            <w:pPr>
              <w:rPr>
                <w:ins w:id="748" w:author="Jindal, Deepak [AUTOSOL/PWS/NOIDA]" w:date="2022-06-19T14:15:00Z"/>
              </w:rPr>
            </w:pPr>
            <w:ins w:id="749" w:author="Jindal, Deepak [AUTOSOL/PWS/NOIDA]" w:date="2022-06-19T14:15:00Z">
              <w:r w:rsidRPr="000830E9">
                <w:t xml:space="preserve"> </w:t>
              </w:r>
            </w:ins>
          </w:p>
        </w:tc>
        <w:tc>
          <w:tcPr>
            <w:tcW w:w="536" w:type="dxa"/>
            <w:tcBorders>
              <w:top w:val="single" w:sz="6" w:space="0" w:color="auto"/>
              <w:left w:val="single" w:sz="4" w:space="0" w:color="auto"/>
              <w:bottom w:val="single" w:sz="4" w:space="0" w:color="auto"/>
              <w:right w:val="single" w:sz="4" w:space="0" w:color="auto"/>
            </w:tcBorders>
          </w:tcPr>
          <w:p w14:paraId="4F653D62" w14:textId="77777777" w:rsidR="00A542E8" w:rsidRDefault="00A542E8" w:rsidP="003D531E">
            <w:pPr>
              <w:pStyle w:val="CellBody"/>
              <w:rPr>
                <w:ins w:id="750" w:author="Jindal, Deepak [AUTOSOL/PWS/NOIDA]" w:date="2022-06-19T14:15:00Z"/>
              </w:rPr>
            </w:pPr>
            <w:ins w:id="751" w:author="Jindal, Deepak [AUTOSOL/PWS/NOIDA]" w:date="2022-06-19T14:15:00Z">
              <w:r>
                <w:t>NA</w:t>
              </w:r>
            </w:ins>
          </w:p>
        </w:tc>
        <w:tc>
          <w:tcPr>
            <w:tcW w:w="494" w:type="dxa"/>
            <w:tcBorders>
              <w:top w:val="single" w:sz="6" w:space="0" w:color="auto"/>
              <w:left w:val="single" w:sz="4" w:space="0" w:color="auto"/>
              <w:bottom w:val="single" w:sz="4" w:space="0" w:color="auto"/>
              <w:right w:val="single" w:sz="4" w:space="0" w:color="auto"/>
            </w:tcBorders>
          </w:tcPr>
          <w:p w14:paraId="79F0C6F8" w14:textId="77777777" w:rsidR="00A542E8" w:rsidRDefault="00A542E8" w:rsidP="003D531E">
            <w:pPr>
              <w:pStyle w:val="CellBody"/>
              <w:rPr>
                <w:ins w:id="752" w:author="Jindal, Deepak [AUTOSOL/PWS/NOIDA]" w:date="2022-06-19T14:15:00Z"/>
              </w:rPr>
            </w:pPr>
          </w:p>
        </w:tc>
      </w:tr>
      <w:tr w:rsidR="00A542E8" w14:paraId="0F6EDFFF" w14:textId="77777777" w:rsidTr="003D531E">
        <w:trPr>
          <w:cantSplit/>
          <w:trHeight w:val="316"/>
          <w:ins w:id="753" w:author="Jindal, Deepak [AUTOSOL/PWS/NOIDA]" w:date="2022-06-19T14:15:00Z"/>
        </w:trPr>
        <w:tc>
          <w:tcPr>
            <w:tcW w:w="1701" w:type="dxa"/>
            <w:tcBorders>
              <w:top w:val="single" w:sz="6" w:space="0" w:color="auto"/>
              <w:left w:val="single" w:sz="4" w:space="0" w:color="auto"/>
              <w:bottom w:val="single" w:sz="4" w:space="0" w:color="auto"/>
              <w:right w:val="single" w:sz="4" w:space="0" w:color="auto"/>
            </w:tcBorders>
          </w:tcPr>
          <w:p w14:paraId="263A6AA4" w14:textId="77777777" w:rsidR="00A542E8" w:rsidRDefault="00A542E8" w:rsidP="003D531E">
            <w:pPr>
              <w:pStyle w:val="CellBody"/>
              <w:rPr>
                <w:ins w:id="754" w:author="Jindal, Deepak [AUTOSOL/PWS/NOIDA]" w:date="2022-06-19T14:15:00Z"/>
              </w:rPr>
            </w:pPr>
            <w:ins w:id="755" w:author="Jindal, Deepak [AUTOSOL/PWS/NOIDA]" w:date="2022-06-19T14:15:00Z">
              <w:r>
                <w:t xml:space="preserve">g-Alarm Chk Off </w:t>
              </w:r>
            </w:ins>
          </w:p>
        </w:tc>
        <w:tc>
          <w:tcPr>
            <w:tcW w:w="426" w:type="dxa"/>
            <w:tcBorders>
              <w:top w:val="single" w:sz="6" w:space="0" w:color="auto"/>
              <w:left w:val="single" w:sz="4" w:space="0" w:color="auto"/>
              <w:bottom w:val="single" w:sz="4" w:space="0" w:color="auto"/>
              <w:right w:val="single" w:sz="6" w:space="0" w:color="auto"/>
            </w:tcBorders>
          </w:tcPr>
          <w:p w14:paraId="2A19D75E" w14:textId="77777777" w:rsidR="00A542E8" w:rsidRDefault="00A542E8" w:rsidP="003D531E">
            <w:pPr>
              <w:rPr>
                <w:ins w:id="756" w:author="Jindal, Deepak [AUTOSOL/PWS/NOIDA]" w:date="2022-06-19T14:15:00Z"/>
              </w:rPr>
            </w:pPr>
            <w:ins w:id="757" w:author="Jindal, Deepak [AUTOSOL/PWS/NOIDA]" w:date="2022-06-19T14:15:00Z">
              <w:r w:rsidRPr="00131918">
                <w:t xml:space="preserve"> </w:t>
              </w:r>
            </w:ins>
          </w:p>
        </w:tc>
        <w:tc>
          <w:tcPr>
            <w:tcW w:w="393" w:type="dxa"/>
            <w:tcBorders>
              <w:top w:val="single" w:sz="6" w:space="0" w:color="auto"/>
              <w:left w:val="single" w:sz="6" w:space="0" w:color="auto"/>
              <w:bottom w:val="single" w:sz="4" w:space="0" w:color="auto"/>
              <w:right w:val="single" w:sz="4" w:space="0" w:color="auto"/>
            </w:tcBorders>
          </w:tcPr>
          <w:p w14:paraId="3C67F70F" w14:textId="77777777" w:rsidR="00A542E8" w:rsidRDefault="00A542E8" w:rsidP="003D531E">
            <w:pPr>
              <w:rPr>
                <w:ins w:id="758" w:author="Jindal, Deepak [AUTOSOL/PWS/NOIDA]" w:date="2022-06-19T14:15:00Z"/>
              </w:rPr>
            </w:pPr>
            <w:ins w:id="759" w:author="Jindal, Deepak [AUTOSOL/PWS/NOIDA]" w:date="2022-06-19T14:15:00Z">
              <w:r w:rsidRPr="00131918">
                <w:t xml:space="preserve"> </w:t>
              </w:r>
            </w:ins>
          </w:p>
        </w:tc>
        <w:tc>
          <w:tcPr>
            <w:tcW w:w="540" w:type="dxa"/>
            <w:tcBorders>
              <w:top w:val="single" w:sz="6" w:space="0" w:color="auto"/>
              <w:left w:val="single" w:sz="4" w:space="0" w:color="auto"/>
              <w:bottom w:val="single" w:sz="4" w:space="0" w:color="auto"/>
              <w:right w:val="single" w:sz="4" w:space="0" w:color="auto"/>
            </w:tcBorders>
          </w:tcPr>
          <w:p w14:paraId="7B7DBFFB" w14:textId="77777777" w:rsidR="00A542E8" w:rsidRDefault="00A542E8" w:rsidP="003D531E">
            <w:pPr>
              <w:rPr>
                <w:ins w:id="760" w:author="Jindal, Deepak [AUTOSOL/PWS/NOIDA]" w:date="2022-06-19T14:15:00Z"/>
              </w:rPr>
            </w:pPr>
            <w:ins w:id="761" w:author="Jindal, Deepak [AUTOSOL/PWS/NOIDA]" w:date="2022-06-19T14:15:00Z">
              <w:r w:rsidRPr="000830E9">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223AEF9B" w14:textId="77777777" w:rsidR="00A542E8" w:rsidRDefault="00A542E8" w:rsidP="003D531E">
            <w:pPr>
              <w:rPr>
                <w:ins w:id="762" w:author="Jindal, Deepak [AUTOSOL/PWS/NOIDA]" w:date="2022-06-19T14:15:00Z"/>
              </w:rPr>
            </w:pPr>
            <w:ins w:id="763"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6" w:space="0" w:color="auto"/>
            </w:tcBorders>
          </w:tcPr>
          <w:p w14:paraId="4A06C4AE" w14:textId="77777777" w:rsidR="00A542E8" w:rsidRDefault="00A542E8" w:rsidP="003D531E">
            <w:pPr>
              <w:rPr>
                <w:ins w:id="764" w:author="Jindal, Deepak [AUTOSOL/PWS/NOIDA]" w:date="2022-06-19T14:15:00Z"/>
              </w:rPr>
            </w:pPr>
            <w:ins w:id="765" w:author="Jindal, Deepak [AUTOSOL/PWS/NOIDA]" w:date="2022-06-19T14:15:00Z">
              <w:r w:rsidRPr="000830E9">
                <w:t xml:space="preserve"> </w:t>
              </w:r>
            </w:ins>
          </w:p>
        </w:tc>
        <w:tc>
          <w:tcPr>
            <w:tcW w:w="630" w:type="dxa"/>
            <w:tcBorders>
              <w:top w:val="single" w:sz="6" w:space="0" w:color="auto"/>
              <w:left w:val="single" w:sz="6" w:space="0" w:color="auto"/>
              <w:bottom w:val="single" w:sz="4" w:space="0" w:color="auto"/>
              <w:right w:val="single" w:sz="4" w:space="0" w:color="auto"/>
            </w:tcBorders>
          </w:tcPr>
          <w:p w14:paraId="00B429F8" w14:textId="77777777" w:rsidR="00A542E8" w:rsidRDefault="00A542E8" w:rsidP="003D531E">
            <w:pPr>
              <w:rPr>
                <w:ins w:id="766" w:author="Jindal, Deepak [AUTOSOL/PWS/NOIDA]" w:date="2022-06-19T14:15:00Z"/>
              </w:rPr>
            </w:pPr>
            <w:ins w:id="767"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1ABAD202" w14:textId="77777777" w:rsidR="00A542E8" w:rsidRDefault="00A542E8" w:rsidP="003D531E">
            <w:pPr>
              <w:rPr>
                <w:ins w:id="768" w:author="Jindal, Deepak [AUTOSOL/PWS/NOIDA]" w:date="2022-06-19T14:15:00Z"/>
              </w:rPr>
            </w:pPr>
            <w:ins w:id="769"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0C175213" w14:textId="77777777" w:rsidR="00A542E8" w:rsidRDefault="00A542E8" w:rsidP="003D531E">
            <w:pPr>
              <w:rPr>
                <w:ins w:id="770" w:author="Jindal, Deepak [AUTOSOL/PWS/NOIDA]" w:date="2022-06-19T14:15:00Z"/>
              </w:rPr>
            </w:pPr>
            <w:ins w:id="771" w:author="Jindal, Deepak [AUTOSOL/PWS/NOIDA]" w:date="2022-06-19T14:15:00Z">
              <w:r w:rsidRPr="000830E9">
                <w:t xml:space="preserve"> </w:t>
              </w:r>
            </w:ins>
          </w:p>
        </w:tc>
        <w:tc>
          <w:tcPr>
            <w:tcW w:w="630" w:type="dxa"/>
            <w:gridSpan w:val="2"/>
            <w:tcBorders>
              <w:top w:val="single" w:sz="6" w:space="0" w:color="auto"/>
              <w:left w:val="single" w:sz="4" w:space="0" w:color="auto"/>
              <w:bottom w:val="single" w:sz="4" w:space="0" w:color="auto"/>
              <w:right w:val="single" w:sz="6" w:space="0" w:color="auto"/>
            </w:tcBorders>
          </w:tcPr>
          <w:p w14:paraId="75B45C7B" w14:textId="77777777" w:rsidR="00A542E8" w:rsidRDefault="00A542E8" w:rsidP="003D531E">
            <w:pPr>
              <w:rPr>
                <w:ins w:id="772" w:author="Jindal, Deepak [AUTOSOL/PWS/NOIDA]" w:date="2022-06-19T14:15:00Z"/>
              </w:rPr>
            </w:pPr>
            <w:ins w:id="773" w:author="Jindal, Deepak [AUTOSOL/PWS/NOIDA]" w:date="2022-06-19T14:15:00Z">
              <w:r w:rsidRPr="000830E9">
                <w:t xml:space="preserve"> </w:t>
              </w:r>
            </w:ins>
          </w:p>
        </w:tc>
        <w:tc>
          <w:tcPr>
            <w:tcW w:w="536" w:type="dxa"/>
            <w:tcBorders>
              <w:top w:val="single" w:sz="6" w:space="0" w:color="auto"/>
              <w:left w:val="single" w:sz="6" w:space="0" w:color="auto"/>
              <w:bottom w:val="single" w:sz="4" w:space="0" w:color="auto"/>
              <w:right w:val="single" w:sz="4" w:space="0" w:color="auto"/>
            </w:tcBorders>
          </w:tcPr>
          <w:p w14:paraId="234CDE5F" w14:textId="77777777" w:rsidR="00A542E8" w:rsidRDefault="00A542E8" w:rsidP="003D531E">
            <w:pPr>
              <w:rPr>
                <w:ins w:id="774" w:author="Jindal, Deepak [AUTOSOL/PWS/NOIDA]" w:date="2022-06-19T14:15:00Z"/>
              </w:rPr>
            </w:pPr>
            <w:ins w:id="775" w:author="Jindal, Deepak [AUTOSOL/PWS/NOIDA]" w:date="2022-06-19T14:15:00Z">
              <w:r w:rsidRPr="000830E9">
                <w:t xml:space="preserve"> </w:t>
              </w:r>
            </w:ins>
          </w:p>
        </w:tc>
        <w:tc>
          <w:tcPr>
            <w:tcW w:w="548" w:type="dxa"/>
            <w:tcBorders>
              <w:top w:val="single" w:sz="6" w:space="0" w:color="auto"/>
              <w:left w:val="single" w:sz="4" w:space="0" w:color="auto"/>
              <w:bottom w:val="single" w:sz="4" w:space="0" w:color="auto"/>
              <w:right w:val="single" w:sz="4" w:space="0" w:color="auto"/>
            </w:tcBorders>
          </w:tcPr>
          <w:p w14:paraId="56FBB229" w14:textId="77777777" w:rsidR="00A542E8" w:rsidRDefault="00A542E8" w:rsidP="003D531E">
            <w:pPr>
              <w:rPr>
                <w:ins w:id="776" w:author="Jindal, Deepak [AUTOSOL/PWS/NOIDA]" w:date="2022-06-19T14:15:00Z"/>
              </w:rPr>
            </w:pPr>
            <w:ins w:id="777" w:author="Jindal, Deepak [AUTOSOL/PWS/NOIDA]" w:date="2022-06-19T14:15:00Z">
              <w:r w:rsidRPr="000830E9">
                <w:t xml:space="preserve"> </w:t>
              </w:r>
            </w:ins>
          </w:p>
        </w:tc>
        <w:tc>
          <w:tcPr>
            <w:tcW w:w="586" w:type="dxa"/>
            <w:tcBorders>
              <w:top w:val="single" w:sz="6" w:space="0" w:color="auto"/>
              <w:left w:val="single" w:sz="4" w:space="0" w:color="auto"/>
              <w:bottom w:val="single" w:sz="4" w:space="0" w:color="auto"/>
              <w:right w:val="single" w:sz="4" w:space="0" w:color="auto"/>
            </w:tcBorders>
          </w:tcPr>
          <w:p w14:paraId="10EEABF5" w14:textId="77777777" w:rsidR="00A542E8" w:rsidRDefault="00A542E8" w:rsidP="003D531E">
            <w:pPr>
              <w:rPr>
                <w:ins w:id="778" w:author="Jindal, Deepak [AUTOSOL/PWS/NOIDA]" w:date="2022-06-19T14:15:00Z"/>
              </w:rPr>
            </w:pPr>
            <w:ins w:id="779" w:author="Jindal, Deepak [AUTOSOL/PWS/NOIDA]" w:date="2022-06-19T14:15:00Z">
              <w:r w:rsidRPr="000830E9">
                <w:t xml:space="preserve"> </w:t>
              </w:r>
            </w:ins>
          </w:p>
        </w:tc>
        <w:tc>
          <w:tcPr>
            <w:tcW w:w="536" w:type="dxa"/>
            <w:tcBorders>
              <w:top w:val="single" w:sz="6" w:space="0" w:color="auto"/>
              <w:left w:val="single" w:sz="4" w:space="0" w:color="auto"/>
              <w:bottom w:val="single" w:sz="4" w:space="0" w:color="auto"/>
              <w:right w:val="single" w:sz="4" w:space="0" w:color="auto"/>
            </w:tcBorders>
          </w:tcPr>
          <w:p w14:paraId="2F47A069" w14:textId="77777777" w:rsidR="00A542E8" w:rsidRDefault="00A542E8" w:rsidP="003D531E">
            <w:pPr>
              <w:pStyle w:val="CellBody"/>
              <w:rPr>
                <w:ins w:id="780" w:author="Jindal, Deepak [AUTOSOL/PWS/NOIDA]" w:date="2022-06-19T14:15:00Z"/>
              </w:rPr>
            </w:pPr>
            <w:ins w:id="781" w:author="Jindal, Deepak [AUTOSOL/PWS/NOIDA]" w:date="2022-06-19T14:15:00Z">
              <w:r>
                <w:t xml:space="preserve">NA </w:t>
              </w:r>
            </w:ins>
          </w:p>
        </w:tc>
        <w:tc>
          <w:tcPr>
            <w:tcW w:w="494" w:type="dxa"/>
            <w:tcBorders>
              <w:top w:val="single" w:sz="6" w:space="0" w:color="auto"/>
              <w:left w:val="single" w:sz="4" w:space="0" w:color="auto"/>
              <w:bottom w:val="single" w:sz="4" w:space="0" w:color="auto"/>
              <w:right w:val="single" w:sz="4" w:space="0" w:color="auto"/>
            </w:tcBorders>
          </w:tcPr>
          <w:p w14:paraId="69E19DC8" w14:textId="77777777" w:rsidR="00A542E8" w:rsidRDefault="00A542E8" w:rsidP="003D531E">
            <w:pPr>
              <w:pStyle w:val="CellBody"/>
              <w:rPr>
                <w:ins w:id="782" w:author="Jindal, Deepak [AUTOSOL/PWS/NOIDA]" w:date="2022-06-19T14:15:00Z"/>
              </w:rPr>
            </w:pPr>
          </w:p>
        </w:tc>
      </w:tr>
      <w:tr w:rsidR="00A542E8" w14:paraId="268CC0FC" w14:textId="77777777" w:rsidTr="003D531E">
        <w:trPr>
          <w:cantSplit/>
          <w:trHeight w:val="316"/>
          <w:ins w:id="783" w:author="Jindal, Deepak [AUTOSOL/PWS/NOIDA]" w:date="2022-06-19T14:15:00Z"/>
        </w:trPr>
        <w:tc>
          <w:tcPr>
            <w:tcW w:w="1701" w:type="dxa"/>
            <w:tcBorders>
              <w:top w:val="single" w:sz="6" w:space="0" w:color="auto"/>
              <w:left w:val="single" w:sz="4" w:space="0" w:color="auto"/>
              <w:bottom w:val="single" w:sz="4" w:space="0" w:color="auto"/>
              <w:right w:val="single" w:sz="4" w:space="0" w:color="auto"/>
            </w:tcBorders>
          </w:tcPr>
          <w:p w14:paraId="2B93E10D" w14:textId="77777777" w:rsidR="00A542E8" w:rsidRDefault="00A542E8" w:rsidP="003D531E">
            <w:pPr>
              <w:pStyle w:val="CellBody"/>
              <w:rPr>
                <w:ins w:id="784" w:author="Jindal, Deepak [AUTOSOL/PWS/NOIDA]" w:date="2022-06-19T14:15:00Z"/>
              </w:rPr>
            </w:pPr>
            <w:ins w:id="785" w:author="Jindal, Deepak [AUTOSOL/PWS/NOIDA]" w:date="2022-06-19T14:15:00Z">
              <w:r>
                <w:t xml:space="preserve">h-Alarm Chk On </w:t>
              </w:r>
            </w:ins>
          </w:p>
        </w:tc>
        <w:tc>
          <w:tcPr>
            <w:tcW w:w="426" w:type="dxa"/>
            <w:tcBorders>
              <w:top w:val="single" w:sz="6" w:space="0" w:color="auto"/>
              <w:left w:val="single" w:sz="4" w:space="0" w:color="auto"/>
              <w:bottom w:val="single" w:sz="4" w:space="0" w:color="auto"/>
              <w:right w:val="single" w:sz="6" w:space="0" w:color="auto"/>
            </w:tcBorders>
          </w:tcPr>
          <w:p w14:paraId="632D7807" w14:textId="77777777" w:rsidR="00A542E8" w:rsidRDefault="00A542E8" w:rsidP="003D531E">
            <w:pPr>
              <w:rPr>
                <w:ins w:id="786" w:author="Jindal, Deepak [AUTOSOL/PWS/NOIDA]" w:date="2022-06-19T14:15:00Z"/>
              </w:rPr>
            </w:pPr>
            <w:ins w:id="787" w:author="Jindal, Deepak [AUTOSOL/PWS/NOIDA]" w:date="2022-06-19T14:15:00Z">
              <w:r w:rsidRPr="00131918">
                <w:t xml:space="preserve"> </w:t>
              </w:r>
            </w:ins>
          </w:p>
        </w:tc>
        <w:tc>
          <w:tcPr>
            <w:tcW w:w="393" w:type="dxa"/>
            <w:tcBorders>
              <w:top w:val="single" w:sz="6" w:space="0" w:color="auto"/>
              <w:left w:val="single" w:sz="6" w:space="0" w:color="auto"/>
              <w:bottom w:val="single" w:sz="4" w:space="0" w:color="auto"/>
              <w:right w:val="single" w:sz="4" w:space="0" w:color="auto"/>
            </w:tcBorders>
          </w:tcPr>
          <w:p w14:paraId="6262893F" w14:textId="77777777" w:rsidR="00A542E8" w:rsidRDefault="00A542E8" w:rsidP="003D531E">
            <w:pPr>
              <w:rPr>
                <w:ins w:id="788" w:author="Jindal, Deepak [AUTOSOL/PWS/NOIDA]" w:date="2022-06-19T14:15:00Z"/>
              </w:rPr>
            </w:pPr>
            <w:ins w:id="789" w:author="Jindal, Deepak [AUTOSOL/PWS/NOIDA]" w:date="2022-06-19T14:15:00Z">
              <w:r w:rsidRPr="00131918">
                <w:t xml:space="preserve"> </w:t>
              </w:r>
            </w:ins>
          </w:p>
        </w:tc>
        <w:tc>
          <w:tcPr>
            <w:tcW w:w="540" w:type="dxa"/>
            <w:tcBorders>
              <w:top w:val="single" w:sz="6" w:space="0" w:color="auto"/>
              <w:left w:val="single" w:sz="4" w:space="0" w:color="auto"/>
              <w:bottom w:val="single" w:sz="4" w:space="0" w:color="auto"/>
              <w:right w:val="single" w:sz="4" w:space="0" w:color="auto"/>
            </w:tcBorders>
          </w:tcPr>
          <w:p w14:paraId="79381485" w14:textId="77777777" w:rsidR="00A542E8" w:rsidRDefault="00A542E8" w:rsidP="003D531E">
            <w:pPr>
              <w:rPr>
                <w:ins w:id="790" w:author="Jindal, Deepak [AUTOSOL/PWS/NOIDA]" w:date="2022-06-19T14:15:00Z"/>
              </w:rPr>
            </w:pPr>
            <w:ins w:id="791" w:author="Jindal, Deepak [AUTOSOL/PWS/NOIDA]" w:date="2022-06-19T14:15:00Z">
              <w:r w:rsidRPr="000830E9">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77781BF6" w14:textId="77777777" w:rsidR="00A542E8" w:rsidRDefault="00A542E8" w:rsidP="003D531E">
            <w:pPr>
              <w:rPr>
                <w:ins w:id="792" w:author="Jindal, Deepak [AUTOSOL/PWS/NOIDA]" w:date="2022-06-19T14:15:00Z"/>
              </w:rPr>
            </w:pPr>
            <w:ins w:id="793"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6" w:space="0" w:color="auto"/>
            </w:tcBorders>
          </w:tcPr>
          <w:p w14:paraId="55D5B110" w14:textId="77777777" w:rsidR="00A542E8" w:rsidRDefault="00A542E8" w:rsidP="003D531E">
            <w:pPr>
              <w:rPr>
                <w:ins w:id="794" w:author="Jindal, Deepak [AUTOSOL/PWS/NOIDA]" w:date="2022-06-19T14:15:00Z"/>
              </w:rPr>
            </w:pPr>
            <w:ins w:id="795" w:author="Jindal, Deepak [AUTOSOL/PWS/NOIDA]" w:date="2022-06-19T14:15:00Z">
              <w:r w:rsidRPr="000830E9">
                <w:t xml:space="preserve"> </w:t>
              </w:r>
            </w:ins>
          </w:p>
        </w:tc>
        <w:tc>
          <w:tcPr>
            <w:tcW w:w="630" w:type="dxa"/>
            <w:tcBorders>
              <w:top w:val="single" w:sz="6" w:space="0" w:color="auto"/>
              <w:left w:val="single" w:sz="6" w:space="0" w:color="auto"/>
              <w:bottom w:val="single" w:sz="4" w:space="0" w:color="auto"/>
              <w:right w:val="single" w:sz="4" w:space="0" w:color="auto"/>
            </w:tcBorders>
          </w:tcPr>
          <w:p w14:paraId="01F6A708" w14:textId="77777777" w:rsidR="00A542E8" w:rsidRDefault="00A542E8" w:rsidP="003D531E">
            <w:pPr>
              <w:rPr>
                <w:ins w:id="796" w:author="Jindal, Deepak [AUTOSOL/PWS/NOIDA]" w:date="2022-06-19T14:15:00Z"/>
              </w:rPr>
            </w:pPr>
            <w:ins w:id="797"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6E7286D1" w14:textId="77777777" w:rsidR="00A542E8" w:rsidRDefault="00A542E8" w:rsidP="003D531E">
            <w:pPr>
              <w:rPr>
                <w:ins w:id="798" w:author="Jindal, Deepak [AUTOSOL/PWS/NOIDA]" w:date="2022-06-19T14:15:00Z"/>
              </w:rPr>
            </w:pPr>
            <w:ins w:id="799"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3AAAE083" w14:textId="77777777" w:rsidR="00A542E8" w:rsidRDefault="00A542E8" w:rsidP="003D531E">
            <w:pPr>
              <w:rPr>
                <w:ins w:id="800" w:author="Jindal, Deepak [AUTOSOL/PWS/NOIDA]" w:date="2022-06-19T14:15:00Z"/>
              </w:rPr>
            </w:pPr>
            <w:ins w:id="801" w:author="Jindal, Deepak [AUTOSOL/PWS/NOIDA]" w:date="2022-06-19T14:15:00Z">
              <w:r w:rsidRPr="000830E9">
                <w:t xml:space="preserve"> </w:t>
              </w:r>
            </w:ins>
          </w:p>
        </w:tc>
        <w:tc>
          <w:tcPr>
            <w:tcW w:w="630" w:type="dxa"/>
            <w:gridSpan w:val="2"/>
            <w:tcBorders>
              <w:top w:val="single" w:sz="6" w:space="0" w:color="auto"/>
              <w:left w:val="single" w:sz="4" w:space="0" w:color="auto"/>
              <w:bottom w:val="single" w:sz="4" w:space="0" w:color="auto"/>
              <w:right w:val="single" w:sz="6" w:space="0" w:color="auto"/>
            </w:tcBorders>
          </w:tcPr>
          <w:p w14:paraId="4873D13D" w14:textId="77777777" w:rsidR="00A542E8" w:rsidRDefault="00A542E8" w:rsidP="003D531E">
            <w:pPr>
              <w:rPr>
                <w:ins w:id="802" w:author="Jindal, Deepak [AUTOSOL/PWS/NOIDA]" w:date="2022-06-19T14:15:00Z"/>
              </w:rPr>
            </w:pPr>
            <w:ins w:id="803" w:author="Jindal, Deepak [AUTOSOL/PWS/NOIDA]" w:date="2022-06-19T14:15:00Z">
              <w:r w:rsidRPr="000830E9">
                <w:t xml:space="preserve"> </w:t>
              </w:r>
            </w:ins>
          </w:p>
        </w:tc>
        <w:tc>
          <w:tcPr>
            <w:tcW w:w="536" w:type="dxa"/>
            <w:tcBorders>
              <w:top w:val="single" w:sz="6" w:space="0" w:color="auto"/>
              <w:left w:val="single" w:sz="6" w:space="0" w:color="auto"/>
              <w:bottom w:val="single" w:sz="4" w:space="0" w:color="auto"/>
              <w:right w:val="single" w:sz="4" w:space="0" w:color="auto"/>
            </w:tcBorders>
          </w:tcPr>
          <w:p w14:paraId="1E2EEE39" w14:textId="77777777" w:rsidR="00A542E8" w:rsidRDefault="00A542E8" w:rsidP="003D531E">
            <w:pPr>
              <w:rPr>
                <w:ins w:id="804" w:author="Jindal, Deepak [AUTOSOL/PWS/NOIDA]" w:date="2022-06-19T14:15:00Z"/>
              </w:rPr>
            </w:pPr>
            <w:ins w:id="805" w:author="Jindal, Deepak [AUTOSOL/PWS/NOIDA]" w:date="2022-06-19T14:15:00Z">
              <w:r w:rsidRPr="000830E9">
                <w:t xml:space="preserve"> </w:t>
              </w:r>
            </w:ins>
          </w:p>
        </w:tc>
        <w:tc>
          <w:tcPr>
            <w:tcW w:w="548" w:type="dxa"/>
            <w:tcBorders>
              <w:top w:val="single" w:sz="6" w:space="0" w:color="auto"/>
              <w:left w:val="single" w:sz="4" w:space="0" w:color="auto"/>
              <w:bottom w:val="single" w:sz="4" w:space="0" w:color="auto"/>
              <w:right w:val="single" w:sz="4" w:space="0" w:color="auto"/>
            </w:tcBorders>
          </w:tcPr>
          <w:p w14:paraId="0975CB1D" w14:textId="77777777" w:rsidR="00A542E8" w:rsidRDefault="00A542E8" w:rsidP="003D531E">
            <w:pPr>
              <w:rPr>
                <w:ins w:id="806" w:author="Jindal, Deepak [AUTOSOL/PWS/NOIDA]" w:date="2022-06-19T14:15:00Z"/>
              </w:rPr>
            </w:pPr>
            <w:ins w:id="807" w:author="Jindal, Deepak [AUTOSOL/PWS/NOIDA]" w:date="2022-06-19T14:15:00Z">
              <w:r w:rsidRPr="000830E9">
                <w:t xml:space="preserve"> </w:t>
              </w:r>
            </w:ins>
          </w:p>
        </w:tc>
        <w:tc>
          <w:tcPr>
            <w:tcW w:w="586" w:type="dxa"/>
            <w:tcBorders>
              <w:top w:val="single" w:sz="6" w:space="0" w:color="auto"/>
              <w:left w:val="single" w:sz="4" w:space="0" w:color="auto"/>
              <w:bottom w:val="single" w:sz="4" w:space="0" w:color="auto"/>
              <w:right w:val="single" w:sz="4" w:space="0" w:color="auto"/>
            </w:tcBorders>
          </w:tcPr>
          <w:p w14:paraId="06FDD92D" w14:textId="77777777" w:rsidR="00A542E8" w:rsidRDefault="00A542E8" w:rsidP="003D531E">
            <w:pPr>
              <w:rPr>
                <w:ins w:id="808" w:author="Jindal, Deepak [AUTOSOL/PWS/NOIDA]" w:date="2022-06-19T14:15:00Z"/>
              </w:rPr>
            </w:pPr>
            <w:ins w:id="809" w:author="Jindal, Deepak [AUTOSOL/PWS/NOIDA]" w:date="2022-06-19T14:15:00Z">
              <w:r w:rsidRPr="000830E9">
                <w:t xml:space="preserve"> </w:t>
              </w:r>
            </w:ins>
          </w:p>
        </w:tc>
        <w:tc>
          <w:tcPr>
            <w:tcW w:w="536" w:type="dxa"/>
            <w:tcBorders>
              <w:top w:val="single" w:sz="6" w:space="0" w:color="auto"/>
              <w:left w:val="single" w:sz="4" w:space="0" w:color="auto"/>
              <w:bottom w:val="single" w:sz="4" w:space="0" w:color="auto"/>
              <w:right w:val="single" w:sz="4" w:space="0" w:color="auto"/>
            </w:tcBorders>
          </w:tcPr>
          <w:p w14:paraId="53814B51" w14:textId="77777777" w:rsidR="00A542E8" w:rsidRDefault="00A542E8" w:rsidP="003D531E">
            <w:pPr>
              <w:pStyle w:val="CellBody"/>
              <w:rPr>
                <w:ins w:id="810" w:author="Jindal, Deepak [AUTOSOL/PWS/NOIDA]" w:date="2022-06-19T14:15:00Z"/>
              </w:rPr>
            </w:pPr>
            <w:ins w:id="811" w:author="Jindal, Deepak [AUTOSOL/PWS/NOIDA]" w:date="2022-06-19T14:15:00Z">
              <w:r>
                <w:t xml:space="preserve">NA </w:t>
              </w:r>
            </w:ins>
          </w:p>
        </w:tc>
        <w:tc>
          <w:tcPr>
            <w:tcW w:w="494" w:type="dxa"/>
            <w:tcBorders>
              <w:top w:val="single" w:sz="6" w:space="0" w:color="auto"/>
              <w:left w:val="single" w:sz="4" w:space="0" w:color="auto"/>
              <w:bottom w:val="single" w:sz="4" w:space="0" w:color="auto"/>
              <w:right w:val="single" w:sz="4" w:space="0" w:color="auto"/>
            </w:tcBorders>
          </w:tcPr>
          <w:p w14:paraId="22335691" w14:textId="77777777" w:rsidR="00A542E8" w:rsidRDefault="00A542E8" w:rsidP="003D531E">
            <w:pPr>
              <w:pStyle w:val="CellBody"/>
              <w:rPr>
                <w:ins w:id="812" w:author="Jindal, Deepak [AUTOSOL/PWS/NOIDA]" w:date="2022-06-19T14:15:00Z"/>
              </w:rPr>
            </w:pPr>
          </w:p>
        </w:tc>
      </w:tr>
      <w:tr w:rsidR="00A542E8" w14:paraId="04BAAAF8" w14:textId="77777777" w:rsidTr="003D531E">
        <w:trPr>
          <w:cantSplit/>
          <w:trHeight w:val="316"/>
          <w:ins w:id="813" w:author="Jindal, Deepak [AUTOSOL/PWS/NOIDA]" w:date="2022-06-19T14:15:00Z"/>
        </w:trPr>
        <w:tc>
          <w:tcPr>
            <w:tcW w:w="1701" w:type="dxa"/>
            <w:tcBorders>
              <w:top w:val="single" w:sz="6" w:space="0" w:color="auto"/>
              <w:left w:val="single" w:sz="4" w:space="0" w:color="auto"/>
              <w:bottom w:val="single" w:sz="4" w:space="0" w:color="auto"/>
              <w:right w:val="single" w:sz="4" w:space="0" w:color="auto"/>
            </w:tcBorders>
          </w:tcPr>
          <w:p w14:paraId="00D441E4" w14:textId="77777777" w:rsidR="00A542E8" w:rsidRDefault="00A542E8" w:rsidP="003D531E">
            <w:pPr>
              <w:pStyle w:val="CellBody"/>
              <w:rPr>
                <w:ins w:id="814" w:author="Jindal, Deepak [AUTOSOL/PWS/NOIDA]" w:date="2022-06-19T14:15:00Z"/>
              </w:rPr>
            </w:pPr>
            <w:ins w:id="815" w:author="Jindal, Deepak [AUTOSOL/PWS/NOIDA]" w:date="2022-06-19T14:15:00Z">
              <w:r>
                <w:t xml:space="preserve">i-HW Value Update </w:t>
              </w:r>
            </w:ins>
          </w:p>
        </w:tc>
        <w:tc>
          <w:tcPr>
            <w:tcW w:w="426" w:type="dxa"/>
            <w:tcBorders>
              <w:top w:val="single" w:sz="6" w:space="0" w:color="auto"/>
              <w:left w:val="single" w:sz="4" w:space="0" w:color="auto"/>
              <w:bottom w:val="single" w:sz="4" w:space="0" w:color="auto"/>
              <w:right w:val="single" w:sz="6" w:space="0" w:color="auto"/>
            </w:tcBorders>
          </w:tcPr>
          <w:p w14:paraId="69F08019" w14:textId="77777777" w:rsidR="00A542E8" w:rsidRDefault="00A542E8" w:rsidP="003D531E">
            <w:pPr>
              <w:rPr>
                <w:ins w:id="816" w:author="Jindal, Deepak [AUTOSOL/PWS/NOIDA]" w:date="2022-06-19T14:15:00Z"/>
              </w:rPr>
            </w:pPr>
            <w:ins w:id="817" w:author="Jindal, Deepak [AUTOSOL/PWS/NOIDA]" w:date="2022-06-19T14:15:00Z">
              <w:r w:rsidRPr="00131918">
                <w:t xml:space="preserve"> </w:t>
              </w:r>
            </w:ins>
          </w:p>
        </w:tc>
        <w:tc>
          <w:tcPr>
            <w:tcW w:w="393" w:type="dxa"/>
            <w:tcBorders>
              <w:top w:val="single" w:sz="6" w:space="0" w:color="auto"/>
              <w:left w:val="single" w:sz="6" w:space="0" w:color="auto"/>
              <w:bottom w:val="single" w:sz="4" w:space="0" w:color="auto"/>
              <w:right w:val="single" w:sz="4" w:space="0" w:color="auto"/>
            </w:tcBorders>
          </w:tcPr>
          <w:p w14:paraId="4A6F28BB" w14:textId="77777777" w:rsidR="00A542E8" w:rsidRDefault="00A542E8" w:rsidP="003D531E">
            <w:pPr>
              <w:rPr>
                <w:ins w:id="818" w:author="Jindal, Deepak [AUTOSOL/PWS/NOIDA]" w:date="2022-06-19T14:15:00Z"/>
              </w:rPr>
            </w:pPr>
            <w:ins w:id="819" w:author="Jindal, Deepak [AUTOSOL/PWS/NOIDA]" w:date="2022-06-19T14:15:00Z">
              <w:r w:rsidRPr="00131918">
                <w:t xml:space="preserve"> </w:t>
              </w:r>
            </w:ins>
          </w:p>
        </w:tc>
        <w:tc>
          <w:tcPr>
            <w:tcW w:w="540" w:type="dxa"/>
            <w:tcBorders>
              <w:top w:val="single" w:sz="6" w:space="0" w:color="auto"/>
              <w:left w:val="single" w:sz="4" w:space="0" w:color="auto"/>
              <w:bottom w:val="single" w:sz="4" w:space="0" w:color="auto"/>
              <w:right w:val="single" w:sz="4" w:space="0" w:color="auto"/>
            </w:tcBorders>
          </w:tcPr>
          <w:p w14:paraId="257A7796" w14:textId="77777777" w:rsidR="00A542E8" w:rsidRDefault="00A542E8" w:rsidP="003D531E">
            <w:pPr>
              <w:rPr>
                <w:ins w:id="820" w:author="Jindal, Deepak [AUTOSOL/PWS/NOIDA]" w:date="2022-06-19T14:15:00Z"/>
              </w:rPr>
            </w:pPr>
            <w:ins w:id="821" w:author="Jindal, Deepak [AUTOSOL/PWS/NOIDA]" w:date="2022-06-19T14:15:00Z">
              <w:r w:rsidRPr="000830E9">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664A6D50" w14:textId="77777777" w:rsidR="00A542E8" w:rsidRDefault="00A542E8" w:rsidP="003D531E">
            <w:pPr>
              <w:rPr>
                <w:ins w:id="822" w:author="Jindal, Deepak [AUTOSOL/PWS/NOIDA]" w:date="2022-06-19T14:15:00Z"/>
              </w:rPr>
            </w:pPr>
            <w:ins w:id="823"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6" w:space="0" w:color="auto"/>
            </w:tcBorders>
          </w:tcPr>
          <w:p w14:paraId="50507C44" w14:textId="77777777" w:rsidR="00A542E8" w:rsidRDefault="00A542E8" w:rsidP="003D531E">
            <w:pPr>
              <w:rPr>
                <w:ins w:id="824" w:author="Jindal, Deepak [AUTOSOL/PWS/NOIDA]" w:date="2022-06-19T14:15:00Z"/>
              </w:rPr>
            </w:pPr>
            <w:ins w:id="825" w:author="Jindal, Deepak [AUTOSOL/PWS/NOIDA]" w:date="2022-06-19T14:15:00Z">
              <w:r w:rsidRPr="000830E9">
                <w:t xml:space="preserve"> </w:t>
              </w:r>
            </w:ins>
          </w:p>
        </w:tc>
        <w:tc>
          <w:tcPr>
            <w:tcW w:w="630" w:type="dxa"/>
            <w:tcBorders>
              <w:top w:val="single" w:sz="6" w:space="0" w:color="auto"/>
              <w:left w:val="single" w:sz="6" w:space="0" w:color="auto"/>
              <w:bottom w:val="single" w:sz="4" w:space="0" w:color="auto"/>
              <w:right w:val="single" w:sz="4" w:space="0" w:color="auto"/>
            </w:tcBorders>
          </w:tcPr>
          <w:p w14:paraId="3ABC0D40" w14:textId="77777777" w:rsidR="00A542E8" w:rsidRDefault="00A542E8" w:rsidP="003D531E">
            <w:pPr>
              <w:rPr>
                <w:ins w:id="826" w:author="Jindal, Deepak [AUTOSOL/PWS/NOIDA]" w:date="2022-06-19T14:15:00Z"/>
              </w:rPr>
            </w:pPr>
            <w:ins w:id="827"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5B553434" w14:textId="77777777" w:rsidR="00A542E8" w:rsidRDefault="00A542E8" w:rsidP="003D531E">
            <w:pPr>
              <w:rPr>
                <w:ins w:id="828" w:author="Jindal, Deepak [AUTOSOL/PWS/NOIDA]" w:date="2022-06-19T14:15:00Z"/>
              </w:rPr>
            </w:pPr>
            <w:ins w:id="829"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6EC09491" w14:textId="77777777" w:rsidR="00A542E8" w:rsidRDefault="00A542E8" w:rsidP="003D531E">
            <w:pPr>
              <w:rPr>
                <w:ins w:id="830" w:author="Jindal, Deepak [AUTOSOL/PWS/NOIDA]" w:date="2022-06-19T14:15:00Z"/>
              </w:rPr>
            </w:pPr>
            <w:ins w:id="831" w:author="Jindal, Deepak [AUTOSOL/PWS/NOIDA]" w:date="2022-06-19T14:15:00Z">
              <w:r w:rsidRPr="000830E9">
                <w:t xml:space="preserve"> </w:t>
              </w:r>
            </w:ins>
          </w:p>
        </w:tc>
        <w:tc>
          <w:tcPr>
            <w:tcW w:w="630" w:type="dxa"/>
            <w:gridSpan w:val="2"/>
            <w:tcBorders>
              <w:top w:val="single" w:sz="6" w:space="0" w:color="auto"/>
              <w:left w:val="single" w:sz="4" w:space="0" w:color="auto"/>
              <w:bottom w:val="single" w:sz="4" w:space="0" w:color="auto"/>
              <w:right w:val="single" w:sz="6" w:space="0" w:color="auto"/>
            </w:tcBorders>
          </w:tcPr>
          <w:p w14:paraId="6D106B2B" w14:textId="77777777" w:rsidR="00A542E8" w:rsidRDefault="00A542E8" w:rsidP="003D531E">
            <w:pPr>
              <w:rPr>
                <w:ins w:id="832" w:author="Jindal, Deepak [AUTOSOL/PWS/NOIDA]" w:date="2022-06-19T14:15:00Z"/>
              </w:rPr>
            </w:pPr>
            <w:ins w:id="833" w:author="Jindal, Deepak [AUTOSOL/PWS/NOIDA]" w:date="2022-06-19T14:15:00Z">
              <w:r w:rsidRPr="000830E9">
                <w:t xml:space="preserve"> </w:t>
              </w:r>
            </w:ins>
          </w:p>
        </w:tc>
        <w:tc>
          <w:tcPr>
            <w:tcW w:w="536" w:type="dxa"/>
            <w:tcBorders>
              <w:top w:val="single" w:sz="6" w:space="0" w:color="auto"/>
              <w:left w:val="single" w:sz="6" w:space="0" w:color="auto"/>
              <w:bottom w:val="single" w:sz="4" w:space="0" w:color="auto"/>
              <w:right w:val="single" w:sz="4" w:space="0" w:color="auto"/>
            </w:tcBorders>
          </w:tcPr>
          <w:p w14:paraId="29EC516D" w14:textId="77777777" w:rsidR="00A542E8" w:rsidRDefault="00A542E8" w:rsidP="003D531E">
            <w:pPr>
              <w:rPr>
                <w:ins w:id="834" w:author="Jindal, Deepak [AUTOSOL/PWS/NOIDA]" w:date="2022-06-19T14:15:00Z"/>
              </w:rPr>
            </w:pPr>
            <w:ins w:id="835" w:author="Jindal, Deepak [AUTOSOL/PWS/NOIDA]" w:date="2022-06-19T14:15:00Z">
              <w:r w:rsidRPr="000830E9">
                <w:t xml:space="preserve"> </w:t>
              </w:r>
            </w:ins>
          </w:p>
        </w:tc>
        <w:tc>
          <w:tcPr>
            <w:tcW w:w="548" w:type="dxa"/>
            <w:tcBorders>
              <w:top w:val="single" w:sz="6" w:space="0" w:color="auto"/>
              <w:left w:val="single" w:sz="4" w:space="0" w:color="auto"/>
              <w:bottom w:val="single" w:sz="4" w:space="0" w:color="auto"/>
              <w:right w:val="single" w:sz="4" w:space="0" w:color="auto"/>
            </w:tcBorders>
          </w:tcPr>
          <w:p w14:paraId="69FC7F5D" w14:textId="77777777" w:rsidR="00A542E8" w:rsidRDefault="00A542E8" w:rsidP="003D531E">
            <w:pPr>
              <w:rPr>
                <w:ins w:id="836" w:author="Jindal, Deepak [AUTOSOL/PWS/NOIDA]" w:date="2022-06-19T14:15:00Z"/>
              </w:rPr>
            </w:pPr>
            <w:ins w:id="837" w:author="Jindal, Deepak [AUTOSOL/PWS/NOIDA]" w:date="2022-06-19T14:15:00Z">
              <w:r w:rsidRPr="000830E9">
                <w:t xml:space="preserve"> </w:t>
              </w:r>
            </w:ins>
          </w:p>
        </w:tc>
        <w:tc>
          <w:tcPr>
            <w:tcW w:w="586" w:type="dxa"/>
            <w:tcBorders>
              <w:top w:val="single" w:sz="6" w:space="0" w:color="auto"/>
              <w:left w:val="single" w:sz="4" w:space="0" w:color="auto"/>
              <w:bottom w:val="single" w:sz="4" w:space="0" w:color="auto"/>
              <w:right w:val="single" w:sz="4" w:space="0" w:color="auto"/>
            </w:tcBorders>
          </w:tcPr>
          <w:p w14:paraId="16AEF88A" w14:textId="77777777" w:rsidR="00A542E8" w:rsidRDefault="00A542E8" w:rsidP="003D531E">
            <w:pPr>
              <w:rPr>
                <w:ins w:id="838" w:author="Jindal, Deepak [AUTOSOL/PWS/NOIDA]" w:date="2022-06-19T14:15:00Z"/>
              </w:rPr>
            </w:pPr>
            <w:ins w:id="839" w:author="Jindal, Deepak [AUTOSOL/PWS/NOIDA]" w:date="2022-06-19T14:15:00Z">
              <w:r w:rsidRPr="000830E9">
                <w:t xml:space="preserve"> </w:t>
              </w:r>
            </w:ins>
          </w:p>
        </w:tc>
        <w:tc>
          <w:tcPr>
            <w:tcW w:w="536" w:type="dxa"/>
            <w:tcBorders>
              <w:top w:val="single" w:sz="6" w:space="0" w:color="auto"/>
              <w:left w:val="single" w:sz="4" w:space="0" w:color="auto"/>
              <w:bottom w:val="single" w:sz="4" w:space="0" w:color="auto"/>
              <w:right w:val="single" w:sz="4" w:space="0" w:color="auto"/>
            </w:tcBorders>
          </w:tcPr>
          <w:p w14:paraId="5181933C" w14:textId="77777777" w:rsidR="00A542E8" w:rsidRDefault="00A542E8" w:rsidP="003D531E">
            <w:pPr>
              <w:pStyle w:val="CellBody"/>
              <w:rPr>
                <w:ins w:id="840" w:author="Jindal, Deepak [AUTOSOL/PWS/NOIDA]" w:date="2022-06-19T14:15:00Z"/>
              </w:rPr>
            </w:pPr>
            <w:ins w:id="841" w:author="Jindal, Deepak [AUTOSOL/PWS/NOIDA]" w:date="2022-06-19T14:15:00Z">
              <w:r>
                <w:t xml:space="preserve">NA </w:t>
              </w:r>
            </w:ins>
          </w:p>
        </w:tc>
        <w:tc>
          <w:tcPr>
            <w:tcW w:w="494" w:type="dxa"/>
            <w:tcBorders>
              <w:top w:val="single" w:sz="6" w:space="0" w:color="auto"/>
              <w:left w:val="single" w:sz="4" w:space="0" w:color="auto"/>
              <w:bottom w:val="single" w:sz="4" w:space="0" w:color="auto"/>
              <w:right w:val="single" w:sz="4" w:space="0" w:color="auto"/>
            </w:tcBorders>
          </w:tcPr>
          <w:p w14:paraId="72FA3B1D" w14:textId="77777777" w:rsidR="00A542E8" w:rsidRDefault="00A542E8" w:rsidP="003D531E">
            <w:pPr>
              <w:pStyle w:val="CellBody"/>
              <w:rPr>
                <w:ins w:id="842" w:author="Jindal, Deepak [AUTOSOL/PWS/NOIDA]" w:date="2022-06-19T14:15:00Z"/>
              </w:rPr>
            </w:pPr>
          </w:p>
        </w:tc>
      </w:tr>
      <w:tr w:rsidR="00A542E8" w14:paraId="48CBDBD0" w14:textId="77777777" w:rsidTr="003D531E">
        <w:trPr>
          <w:cantSplit/>
          <w:trHeight w:val="316"/>
          <w:ins w:id="843" w:author="Jindal, Deepak [AUTOSOL/PWS/NOIDA]" w:date="2022-06-19T14:15:00Z"/>
        </w:trPr>
        <w:tc>
          <w:tcPr>
            <w:tcW w:w="1701" w:type="dxa"/>
            <w:tcBorders>
              <w:top w:val="single" w:sz="6" w:space="0" w:color="auto"/>
              <w:left w:val="single" w:sz="4" w:space="0" w:color="auto"/>
              <w:bottom w:val="single" w:sz="4" w:space="0" w:color="auto"/>
              <w:right w:val="single" w:sz="4" w:space="0" w:color="auto"/>
            </w:tcBorders>
          </w:tcPr>
          <w:p w14:paraId="083DA112" w14:textId="77777777" w:rsidR="00A542E8" w:rsidRDefault="00A542E8" w:rsidP="003D531E">
            <w:pPr>
              <w:pStyle w:val="CellBody"/>
              <w:rPr>
                <w:ins w:id="844" w:author="Jindal, Deepak [AUTOSOL/PWS/NOIDA]" w:date="2022-06-19T14:15:00Z"/>
              </w:rPr>
            </w:pPr>
            <w:ins w:id="845" w:author="Jindal, Deepak [AUTOSOL/PWS/NOIDA]" w:date="2022-06-19T14:15:00Z">
              <w:r>
                <w:t xml:space="preserve">j- Bad HW Value </w:t>
              </w:r>
            </w:ins>
          </w:p>
        </w:tc>
        <w:tc>
          <w:tcPr>
            <w:tcW w:w="426" w:type="dxa"/>
            <w:tcBorders>
              <w:top w:val="single" w:sz="6" w:space="0" w:color="auto"/>
              <w:left w:val="single" w:sz="4" w:space="0" w:color="auto"/>
              <w:bottom w:val="single" w:sz="4" w:space="0" w:color="auto"/>
              <w:right w:val="single" w:sz="6" w:space="0" w:color="auto"/>
            </w:tcBorders>
          </w:tcPr>
          <w:p w14:paraId="3F58F320" w14:textId="77777777" w:rsidR="00A542E8" w:rsidRDefault="00A542E8" w:rsidP="003D531E">
            <w:pPr>
              <w:rPr>
                <w:ins w:id="846" w:author="Jindal, Deepak [AUTOSOL/PWS/NOIDA]" w:date="2022-06-19T14:15:00Z"/>
              </w:rPr>
            </w:pPr>
            <w:ins w:id="847" w:author="Jindal, Deepak [AUTOSOL/PWS/NOIDA]" w:date="2022-06-19T14:15:00Z">
              <w:r w:rsidRPr="00131918">
                <w:t xml:space="preserve"> </w:t>
              </w:r>
            </w:ins>
          </w:p>
        </w:tc>
        <w:tc>
          <w:tcPr>
            <w:tcW w:w="393" w:type="dxa"/>
            <w:tcBorders>
              <w:top w:val="single" w:sz="6" w:space="0" w:color="auto"/>
              <w:left w:val="single" w:sz="6" w:space="0" w:color="auto"/>
              <w:bottom w:val="single" w:sz="4" w:space="0" w:color="auto"/>
              <w:right w:val="single" w:sz="4" w:space="0" w:color="auto"/>
            </w:tcBorders>
          </w:tcPr>
          <w:p w14:paraId="5273E652" w14:textId="77777777" w:rsidR="00A542E8" w:rsidRDefault="00A542E8" w:rsidP="003D531E">
            <w:pPr>
              <w:rPr>
                <w:ins w:id="848" w:author="Jindal, Deepak [AUTOSOL/PWS/NOIDA]" w:date="2022-06-19T14:15:00Z"/>
              </w:rPr>
            </w:pPr>
            <w:ins w:id="849" w:author="Jindal, Deepak [AUTOSOL/PWS/NOIDA]" w:date="2022-06-19T14:15:00Z">
              <w:r w:rsidRPr="00131918">
                <w:t xml:space="preserve"> </w:t>
              </w:r>
            </w:ins>
          </w:p>
        </w:tc>
        <w:tc>
          <w:tcPr>
            <w:tcW w:w="540" w:type="dxa"/>
            <w:tcBorders>
              <w:top w:val="single" w:sz="6" w:space="0" w:color="auto"/>
              <w:left w:val="single" w:sz="4" w:space="0" w:color="auto"/>
              <w:bottom w:val="single" w:sz="4" w:space="0" w:color="auto"/>
              <w:right w:val="single" w:sz="4" w:space="0" w:color="auto"/>
            </w:tcBorders>
          </w:tcPr>
          <w:p w14:paraId="4357AD82" w14:textId="77777777" w:rsidR="00A542E8" w:rsidRDefault="00A542E8" w:rsidP="003D531E">
            <w:pPr>
              <w:rPr>
                <w:ins w:id="850" w:author="Jindal, Deepak [AUTOSOL/PWS/NOIDA]" w:date="2022-06-19T14:15:00Z"/>
              </w:rPr>
            </w:pPr>
            <w:ins w:id="851" w:author="Jindal, Deepak [AUTOSOL/PWS/NOIDA]" w:date="2022-06-19T14:15:00Z">
              <w:r w:rsidRPr="000830E9">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15A82647" w14:textId="77777777" w:rsidR="00A542E8" w:rsidRDefault="00A542E8" w:rsidP="003D531E">
            <w:pPr>
              <w:rPr>
                <w:ins w:id="852" w:author="Jindal, Deepak [AUTOSOL/PWS/NOIDA]" w:date="2022-06-19T14:15:00Z"/>
              </w:rPr>
            </w:pPr>
            <w:ins w:id="853"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6" w:space="0" w:color="auto"/>
            </w:tcBorders>
          </w:tcPr>
          <w:p w14:paraId="6ED1214C" w14:textId="77777777" w:rsidR="00A542E8" w:rsidRDefault="00A542E8" w:rsidP="003D531E">
            <w:pPr>
              <w:rPr>
                <w:ins w:id="854" w:author="Jindal, Deepak [AUTOSOL/PWS/NOIDA]" w:date="2022-06-19T14:15:00Z"/>
              </w:rPr>
            </w:pPr>
            <w:ins w:id="855" w:author="Jindal, Deepak [AUTOSOL/PWS/NOIDA]" w:date="2022-06-19T14:15:00Z">
              <w:r w:rsidRPr="000830E9">
                <w:t xml:space="preserve"> </w:t>
              </w:r>
            </w:ins>
          </w:p>
        </w:tc>
        <w:tc>
          <w:tcPr>
            <w:tcW w:w="630" w:type="dxa"/>
            <w:tcBorders>
              <w:top w:val="single" w:sz="6" w:space="0" w:color="auto"/>
              <w:left w:val="single" w:sz="6" w:space="0" w:color="auto"/>
              <w:bottom w:val="single" w:sz="4" w:space="0" w:color="auto"/>
              <w:right w:val="single" w:sz="4" w:space="0" w:color="auto"/>
            </w:tcBorders>
          </w:tcPr>
          <w:p w14:paraId="67F74097" w14:textId="77777777" w:rsidR="00A542E8" w:rsidRDefault="00A542E8" w:rsidP="003D531E">
            <w:pPr>
              <w:rPr>
                <w:ins w:id="856" w:author="Jindal, Deepak [AUTOSOL/PWS/NOIDA]" w:date="2022-06-19T14:15:00Z"/>
              </w:rPr>
            </w:pPr>
            <w:ins w:id="857"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1375D4EC" w14:textId="77777777" w:rsidR="00A542E8" w:rsidRDefault="00A542E8" w:rsidP="003D531E">
            <w:pPr>
              <w:rPr>
                <w:ins w:id="858" w:author="Jindal, Deepak [AUTOSOL/PWS/NOIDA]" w:date="2022-06-19T14:15:00Z"/>
              </w:rPr>
            </w:pPr>
            <w:ins w:id="859" w:author="Jindal, Deepak [AUTOSOL/PWS/NOIDA]" w:date="2022-06-19T14:15:00Z">
              <w:r w:rsidRPr="000830E9">
                <w:t xml:space="preserve"> </w:t>
              </w:r>
            </w:ins>
          </w:p>
        </w:tc>
        <w:tc>
          <w:tcPr>
            <w:tcW w:w="630" w:type="dxa"/>
            <w:tcBorders>
              <w:top w:val="single" w:sz="6" w:space="0" w:color="auto"/>
              <w:left w:val="single" w:sz="4" w:space="0" w:color="auto"/>
              <w:bottom w:val="single" w:sz="4" w:space="0" w:color="auto"/>
              <w:right w:val="single" w:sz="4" w:space="0" w:color="auto"/>
            </w:tcBorders>
          </w:tcPr>
          <w:p w14:paraId="2A762313" w14:textId="77777777" w:rsidR="00A542E8" w:rsidRDefault="00A542E8" w:rsidP="003D531E">
            <w:pPr>
              <w:rPr>
                <w:ins w:id="860" w:author="Jindal, Deepak [AUTOSOL/PWS/NOIDA]" w:date="2022-06-19T14:15:00Z"/>
              </w:rPr>
            </w:pPr>
            <w:ins w:id="861" w:author="Jindal, Deepak [AUTOSOL/PWS/NOIDA]" w:date="2022-06-19T14:15:00Z">
              <w:r w:rsidRPr="000830E9">
                <w:t xml:space="preserve"> </w:t>
              </w:r>
            </w:ins>
          </w:p>
        </w:tc>
        <w:tc>
          <w:tcPr>
            <w:tcW w:w="630" w:type="dxa"/>
            <w:gridSpan w:val="2"/>
            <w:tcBorders>
              <w:top w:val="single" w:sz="6" w:space="0" w:color="auto"/>
              <w:left w:val="single" w:sz="4" w:space="0" w:color="auto"/>
              <w:bottom w:val="single" w:sz="4" w:space="0" w:color="auto"/>
              <w:right w:val="single" w:sz="6" w:space="0" w:color="auto"/>
            </w:tcBorders>
          </w:tcPr>
          <w:p w14:paraId="112C525E" w14:textId="77777777" w:rsidR="00A542E8" w:rsidRDefault="00A542E8" w:rsidP="003D531E">
            <w:pPr>
              <w:rPr>
                <w:ins w:id="862" w:author="Jindal, Deepak [AUTOSOL/PWS/NOIDA]" w:date="2022-06-19T14:15:00Z"/>
              </w:rPr>
            </w:pPr>
            <w:ins w:id="863" w:author="Jindal, Deepak [AUTOSOL/PWS/NOIDA]" w:date="2022-06-19T14:15:00Z">
              <w:r w:rsidRPr="000830E9">
                <w:t xml:space="preserve"> </w:t>
              </w:r>
            </w:ins>
          </w:p>
        </w:tc>
        <w:tc>
          <w:tcPr>
            <w:tcW w:w="536" w:type="dxa"/>
            <w:tcBorders>
              <w:top w:val="single" w:sz="6" w:space="0" w:color="auto"/>
              <w:left w:val="single" w:sz="6" w:space="0" w:color="auto"/>
              <w:bottom w:val="single" w:sz="4" w:space="0" w:color="auto"/>
              <w:right w:val="single" w:sz="4" w:space="0" w:color="auto"/>
            </w:tcBorders>
          </w:tcPr>
          <w:p w14:paraId="6C60980B" w14:textId="77777777" w:rsidR="00A542E8" w:rsidRDefault="00A542E8" w:rsidP="003D531E">
            <w:pPr>
              <w:rPr>
                <w:ins w:id="864" w:author="Jindal, Deepak [AUTOSOL/PWS/NOIDA]" w:date="2022-06-19T14:15:00Z"/>
              </w:rPr>
            </w:pPr>
            <w:ins w:id="865" w:author="Jindal, Deepak [AUTOSOL/PWS/NOIDA]" w:date="2022-06-19T14:15:00Z">
              <w:r w:rsidRPr="000830E9">
                <w:t xml:space="preserve"> </w:t>
              </w:r>
            </w:ins>
          </w:p>
        </w:tc>
        <w:tc>
          <w:tcPr>
            <w:tcW w:w="548" w:type="dxa"/>
            <w:tcBorders>
              <w:top w:val="single" w:sz="6" w:space="0" w:color="auto"/>
              <w:left w:val="single" w:sz="4" w:space="0" w:color="auto"/>
              <w:bottom w:val="single" w:sz="4" w:space="0" w:color="auto"/>
              <w:right w:val="single" w:sz="4" w:space="0" w:color="auto"/>
            </w:tcBorders>
          </w:tcPr>
          <w:p w14:paraId="50B5CB2A" w14:textId="77777777" w:rsidR="00A542E8" w:rsidRDefault="00A542E8" w:rsidP="003D531E">
            <w:pPr>
              <w:rPr>
                <w:ins w:id="866" w:author="Jindal, Deepak [AUTOSOL/PWS/NOIDA]" w:date="2022-06-19T14:15:00Z"/>
              </w:rPr>
            </w:pPr>
            <w:ins w:id="867" w:author="Jindal, Deepak [AUTOSOL/PWS/NOIDA]" w:date="2022-06-19T14:15:00Z">
              <w:r w:rsidRPr="000830E9">
                <w:t xml:space="preserve"> </w:t>
              </w:r>
            </w:ins>
          </w:p>
        </w:tc>
        <w:tc>
          <w:tcPr>
            <w:tcW w:w="586" w:type="dxa"/>
            <w:tcBorders>
              <w:top w:val="single" w:sz="6" w:space="0" w:color="auto"/>
              <w:left w:val="single" w:sz="4" w:space="0" w:color="auto"/>
              <w:bottom w:val="single" w:sz="4" w:space="0" w:color="auto"/>
              <w:right w:val="single" w:sz="4" w:space="0" w:color="auto"/>
            </w:tcBorders>
          </w:tcPr>
          <w:p w14:paraId="693FFD1F" w14:textId="77777777" w:rsidR="00A542E8" w:rsidRDefault="00A542E8" w:rsidP="003D531E">
            <w:pPr>
              <w:rPr>
                <w:ins w:id="868" w:author="Jindal, Deepak [AUTOSOL/PWS/NOIDA]" w:date="2022-06-19T14:15:00Z"/>
              </w:rPr>
            </w:pPr>
            <w:ins w:id="869" w:author="Jindal, Deepak [AUTOSOL/PWS/NOIDA]" w:date="2022-06-19T14:15:00Z">
              <w:r w:rsidRPr="000830E9">
                <w:t xml:space="preserve"> </w:t>
              </w:r>
            </w:ins>
          </w:p>
        </w:tc>
        <w:tc>
          <w:tcPr>
            <w:tcW w:w="536" w:type="dxa"/>
            <w:tcBorders>
              <w:top w:val="single" w:sz="6" w:space="0" w:color="auto"/>
              <w:left w:val="single" w:sz="4" w:space="0" w:color="auto"/>
              <w:bottom w:val="single" w:sz="4" w:space="0" w:color="auto"/>
              <w:right w:val="single" w:sz="4" w:space="0" w:color="auto"/>
            </w:tcBorders>
          </w:tcPr>
          <w:p w14:paraId="56DE798F" w14:textId="77777777" w:rsidR="00A542E8" w:rsidRDefault="00A542E8" w:rsidP="003D531E">
            <w:pPr>
              <w:pStyle w:val="CellBody"/>
              <w:rPr>
                <w:ins w:id="870" w:author="Jindal, Deepak [AUTOSOL/PWS/NOIDA]" w:date="2022-06-19T14:15:00Z"/>
              </w:rPr>
            </w:pPr>
            <w:ins w:id="871" w:author="Jindal, Deepak [AUTOSOL/PWS/NOIDA]" w:date="2022-06-19T14:15:00Z">
              <w:r>
                <w:t xml:space="preserve">NA </w:t>
              </w:r>
            </w:ins>
          </w:p>
        </w:tc>
        <w:tc>
          <w:tcPr>
            <w:tcW w:w="494" w:type="dxa"/>
            <w:tcBorders>
              <w:top w:val="single" w:sz="6" w:space="0" w:color="auto"/>
              <w:left w:val="single" w:sz="4" w:space="0" w:color="auto"/>
              <w:bottom w:val="single" w:sz="4" w:space="0" w:color="auto"/>
              <w:right w:val="single" w:sz="4" w:space="0" w:color="auto"/>
            </w:tcBorders>
          </w:tcPr>
          <w:p w14:paraId="2FEA40FC" w14:textId="77777777" w:rsidR="00A542E8" w:rsidRDefault="00A542E8" w:rsidP="003D531E">
            <w:pPr>
              <w:pStyle w:val="CellBody"/>
              <w:rPr>
                <w:ins w:id="872" w:author="Jindal, Deepak [AUTOSOL/PWS/NOIDA]" w:date="2022-06-19T14:15:00Z"/>
              </w:rPr>
            </w:pPr>
          </w:p>
        </w:tc>
      </w:tr>
      <w:tr w:rsidR="00A542E8" w14:paraId="106DC6E7" w14:textId="77777777" w:rsidTr="003D531E">
        <w:trPr>
          <w:cantSplit/>
          <w:trHeight w:val="251"/>
          <w:ins w:id="873" w:author="Jindal, Deepak [AUTOSOL/PWS/NOIDA]" w:date="2022-06-19T14:15:00Z"/>
        </w:trPr>
        <w:tc>
          <w:tcPr>
            <w:tcW w:w="9450" w:type="dxa"/>
            <w:gridSpan w:val="17"/>
            <w:tcBorders>
              <w:top w:val="single" w:sz="4" w:space="0" w:color="auto"/>
              <w:left w:val="single" w:sz="4" w:space="0" w:color="auto"/>
              <w:bottom w:val="single" w:sz="6" w:space="0" w:color="auto"/>
              <w:right w:val="single" w:sz="4" w:space="0" w:color="auto"/>
            </w:tcBorders>
          </w:tcPr>
          <w:p w14:paraId="4FBC935A" w14:textId="77777777" w:rsidR="00A542E8" w:rsidRDefault="00A542E8" w:rsidP="003D531E">
            <w:pPr>
              <w:pStyle w:val="CellBody"/>
              <w:rPr>
                <w:ins w:id="874" w:author="Jindal, Deepak [AUTOSOL/PWS/NOIDA]" w:date="2022-06-19T14:15:00Z"/>
                <w:b/>
                <w:u w:val="single"/>
              </w:rPr>
            </w:pPr>
            <w:ins w:id="875" w:author="Jindal, Deepak [AUTOSOL/PWS/NOIDA]" w:date="2022-06-19T14:15:00Z">
              <w:r>
                <w:t>Comments:</w:t>
              </w:r>
            </w:ins>
          </w:p>
        </w:tc>
      </w:tr>
      <w:tr w:rsidR="00A542E8" w14:paraId="2F8536C6" w14:textId="77777777" w:rsidTr="003D531E">
        <w:trPr>
          <w:cantSplit/>
          <w:trHeight w:val="316"/>
          <w:ins w:id="876" w:author="Jindal, Deepak [AUTOSOL/PWS/NOIDA]" w:date="2022-06-19T14:15:00Z"/>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5E745246" w14:textId="49BAF32E" w:rsidR="00A542E8" w:rsidRDefault="00A542E8">
            <w:pPr>
              <w:pStyle w:val="CellBody"/>
              <w:numPr>
                <w:ilvl w:val="4"/>
                <w:numId w:val="6"/>
              </w:numPr>
              <w:rPr>
                <w:ins w:id="877" w:author="Jindal, Deepak [AUTOSOL/PWS/NOIDA]" w:date="2022-06-19T14:15:00Z"/>
              </w:rPr>
              <w:pPrChange w:id="878" w:author="Jindal, Deepak [AUTOSOL/PWS/NOIDA]" w:date="2022-06-19T14:16:00Z">
                <w:pPr>
                  <w:pStyle w:val="CellBody"/>
                </w:pPr>
              </w:pPrChange>
            </w:pPr>
            <w:ins w:id="879" w:author="Jindal, Deepak [AUTOSOL/PWS/NOIDA]" w:date="2022-06-19T14:15:00Z">
              <w:r w:rsidRPr="00A542E8">
                <w:rPr>
                  <w:b/>
                  <w:rPrChange w:id="880" w:author="Jindal, Deepak [AUTOSOL/PWS/NOIDA]" w:date="2022-06-19T14:15:00Z">
                    <w:rPr>
                      <w:b/>
                      <w:u w:val="single"/>
                    </w:rPr>
                  </w:rPrChange>
                </w:rPr>
                <w:t>Test</w:t>
              </w:r>
              <w:r w:rsidRPr="00A542E8">
                <w:rPr>
                  <w:b/>
                  <w:rPrChange w:id="881" w:author="Jindal, Deepak [AUTOSOL/PWS/NOIDA]" w:date="2022-06-19T14:15:00Z">
                    <w:rPr>
                      <w:u w:val="single"/>
                    </w:rPr>
                  </w:rPrChange>
                </w:rPr>
                <w:t>:</w:t>
              </w:r>
              <w:r w:rsidRPr="00A542E8">
                <w:rPr>
                  <w:b/>
                  <w:rPrChange w:id="882" w:author="Jindal, Deepak [AUTOSOL/PWS/NOIDA]" w:date="2022-06-19T14:15:00Z">
                    <w:rPr/>
                  </w:rPrChange>
                </w:rPr>
                <w:t xml:space="preserve"> </w:t>
              </w:r>
              <w:r w:rsidRPr="00152E59">
                <w:rPr>
                  <w:b/>
                </w:rPr>
                <w:t xml:space="preserve">Using dual Opcons display 8 different Custom Graphics, 4 on one Opcon and 4 on the other. </w:t>
              </w:r>
              <w:r w:rsidRPr="00152E59">
                <w:rPr>
                  <w:b/>
                  <w:rPrChange w:id="883" w:author="Jindal, Deepak [AUTOSOL/PWS/NOIDA]" w:date="2022-06-19T14:52:00Z">
                    <w:rPr/>
                  </w:rPrChange>
                </w:rPr>
                <w:t>Verify correct operation.</w:t>
              </w:r>
              <w:r w:rsidRPr="00152E59">
                <w:rPr>
                  <w:b/>
                  <w:rPrChange w:id="884" w:author="Jindal, Deepak [AUTOSOL/PWS/NOIDA]" w:date="2022-06-19T14:52:00Z">
                    <w:rPr/>
                  </w:rPrChange>
                </w:rPr>
                <w:br/>
              </w:r>
              <w:r w:rsidRPr="00152E59">
                <w:rPr>
                  <w:b/>
                </w:rPr>
                <w:t>NOTE: for Ovation 3.2.0 and newer, display 16 total. 8 on one Opcon and 8 on the other.</w:t>
              </w:r>
              <w:r>
                <w:rPr>
                  <w:b/>
                </w:rPr>
                <w:t xml:space="preserve"> </w:t>
              </w:r>
            </w:ins>
          </w:p>
        </w:tc>
      </w:tr>
      <w:tr w:rsidR="00A542E8" w14:paraId="6C957008" w14:textId="77777777" w:rsidTr="003D531E">
        <w:trPr>
          <w:cantSplit/>
          <w:trHeight w:val="316"/>
          <w:ins w:id="885" w:author="Jindal, Deepak [AUTOSOL/PWS/NOIDA]" w:date="2022-06-19T14:15:00Z"/>
        </w:trPr>
        <w:tc>
          <w:tcPr>
            <w:tcW w:w="1701" w:type="dxa"/>
            <w:tcBorders>
              <w:top w:val="single" w:sz="6" w:space="0" w:color="auto"/>
              <w:left w:val="single" w:sz="4" w:space="0" w:color="auto"/>
              <w:bottom w:val="single" w:sz="4" w:space="0" w:color="auto"/>
              <w:right w:val="single" w:sz="6" w:space="0" w:color="auto"/>
            </w:tcBorders>
          </w:tcPr>
          <w:p w14:paraId="249320A0" w14:textId="77777777" w:rsidR="00A542E8" w:rsidRDefault="00A542E8" w:rsidP="003D531E">
            <w:pPr>
              <w:pStyle w:val="CellBody"/>
              <w:rPr>
                <w:ins w:id="886" w:author="Jindal, Deepak [AUTOSOL/PWS/NOIDA]" w:date="2022-06-19T14:15:00Z"/>
              </w:rPr>
            </w:pPr>
            <w:ins w:id="887" w:author="Jindal, Deepak [AUTOSOL/PWS/NOIDA]" w:date="2022-06-19T14:15:00Z">
              <w:r>
                <w:t xml:space="preserve">Date: </w:t>
              </w:r>
            </w:ins>
          </w:p>
        </w:tc>
        <w:tc>
          <w:tcPr>
            <w:tcW w:w="1539" w:type="dxa"/>
            <w:gridSpan w:val="4"/>
            <w:tcBorders>
              <w:top w:val="single" w:sz="6" w:space="0" w:color="auto"/>
              <w:left w:val="single" w:sz="6" w:space="0" w:color="auto"/>
              <w:bottom w:val="single" w:sz="4" w:space="0" w:color="auto"/>
              <w:right w:val="single" w:sz="6" w:space="0" w:color="auto"/>
            </w:tcBorders>
          </w:tcPr>
          <w:p w14:paraId="3B5753AC" w14:textId="77777777" w:rsidR="00A542E8" w:rsidRDefault="00A542E8" w:rsidP="003D531E">
            <w:pPr>
              <w:pStyle w:val="CellBody"/>
              <w:rPr>
                <w:ins w:id="888" w:author="Jindal, Deepak [AUTOSOL/PWS/NOIDA]" w:date="2022-06-19T14:15:00Z"/>
              </w:rPr>
            </w:pPr>
            <w:ins w:id="889" w:author="Jindal, Deepak [AUTOSOL/PWS/NOIDA]" w:date="2022-06-19T14:15:00Z">
              <w:r>
                <w:t xml:space="preserve">Initials: </w:t>
              </w:r>
            </w:ins>
          </w:p>
        </w:tc>
        <w:tc>
          <w:tcPr>
            <w:tcW w:w="3372" w:type="dxa"/>
            <w:gridSpan w:val="6"/>
            <w:tcBorders>
              <w:top w:val="single" w:sz="6" w:space="0" w:color="auto"/>
              <w:left w:val="single" w:sz="6" w:space="0" w:color="auto"/>
              <w:bottom w:val="single" w:sz="4" w:space="0" w:color="auto"/>
              <w:right w:val="single" w:sz="4" w:space="0" w:color="auto"/>
            </w:tcBorders>
          </w:tcPr>
          <w:p w14:paraId="2031B425" w14:textId="77777777" w:rsidR="00A542E8" w:rsidRDefault="00A542E8" w:rsidP="003D531E">
            <w:pPr>
              <w:pStyle w:val="CellBody"/>
              <w:rPr>
                <w:ins w:id="890" w:author="Jindal, Deepak [AUTOSOL/PWS/NOIDA]" w:date="2022-06-19T14:15:00Z"/>
              </w:rPr>
            </w:pPr>
            <w:ins w:id="891" w:author="Jindal, Deepak [AUTOSOL/PWS/NOIDA]" w:date="2022-06-19T14:15:00Z">
              <w:r>
                <w:t>Findings#</w:t>
              </w:r>
            </w:ins>
          </w:p>
        </w:tc>
        <w:tc>
          <w:tcPr>
            <w:tcW w:w="2838" w:type="dxa"/>
            <w:gridSpan w:val="6"/>
            <w:tcBorders>
              <w:top w:val="single" w:sz="6" w:space="0" w:color="auto"/>
              <w:left w:val="single" w:sz="4" w:space="0" w:color="auto"/>
              <w:bottom w:val="single" w:sz="4" w:space="0" w:color="auto"/>
              <w:right w:val="single" w:sz="4" w:space="0" w:color="auto"/>
            </w:tcBorders>
          </w:tcPr>
          <w:p w14:paraId="2DD8ADEF" w14:textId="77777777" w:rsidR="00A542E8" w:rsidRDefault="00A542E8" w:rsidP="003D531E">
            <w:pPr>
              <w:pStyle w:val="CellBody"/>
              <w:rPr>
                <w:ins w:id="892" w:author="Jindal, Deepak [AUTOSOL/PWS/NOIDA]" w:date="2022-06-19T14:15:00Z"/>
              </w:rPr>
            </w:pPr>
            <w:ins w:id="893" w:author="Jindal, Deepak [AUTOSOL/PWS/NOIDA]" w:date="2022-06-19T14:15:00Z">
              <w:r>
                <w:rPr>
                  <w:u w:val="single"/>
                </w:rPr>
                <w:t>Pass/Fail</w:t>
              </w:r>
              <w:r w:rsidRPr="00BF287C">
                <w:rPr>
                  <w:color w:val="0070C0"/>
                </w:rPr>
                <w:t xml:space="preserve"> </w:t>
              </w:r>
            </w:ins>
          </w:p>
        </w:tc>
      </w:tr>
      <w:tr w:rsidR="00A542E8" w14:paraId="2B331000" w14:textId="77777777" w:rsidTr="003D531E">
        <w:trPr>
          <w:cantSplit/>
          <w:trHeight w:val="251"/>
          <w:ins w:id="894" w:author="Jindal, Deepak [AUTOSOL/PWS/NOIDA]" w:date="2022-06-19T14:15:00Z"/>
        </w:trPr>
        <w:tc>
          <w:tcPr>
            <w:tcW w:w="9450" w:type="dxa"/>
            <w:gridSpan w:val="17"/>
            <w:tcBorders>
              <w:top w:val="single" w:sz="4" w:space="0" w:color="auto"/>
              <w:left w:val="single" w:sz="4" w:space="0" w:color="auto"/>
              <w:bottom w:val="single" w:sz="6" w:space="0" w:color="auto"/>
              <w:right w:val="single" w:sz="4" w:space="0" w:color="auto"/>
            </w:tcBorders>
          </w:tcPr>
          <w:p w14:paraId="3BF7C450" w14:textId="77777777" w:rsidR="00A542E8" w:rsidRDefault="00A542E8" w:rsidP="003D531E">
            <w:pPr>
              <w:pStyle w:val="CellBody"/>
              <w:rPr>
                <w:ins w:id="895" w:author="Jindal, Deepak [AUTOSOL/PWS/NOIDA]" w:date="2022-06-19T14:15:00Z"/>
              </w:rPr>
            </w:pPr>
            <w:ins w:id="896" w:author="Jindal, Deepak [AUTOSOL/PWS/NOIDA]" w:date="2022-06-19T14:15:00Z">
              <w:r>
                <w:t>Comments:</w:t>
              </w:r>
            </w:ins>
          </w:p>
        </w:tc>
      </w:tr>
    </w:tbl>
    <w:p w14:paraId="2074B550" w14:textId="77777777" w:rsidR="00A542E8" w:rsidRDefault="00A542E8" w:rsidP="00A542E8">
      <w:pPr>
        <w:pStyle w:val="SectL2"/>
        <w:tabs>
          <w:tab w:val="clear" w:pos="1080"/>
        </w:tabs>
        <w:rPr>
          <w:ins w:id="897" w:author="Jindal, Deepak [AUTOSOL/PWS/NOIDA]" w:date="2022-06-19T14:15:00Z"/>
          <w:b w:val="0"/>
          <w:sz w:val="20"/>
        </w:rPr>
      </w:pPr>
    </w:p>
    <w:p w14:paraId="385C8F83" w14:textId="46E97DC8" w:rsidR="00A542E8" w:rsidRDefault="00A542E8" w:rsidP="00A542E8">
      <w:pPr>
        <w:pStyle w:val="SectL2"/>
        <w:numPr>
          <w:ilvl w:val="1"/>
          <w:numId w:val="180"/>
        </w:numPr>
        <w:spacing w:after="120"/>
        <w:rPr>
          <w:ins w:id="898" w:author="Jindal, Deepak [AUTOSOL/PWS/NOIDA]" w:date="2022-06-19T14:15:00Z"/>
        </w:rPr>
      </w:pPr>
      <w:ins w:id="899" w:author="Jindal, Deepak [AUTOSOL/PWS/NOIDA]" w:date="2022-06-19T14:15:00Z">
        <w:r>
          <w:br w:type="page"/>
        </w:r>
      </w:ins>
    </w:p>
    <w:tbl>
      <w:tblPr>
        <w:tblW w:w="0" w:type="auto"/>
        <w:tblInd w:w="5" w:type="dxa"/>
        <w:tblLayout w:type="fixed"/>
        <w:tblCellMar>
          <w:left w:w="0" w:type="dxa"/>
          <w:right w:w="0" w:type="dxa"/>
        </w:tblCellMar>
        <w:tblLook w:val="0000" w:firstRow="0" w:lastRow="0" w:firstColumn="0" w:lastColumn="0" w:noHBand="0" w:noVBand="0"/>
      </w:tblPr>
      <w:tblGrid>
        <w:gridCol w:w="1440"/>
        <w:gridCol w:w="1170"/>
        <w:gridCol w:w="810"/>
        <w:gridCol w:w="450"/>
        <w:gridCol w:w="1080"/>
        <w:gridCol w:w="1080"/>
        <w:gridCol w:w="1065"/>
        <w:gridCol w:w="1095"/>
        <w:gridCol w:w="1260"/>
      </w:tblGrid>
      <w:tr w:rsidR="00A542E8" w14:paraId="0C38087E" w14:textId="77777777" w:rsidTr="003D531E">
        <w:trPr>
          <w:cantSplit/>
          <w:trHeight w:val="316"/>
          <w:ins w:id="900" w:author="Jindal, Deepak [AUTOSOL/PWS/NOIDA]" w:date="2022-06-19T14:15:00Z"/>
        </w:trPr>
        <w:tc>
          <w:tcPr>
            <w:tcW w:w="9450" w:type="dxa"/>
            <w:gridSpan w:val="9"/>
            <w:tcBorders>
              <w:top w:val="single" w:sz="4" w:space="0" w:color="auto"/>
              <w:left w:val="single" w:sz="4" w:space="0" w:color="auto"/>
              <w:bottom w:val="single" w:sz="4" w:space="0" w:color="auto"/>
              <w:right w:val="single" w:sz="4" w:space="0" w:color="auto"/>
            </w:tcBorders>
            <w:shd w:val="pct10" w:color="auto" w:fill="FFFFFF"/>
          </w:tcPr>
          <w:p w14:paraId="51FA5913" w14:textId="2C0E97FD" w:rsidR="00A542E8" w:rsidRDefault="00A542E8">
            <w:pPr>
              <w:pStyle w:val="CellBody"/>
              <w:numPr>
                <w:ilvl w:val="4"/>
                <w:numId w:val="6"/>
              </w:numPr>
              <w:rPr>
                <w:ins w:id="901" w:author="Jindal, Deepak [AUTOSOL/PWS/NOIDA]" w:date="2022-06-19T14:15:00Z"/>
              </w:rPr>
              <w:pPrChange w:id="902" w:author="Jindal, Deepak [AUTOSOL/PWS/NOIDA]" w:date="2022-06-19T14:16:00Z">
                <w:pPr>
                  <w:pStyle w:val="CellBody"/>
                </w:pPr>
              </w:pPrChange>
            </w:pPr>
            <w:ins w:id="903" w:author="Jindal, Deepak [AUTOSOL/PWS/NOIDA]" w:date="2022-06-19T14:15:00Z">
              <w:r w:rsidRPr="00A542E8">
                <w:rPr>
                  <w:b/>
                  <w:rPrChange w:id="904" w:author="Jindal, Deepak [AUTOSOL/PWS/NOIDA]" w:date="2022-06-19T14:16:00Z">
                    <w:rPr>
                      <w:b/>
                      <w:u w:val="single"/>
                    </w:rPr>
                  </w:rPrChange>
                </w:rPr>
                <w:lastRenderedPageBreak/>
                <w:t>Test:</w:t>
              </w:r>
              <w:r w:rsidRPr="00A542E8">
                <w:rPr>
                  <w:b/>
                  <w:rPrChange w:id="905" w:author="Jindal, Deepak [AUTOSOL/PWS/NOIDA]" w:date="2022-06-19T14:16:00Z">
                    <w:rPr/>
                  </w:rPrChange>
                </w:rPr>
                <w:t xml:space="preserve"> </w:t>
              </w:r>
              <w:r w:rsidRPr="00152E59">
                <w:rPr>
                  <w:b/>
                </w:rPr>
                <w:t>Run the listed tests using custom graphics</w:t>
              </w:r>
              <w:r w:rsidRPr="00152E59">
                <w:rPr>
                  <w:b/>
                  <w:rPrChange w:id="906" w:author="Jindal, Deepak [AUTOSOL/PWS/NOIDA]" w:date="2022-06-19T14:52:00Z">
                    <w:rPr/>
                  </w:rPrChange>
                </w:rPr>
                <w:t>. Mark each test result as “P” or “F” (Pass/ Fail).</w:t>
              </w:r>
            </w:ins>
          </w:p>
        </w:tc>
      </w:tr>
      <w:tr w:rsidR="00A542E8" w14:paraId="0E387C82" w14:textId="77777777" w:rsidTr="003D531E">
        <w:trPr>
          <w:cantSplit/>
          <w:trHeight w:val="316"/>
          <w:ins w:id="907" w:author="Jindal, Deepak [AUTOSOL/PWS/NOIDA]" w:date="2022-06-19T14:15:00Z"/>
        </w:trPr>
        <w:tc>
          <w:tcPr>
            <w:tcW w:w="1440" w:type="dxa"/>
            <w:tcBorders>
              <w:top w:val="single" w:sz="6" w:space="0" w:color="auto"/>
              <w:left w:val="single" w:sz="4" w:space="0" w:color="auto"/>
              <w:bottom w:val="single" w:sz="4" w:space="0" w:color="auto"/>
              <w:right w:val="single" w:sz="6" w:space="0" w:color="auto"/>
            </w:tcBorders>
          </w:tcPr>
          <w:p w14:paraId="5CAA9467" w14:textId="77777777" w:rsidR="00A542E8" w:rsidRDefault="00A542E8" w:rsidP="003D531E">
            <w:pPr>
              <w:pStyle w:val="CellBody"/>
              <w:rPr>
                <w:ins w:id="908" w:author="Jindal, Deepak [AUTOSOL/PWS/NOIDA]" w:date="2022-06-19T14:15:00Z"/>
              </w:rPr>
            </w:pPr>
            <w:ins w:id="909" w:author="Jindal, Deepak [AUTOSOL/PWS/NOIDA]" w:date="2022-06-19T14:15:00Z">
              <w:r>
                <w:t xml:space="preserve">Date: </w:t>
              </w:r>
            </w:ins>
          </w:p>
        </w:tc>
        <w:tc>
          <w:tcPr>
            <w:tcW w:w="1980" w:type="dxa"/>
            <w:gridSpan w:val="2"/>
            <w:tcBorders>
              <w:top w:val="single" w:sz="6" w:space="0" w:color="auto"/>
              <w:left w:val="single" w:sz="6" w:space="0" w:color="auto"/>
              <w:bottom w:val="single" w:sz="4" w:space="0" w:color="auto"/>
              <w:right w:val="single" w:sz="6" w:space="0" w:color="auto"/>
            </w:tcBorders>
          </w:tcPr>
          <w:p w14:paraId="170C09F7" w14:textId="77777777" w:rsidR="00A542E8" w:rsidRDefault="00A542E8" w:rsidP="003D531E">
            <w:pPr>
              <w:pStyle w:val="CellBody"/>
              <w:rPr>
                <w:ins w:id="910" w:author="Jindal, Deepak [AUTOSOL/PWS/NOIDA]" w:date="2022-06-19T14:15:00Z"/>
              </w:rPr>
            </w:pPr>
            <w:ins w:id="911" w:author="Jindal, Deepak [AUTOSOL/PWS/NOIDA]" w:date="2022-06-19T14:15:00Z">
              <w:r>
                <w:t xml:space="preserve">Initials: </w:t>
              </w:r>
            </w:ins>
          </w:p>
        </w:tc>
        <w:tc>
          <w:tcPr>
            <w:tcW w:w="6030" w:type="dxa"/>
            <w:gridSpan w:val="6"/>
            <w:tcBorders>
              <w:top w:val="single" w:sz="6" w:space="0" w:color="auto"/>
              <w:left w:val="single" w:sz="6" w:space="0" w:color="auto"/>
              <w:bottom w:val="single" w:sz="4" w:space="0" w:color="auto"/>
              <w:right w:val="single" w:sz="4" w:space="0" w:color="auto"/>
            </w:tcBorders>
          </w:tcPr>
          <w:p w14:paraId="43E6F457" w14:textId="77777777" w:rsidR="00A542E8" w:rsidRDefault="00A542E8" w:rsidP="003D531E">
            <w:pPr>
              <w:pStyle w:val="CellBody"/>
              <w:rPr>
                <w:ins w:id="912" w:author="Jindal, Deepak [AUTOSOL/PWS/NOIDA]" w:date="2022-06-19T14:15:00Z"/>
              </w:rPr>
            </w:pPr>
            <w:ins w:id="913" w:author="Jindal, Deepak [AUTOSOL/PWS/NOIDA]" w:date="2022-06-19T14:15:00Z">
              <w:r>
                <w:t xml:space="preserve">Findings# </w:t>
              </w:r>
            </w:ins>
          </w:p>
        </w:tc>
      </w:tr>
      <w:tr w:rsidR="00A542E8" w14:paraId="164FFEBF" w14:textId="77777777" w:rsidTr="003D531E">
        <w:trPr>
          <w:cantSplit/>
          <w:trHeight w:val="317"/>
          <w:ins w:id="914" w:author="Jindal, Deepak [AUTOSOL/PWS/NOIDA]" w:date="2022-06-19T14:15:00Z"/>
        </w:trPr>
        <w:tc>
          <w:tcPr>
            <w:tcW w:w="1440" w:type="dxa"/>
            <w:tcBorders>
              <w:top w:val="single" w:sz="6" w:space="0" w:color="auto"/>
              <w:left w:val="single" w:sz="4" w:space="0" w:color="auto"/>
              <w:bottom w:val="single" w:sz="6" w:space="0" w:color="auto"/>
              <w:right w:val="single" w:sz="4" w:space="0" w:color="auto"/>
            </w:tcBorders>
          </w:tcPr>
          <w:p w14:paraId="280D44F8" w14:textId="77777777" w:rsidR="00A542E8" w:rsidRDefault="00A542E8" w:rsidP="003D531E">
            <w:pPr>
              <w:pStyle w:val="CellBody"/>
              <w:rPr>
                <w:ins w:id="915" w:author="Jindal, Deepak [AUTOSOL/PWS/NOIDA]" w:date="2022-06-19T14:15:00Z"/>
              </w:rPr>
            </w:pPr>
            <w:ins w:id="916" w:author="Jindal, Deepak [AUTOSOL/PWS/NOIDA]" w:date="2022-06-19T14:15:00Z">
              <w:r>
                <w:t>MASTATION</w:t>
              </w:r>
            </w:ins>
          </w:p>
        </w:tc>
        <w:tc>
          <w:tcPr>
            <w:tcW w:w="1170" w:type="dxa"/>
            <w:tcBorders>
              <w:top w:val="single" w:sz="6" w:space="0" w:color="auto"/>
              <w:left w:val="single" w:sz="4" w:space="0" w:color="auto"/>
              <w:bottom w:val="single" w:sz="6" w:space="0" w:color="auto"/>
              <w:right w:val="single" w:sz="4" w:space="0" w:color="auto"/>
            </w:tcBorders>
          </w:tcPr>
          <w:p w14:paraId="201BAB59" w14:textId="77777777" w:rsidR="00A542E8" w:rsidRPr="00946BAF" w:rsidRDefault="00A542E8" w:rsidP="003D531E">
            <w:pPr>
              <w:pStyle w:val="CellBody"/>
              <w:rPr>
                <w:ins w:id="917" w:author="Jindal, Deepak [AUTOSOL/PWS/NOIDA]" w:date="2022-06-19T14:15:00Z"/>
                <w:color w:val="0000FF"/>
                <w:sz w:val="20"/>
              </w:rPr>
            </w:pPr>
            <w:ins w:id="918" w:author="Jindal, Deepak [AUTOSOL/PWS/NOIDA]" w:date="2022-06-19T14:15:00Z">
              <w:r w:rsidRPr="0062703D">
                <w:rPr>
                  <w:sz w:val="20"/>
                </w:rPr>
                <w:t>Manual/</w:t>
              </w:r>
              <w:r>
                <w:t xml:space="preserve">                          </w:t>
              </w:r>
              <w:r>
                <w:rPr>
                  <w:sz w:val="20"/>
                </w:rPr>
                <w:br/>
                <w:t xml:space="preserve">Auto: </w:t>
              </w:r>
              <w:r>
                <w:rPr>
                  <w:color w:val="0000FF"/>
                  <w:sz w:val="20"/>
                </w:rPr>
                <w:t xml:space="preserve"> </w:t>
              </w:r>
            </w:ins>
          </w:p>
        </w:tc>
        <w:tc>
          <w:tcPr>
            <w:tcW w:w="1260" w:type="dxa"/>
            <w:gridSpan w:val="2"/>
            <w:tcBorders>
              <w:top w:val="single" w:sz="6" w:space="0" w:color="auto"/>
              <w:left w:val="single" w:sz="4" w:space="0" w:color="auto"/>
              <w:bottom w:val="single" w:sz="6" w:space="0" w:color="auto"/>
              <w:right w:val="single" w:sz="4" w:space="0" w:color="auto"/>
            </w:tcBorders>
          </w:tcPr>
          <w:p w14:paraId="60893339" w14:textId="77777777" w:rsidR="00A542E8" w:rsidRPr="0062703D" w:rsidRDefault="00A542E8" w:rsidP="003D531E">
            <w:pPr>
              <w:pStyle w:val="CellBody"/>
              <w:rPr>
                <w:ins w:id="919" w:author="Jindal, Deepak [AUTOSOL/PWS/NOIDA]" w:date="2022-06-19T14:15:00Z"/>
                <w:sz w:val="20"/>
              </w:rPr>
            </w:pPr>
            <w:ins w:id="920" w:author="Jindal, Deepak [AUTOSOL/PWS/NOIDA]" w:date="2022-06-19T14:15:00Z">
              <w:r w:rsidRPr="0062703D">
                <w:rPr>
                  <w:sz w:val="20"/>
                </w:rPr>
                <w:t>Raise/Lower</w:t>
              </w:r>
            </w:ins>
          </w:p>
          <w:p w14:paraId="0A7EECE6" w14:textId="77777777" w:rsidR="00A542E8" w:rsidRPr="0062703D" w:rsidRDefault="00A542E8" w:rsidP="003D531E">
            <w:pPr>
              <w:pStyle w:val="CellBody"/>
              <w:rPr>
                <w:ins w:id="921" w:author="Jindal, Deepak [AUTOSOL/PWS/NOIDA]" w:date="2022-06-19T14:15:00Z"/>
                <w:sz w:val="20"/>
              </w:rPr>
            </w:pPr>
            <w:ins w:id="922" w:author="Jindal, Deepak [AUTOSOL/PWS/NOIDA]" w:date="2022-06-19T14:15:00Z">
              <w:r>
                <w:rPr>
                  <w:sz w:val="20"/>
                </w:rPr>
                <w:t>Bias</w:t>
              </w:r>
              <w:r>
                <w:t xml:space="preserve">                       </w:t>
              </w:r>
            </w:ins>
          </w:p>
        </w:tc>
        <w:tc>
          <w:tcPr>
            <w:tcW w:w="1080" w:type="dxa"/>
            <w:tcBorders>
              <w:top w:val="single" w:sz="6" w:space="0" w:color="auto"/>
              <w:left w:val="single" w:sz="4" w:space="0" w:color="auto"/>
              <w:bottom w:val="single" w:sz="6" w:space="0" w:color="auto"/>
              <w:right w:val="single" w:sz="4" w:space="0" w:color="auto"/>
            </w:tcBorders>
          </w:tcPr>
          <w:p w14:paraId="4252E934" w14:textId="77777777" w:rsidR="00A542E8" w:rsidRPr="0062703D" w:rsidRDefault="00A542E8" w:rsidP="003D531E">
            <w:pPr>
              <w:pStyle w:val="CellBody"/>
              <w:rPr>
                <w:ins w:id="923" w:author="Jindal, Deepak [AUTOSOL/PWS/NOIDA]" w:date="2022-06-19T14:15:00Z"/>
                <w:sz w:val="20"/>
              </w:rPr>
            </w:pPr>
            <w:ins w:id="924" w:author="Jindal, Deepak [AUTOSOL/PWS/NOIDA]" w:date="2022-06-19T14:15:00Z">
              <w:r w:rsidRPr="0062703D">
                <w:rPr>
                  <w:sz w:val="20"/>
                </w:rPr>
                <w:t>Raise/Lower</w:t>
              </w:r>
            </w:ins>
          </w:p>
          <w:p w14:paraId="01C94BD5" w14:textId="77777777" w:rsidR="00A542E8" w:rsidRPr="00E96CCF" w:rsidRDefault="00A542E8" w:rsidP="003D531E">
            <w:pPr>
              <w:rPr>
                <w:ins w:id="925" w:author="Jindal, Deepak [AUTOSOL/PWS/NOIDA]" w:date="2022-06-19T14:15:00Z"/>
                <w:rFonts w:ascii="Times" w:hAnsi="Times"/>
                <w:noProof/>
                <w:color w:val="0000FF"/>
                <w:sz w:val="24"/>
              </w:rPr>
            </w:pPr>
            <w:ins w:id="926" w:author="Jindal, Deepak [AUTOSOL/PWS/NOIDA]" w:date="2022-06-19T14:15:00Z">
              <w:r w:rsidRPr="0062703D">
                <w:t>Output</w:t>
              </w:r>
              <w:r>
                <w:t xml:space="preserve">:                         </w:t>
              </w:r>
            </w:ins>
          </w:p>
        </w:tc>
        <w:tc>
          <w:tcPr>
            <w:tcW w:w="1080" w:type="dxa"/>
            <w:tcBorders>
              <w:top w:val="single" w:sz="6" w:space="0" w:color="auto"/>
              <w:left w:val="single" w:sz="4" w:space="0" w:color="auto"/>
              <w:bottom w:val="single" w:sz="6" w:space="0" w:color="auto"/>
              <w:right w:val="single" w:sz="4" w:space="0" w:color="auto"/>
            </w:tcBorders>
          </w:tcPr>
          <w:p w14:paraId="226ED8FD" w14:textId="77777777" w:rsidR="00A542E8" w:rsidRPr="0062703D" w:rsidRDefault="00A542E8" w:rsidP="003D531E">
            <w:pPr>
              <w:pStyle w:val="CellBody"/>
              <w:rPr>
                <w:ins w:id="927" w:author="Jindal, Deepak [AUTOSOL/PWS/NOIDA]" w:date="2022-06-19T14:15:00Z"/>
                <w:sz w:val="20"/>
              </w:rPr>
            </w:pPr>
            <w:ins w:id="928" w:author="Jindal, Deepak [AUTOSOL/PWS/NOIDA]" w:date="2022-06-19T14:15:00Z">
              <w:r w:rsidRPr="0062703D">
                <w:rPr>
                  <w:sz w:val="20"/>
                </w:rPr>
                <w:t>Digital Entry</w:t>
              </w:r>
            </w:ins>
          </w:p>
          <w:p w14:paraId="118714A4" w14:textId="77777777" w:rsidR="00A542E8" w:rsidRPr="00946BAF" w:rsidRDefault="00A542E8" w:rsidP="003D531E">
            <w:pPr>
              <w:pStyle w:val="CellBody"/>
              <w:rPr>
                <w:ins w:id="929" w:author="Jindal, Deepak [AUTOSOL/PWS/NOIDA]" w:date="2022-06-19T14:15:00Z"/>
                <w:color w:val="0000FF"/>
                <w:sz w:val="20"/>
              </w:rPr>
            </w:pPr>
            <w:ins w:id="930" w:author="Jindal, Deepak [AUTOSOL/PWS/NOIDA]" w:date="2022-06-19T14:15:00Z">
              <w:r>
                <w:rPr>
                  <w:sz w:val="20"/>
                </w:rPr>
                <w:t xml:space="preserve">Bias: </w:t>
              </w:r>
              <w:r>
                <w:t xml:space="preserve">                       </w:t>
              </w:r>
            </w:ins>
          </w:p>
        </w:tc>
        <w:tc>
          <w:tcPr>
            <w:tcW w:w="1065" w:type="dxa"/>
            <w:tcBorders>
              <w:top w:val="single" w:sz="6" w:space="0" w:color="auto"/>
              <w:left w:val="single" w:sz="4" w:space="0" w:color="auto"/>
              <w:bottom w:val="single" w:sz="6" w:space="0" w:color="auto"/>
              <w:right w:val="single" w:sz="4" w:space="0" w:color="auto"/>
            </w:tcBorders>
          </w:tcPr>
          <w:p w14:paraId="062FA0F0" w14:textId="77777777" w:rsidR="00A542E8" w:rsidRPr="0062703D" w:rsidRDefault="00A542E8" w:rsidP="003D531E">
            <w:pPr>
              <w:pStyle w:val="CellBody"/>
              <w:rPr>
                <w:ins w:id="931" w:author="Jindal, Deepak [AUTOSOL/PWS/NOIDA]" w:date="2022-06-19T14:15:00Z"/>
                <w:sz w:val="20"/>
              </w:rPr>
            </w:pPr>
            <w:ins w:id="932" w:author="Jindal, Deepak [AUTOSOL/PWS/NOIDA]" w:date="2022-06-19T14:15:00Z">
              <w:r w:rsidRPr="0062703D">
                <w:rPr>
                  <w:sz w:val="20"/>
                </w:rPr>
                <w:t>Digital Entry</w:t>
              </w:r>
            </w:ins>
          </w:p>
          <w:p w14:paraId="6C3DC3FE" w14:textId="77777777" w:rsidR="00A542E8" w:rsidRPr="0062703D" w:rsidRDefault="00A542E8" w:rsidP="003D531E">
            <w:pPr>
              <w:pStyle w:val="CellBody"/>
              <w:rPr>
                <w:ins w:id="933" w:author="Jindal, Deepak [AUTOSOL/PWS/NOIDA]" w:date="2022-06-19T14:15:00Z"/>
                <w:sz w:val="20"/>
              </w:rPr>
            </w:pPr>
            <w:ins w:id="934" w:author="Jindal, Deepak [AUTOSOL/PWS/NOIDA]" w:date="2022-06-19T14:15:00Z">
              <w:r w:rsidRPr="0062703D">
                <w:rPr>
                  <w:sz w:val="20"/>
                </w:rPr>
                <w:t>Output</w:t>
              </w:r>
              <w:r>
                <w:rPr>
                  <w:color w:val="0000FF"/>
                  <w:sz w:val="20"/>
                </w:rPr>
                <w:t xml:space="preserve">:  </w:t>
              </w:r>
              <w:r>
                <w:t xml:space="preserve">                        </w:t>
              </w:r>
            </w:ins>
          </w:p>
        </w:tc>
        <w:tc>
          <w:tcPr>
            <w:tcW w:w="1095" w:type="dxa"/>
            <w:tcBorders>
              <w:top w:val="single" w:sz="6" w:space="0" w:color="auto"/>
              <w:left w:val="single" w:sz="4" w:space="0" w:color="auto"/>
              <w:bottom w:val="single" w:sz="6" w:space="0" w:color="auto"/>
              <w:right w:val="single" w:sz="4" w:space="0" w:color="auto"/>
            </w:tcBorders>
          </w:tcPr>
          <w:p w14:paraId="1894D8F1" w14:textId="77777777" w:rsidR="00A542E8" w:rsidRPr="0062703D" w:rsidRDefault="00A542E8" w:rsidP="003D531E">
            <w:pPr>
              <w:pStyle w:val="CellBody"/>
              <w:rPr>
                <w:ins w:id="935" w:author="Jindal, Deepak [AUTOSOL/PWS/NOIDA]" w:date="2022-06-19T14:15:00Z"/>
                <w:sz w:val="20"/>
              </w:rPr>
            </w:pPr>
          </w:p>
        </w:tc>
        <w:tc>
          <w:tcPr>
            <w:tcW w:w="1260" w:type="dxa"/>
            <w:tcBorders>
              <w:top w:val="single" w:sz="6" w:space="0" w:color="auto"/>
              <w:left w:val="single" w:sz="4" w:space="0" w:color="auto"/>
              <w:bottom w:val="single" w:sz="6" w:space="0" w:color="auto"/>
              <w:right w:val="single" w:sz="4" w:space="0" w:color="auto"/>
            </w:tcBorders>
          </w:tcPr>
          <w:p w14:paraId="21535E29" w14:textId="77777777" w:rsidR="00A542E8" w:rsidRPr="0062703D" w:rsidRDefault="00A542E8" w:rsidP="003D531E">
            <w:pPr>
              <w:pStyle w:val="CellBody"/>
              <w:rPr>
                <w:ins w:id="936" w:author="Jindal, Deepak [AUTOSOL/PWS/NOIDA]" w:date="2022-06-19T14:15:00Z"/>
                <w:sz w:val="20"/>
              </w:rPr>
            </w:pPr>
            <w:ins w:id="937" w:author="Jindal, Deepak [AUTOSOL/PWS/NOIDA]" w:date="2022-06-19T14:15:00Z">
              <w:r w:rsidRPr="0062703D">
                <w:rPr>
                  <w:sz w:val="20"/>
                </w:rPr>
                <w:t>Other Basic Functionality</w:t>
              </w:r>
              <w:r>
                <w:rPr>
                  <w:sz w:val="20"/>
                </w:rPr>
                <w:t xml:space="preserve">: </w:t>
              </w:r>
            </w:ins>
          </w:p>
        </w:tc>
      </w:tr>
      <w:tr w:rsidR="00A542E8" w14:paraId="51208FFC" w14:textId="77777777" w:rsidTr="003D531E">
        <w:trPr>
          <w:cantSplit/>
          <w:trHeight w:val="317"/>
          <w:ins w:id="938" w:author="Jindal, Deepak [AUTOSOL/PWS/NOIDA]" w:date="2022-06-19T14:15:00Z"/>
        </w:trPr>
        <w:tc>
          <w:tcPr>
            <w:tcW w:w="1440" w:type="dxa"/>
            <w:tcBorders>
              <w:top w:val="single" w:sz="6" w:space="0" w:color="auto"/>
              <w:left w:val="single" w:sz="4" w:space="0" w:color="auto"/>
              <w:bottom w:val="single" w:sz="6" w:space="0" w:color="auto"/>
              <w:right w:val="single" w:sz="4" w:space="0" w:color="auto"/>
            </w:tcBorders>
          </w:tcPr>
          <w:p w14:paraId="15ECB38A" w14:textId="77777777" w:rsidR="00A542E8" w:rsidRDefault="00A542E8" w:rsidP="003D531E">
            <w:pPr>
              <w:pStyle w:val="CellBody"/>
              <w:rPr>
                <w:ins w:id="939" w:author="Jindal, Deepak [AUTOSOL/PWS/NOIDA]" w:date="2022-06-19T14:15:00Z"/>
              </w:rPr>
            </w:pPr>
            <w:ins w:id="940" w:author="Jindal, Deepak [AUTOSOL/PWS/NOIDA]" w:date="2022-06-19T14:15:00Z">
              <w:r>
                <w:t>XMA2</w:t>
              </w:r>
            </w:ins>
          </w:p>
        </w:tc>
        <w:tc>
          <w:tcPr>
            <w:tcW w:w="1170" w:type="dxa"/>
            <w:tcBorders>
              <w:top w:val="single" w:sz="6" w:space="0" w:color="auto"/>
              <w:left w:val="single" w:sz="4" w:space="0" w:color="auto"/>
              <w:bottom w:val="single" w:sz="6" w:space="0" w:color="auto"/>
              <w:right w:val="single" w:sz="4" w:space="0" w:color="auto"/>
            </w:tcBorders>
          </w:tcPr>
          <w:p w14:paraId="34B079EB" w14:textId="77777777" w:rsidR="00A542E8" w:rsidRPr="0062703D" w:rsidRDefault="00A542E8" w:rsidP="003D531E">
            <w:pPr>
              <w:pStyle w:val="CellBody"/>
              <w:rPr>
                <w:ins w:id="941" w:author="Jindal, Deepak [AUTOSOL/PWS/NOIDA]" w:date="2022-06-19T14:15:00Z"/>
                <w:sz w:val="20"/>
              </w:rPr>
            </w:pPr>
            <w:ins w:id="942" w:author="Jindal, Deepak [AUTOSOL/PWS/NOIDA]" w:date="2022-06-19T14:15:00Z">
              <w:r w:rsidRPr="0062703D">
                <w:rPr>
                  <w:sz w:val="20"/>
                </w:rPr>
                <w:t>Manual/</w:t>
              </w:r>
              <w:r>
                <w:rPr>
                  <w:sz w:val="20"/>
                </w:rPr>
                <w:br/>
                <w:t xml:space="preserve">Auto: </w:t>
              </w:r>
              <w:r>
                <w:rPr>
                  <w:color w:val="0000FF"/>
                  <w:sz w:val="20"/>
                </w:rPr>
                <w:t xml:space="preserve"> </w:t>
              </w:r>
              <w:r>
                <w:t xml:space="preserve">                        </w:t>
              </w:r>
            </w:ins>
          </w:p>
        </w:tc>
        <w:tc>
          <w:tcPr>
            <w:tcW w:w="1260" w:type="dxa"/>
            <w:gridSpan w:val="2"/>
            <w:tcBorders>
              <w:top w:val="single" w:sz="6" w:space="0" w:color="auto"/>
              <w:left w:val="single" w:sz="4" w:space="0" w:color="auto"/>
              <w:bottom w:val="single" w:sz="6" w:space="0" w:color="auto"/>
              <w:right w:val="single" w:sz="4" w:space="0" w:color="auto"/>
            </w:tcBorders>
          </w:tcPr>
          <w:p w14:paraId="7141FC77" w14:textId="77777777" w:rsidR="00A542E8" w:rsidRPr="0062703D" w:rsidRDefault="00A542E8" w:rsidP="003D531E">
            <w:pPr>
              <w:pStyle w:val="CellBody"/>
              <w:rPr>
                <w:ins w:id="943" w:author="Jindal, Deepak [AUTOSOL/PWS/NOIDA]" w:date="2022-06-19T14:15:00Z"/>
                <w:sz w:val="20"/>
              </w:rPr>
            </w:pPr>
            <w:ins w:id="944" w:author="Jindal, Deepak [AUTOSOL/PWS/NOIDA]" w:date="2022-06-19T14:15:00Z">
              <w:r w:rsidRPr="0062703D">
                <w:rPr>
                  <w:sz w:val="20"/>
                </w:rPr>
                <w:t>Raise/Lower</w:t>
              </w:r>
            </w:ins>
          </w:p>
          <w:p w14:paraId="0B7F681B" w14:textId="77777777" w:rsidR="00A542E8" w:rsidRPr="0062703D" w:rsidRDefault="00A542E8" w:rsidP="003D531E">
            <w:pPr>
              <w:pStyle w:val="CellBody"/>
              <w:rPr>
                <w:ins w:id="945" w:author="Jindal, Deepak [AUTOSOL/PWS/NOIDA]" w:date="2022-06-19T14:15:00Z"/>
                <w:sz w:val="20"/>
              </w:rPr>
            </w:pPr>
            <w:ins w:id="946" w:author="Jindal, Deepak [AUTOSOL/PWS/NOIDA]" w:date="2022-06-19T14:15:00Z">
              <w:r>
                <w:rPr>
                  <w:sz w:val="20"/>
                </w:rPr>
                <w:t>Bias</w:t>
              </w:r>
              <w:r>
                <w:t xml:space="preserve">                         </w:t>
              </w:r>
            </w:ins>
          </w:p>
        </w:tc>
        <w:tc>
          <w:tcPr>
            <w:tcW w:w="1080" w:type="dxa"/>
            <w:tcBorders>
              <w:top w:val="single" w:sz="6" w:space="0" w:color="auto"/>
              <w:left w:val="single" w:sz="4" w:space="0" w:color="auto"/>
              <w:bottom w:val="single" w:sz="6" w:space="0" w:color="auto"/>
              <w:right w:val="single" w:sz="4" w:space="0" w:color="auto"/>
            </w:tcBorders>
          </w:tcPr>
          <w:p w14:paraId="31C9857D" w14:textId="77777777" w:rsidR="00A542E8" w:rsidRPr="0062703D" w:rsidRDefault="00A542E8" w:rsidP="003D531E">
            <w:pPr>
              <w:pStyle w:val="CellBody"/>
              <w:rPr>
                <w:ins w:id="947" w:author="Jindal, Deepak [AUTOSOL/PWS/NOIDA]" w:date="2022-06-19T14:15:00Z"/>
                <w:sz w:val="20"/>
              </w:rPr>
            </w:pPr>
            <w:ins w:id="948" w:author="Jindal, Deepak [AUTOSOL/PWS/NOIDA]" w:date="2022-06-19T14:15:00Z">
              <w:r w:rsidRPr="0062703D">
                <w:rPr>
                  <w:sz w:val="20"/>
                </w:rPr>
                <w:t>Raise/Lower</w:t>
              </w:r>
            </w:ins>
          </w:p>
          <w:p w14:paraId="1B12D04C" w14:textId="77777777" w:rsidR="00A542E8" w:rsidRPr="0062703D" w:rsidRDefault="00A542E8" w:rsidP="003D531E">
            <w:pPr>
              <w:rPr>
                <w:ins w:id="949" w:author="Jindal, Deepak [AUTOSOL/PWS/NOIDA]" w:date="2022-06-19T14:15:00Z"/>
                <w:rFonts w:ascii="Times" w:hAnsi="Times"/>
                <w:noProof/>
                <w:color w:val="0000FF"/>
                <w:sz w:val="24"/>
              </w:rPr>
            </w:pPr>
            <w:ins w:id="950" w:author="Jindal, Deepak [AUTOSOL/PWS/NOIDA]" w:date="2022-06-19T14:15:00Z">
              <w:r w:rsidRPr="0062703D">
                <w:t>Output</w:t>
              </w:r>
              <w:r>
                <w:t xml:space="preserve">:                         </w:t>
              </w:r>
              <w:r>
                <w:rPr>
                  <w:color w:val="0000FF"/>
                </w:rPr>
                <w:t xml:space="preserve"> </w:t>
              </w:r>
            </w:ins>
          </w:p>
          <w:p w14:paraId="3BCDBCD1" w14:textId="77777777" w:rsidR="00A542E8" w:rsidRPr="0062703D" w:rsidRDefault="00A542E8" w:rsidP="003D531E">
            <w:pPr>
              <w:pStyle w:val="CellBody"/>
              <w:rPr>
                <w:ins w:id="951" w:author="Jindal, Deepak [AUTOSOL/PWS/NOIDA]" w:date="2022-06-19T14:15:00Z"/>
                <w:sz w:val="20"/>
              </w:rPr>
            </w:pPr>
          </w:p>
        </w:tc>
        <w:tc>
          <w:tcPr>
            <w:tcW w:w="1080" w:type="dxa"/>
            <w:tcBorders>
              <w:top w:val="single" w:sz="6" w:space="0" w:color="auto"/>
              <w:left w:val="single" w:sz="4" w:space="0" w:color="auto"/>
              <w:bottom w:val="single" w:sz="6" w:space="0" w:color="auto"/>
              <w:right w:val="single" w:sz="4" w:space="0" w:color="auto"/>
            </w:tcBorders>
          </w:tcPr>
          <w:p w14:paraId="5ED16328" w14:textId="77777777" w:rsidR="00A542E8" w:rsidRPr="0062703D" w:rsidRDefault="00A542E8" w:rsidP="003D531E">
            <w:pPr>
              <w:pStyle w:val="CellBody"/>
              <w:rPr>
                <w:ins w:id="952" w:author="Jindal, Deepak [AUTOSOL/PWS/NOIDA]" w:date="2022-06-19T14:15:00Z"/>
                <w:sz w:val="20"/>
              </w:rPr>
            </w:pPr>
            <w:ins w:id="953" w:author="Jindal, Deepak [AUTOSOL/PWS/NOIDA]" w:date="2022-06-19T14:15:00Z">
              <w:r w:rsidRPr="0062703D">
                <w:rPr>
                  <w:sz w:val="20"/>
                </w:rPr>
                <w:t>Digital Entry</w:t>
              </w:r>
            </w:ins>
          </w:p>
          <w:p w14:paraId="21D5EF71" w14:textId="77777777" w:rsidR="00A542E8" w:rsidRPr="000639FC" w:rsidRDefault="00A542E8" w:rsidP="003D531E">
            <w:pPr>
              <w:pStyle w:val="CellBody"/>
              <w:rPr>
                <w:ins w:id="954" w:author="Jindal, Deepak [AUTOSOL/PWS/NOIDA]" w:date="2022-06-19T14:15:00Z"/>
                <w:color w:val="0000FF"/>
                <w:sz w:val="20"/>
              </w:rPr>
            </w:pPr>
            <w:ins w:id="955" w:author="Jindal, Deepak [AUTOSOL/PWS/NOIDA]" w:date="2022-06-19T14:15:00Z">
              <w:r>
                <w:rPr>
                  <w:sz w:val="20"/>
                </w:rPr>
                <w:t xml:space="preserve">Bias (NA for Sol Sys): </w:t>
              </w:r>
              <w:r>
                <w:t xml:space="preserve">                          </w:t>
              </w:r>
            </w:ins>
          </w:p>
        </w:tc>
        <w:tc>
          <w:tcPr>
            <w:tcW w:w="1065" w:type="dxa"/>
            <w:tcBorders>
              <w:top w:val="single" w:sz="6" w:space="0" w:color="auto"/>
              <w:left w:val="single" w:sz="4" w:space="0" w:color="auto"/>
              <w:bottom w:val="single" w:sz="6" w:space="0" w:color="auto"/>
              <w:right w:val="single" w:sz="4" w:space="0" w:color="auto"/>
            </w:tcBorders>
          </w:tcPr>
          <w:p w14:paraId="274F89D5" w14:textId="77777777" w:rsidR="00A542E8" w:rsidRPr="0062703D" w:rsidRDefault="00A542E8" w:rsidP="003D531E">
            <w:pPr>
              <w:pStyle w:val="CellBody"/>
              <w:rPr>
                <w:ins w:id="956" w:author="Jindal, Deepak [AUTOSOL/PWS/NOIDA]" w:date="2022-06-19T14:15:00Z"/>
                <w:sz w:val="20"/>
              </w:rPr>
            </w:pPr>
            <w:ins w:id="957" w:author="Jindal, Deepak [AUTOSOL/PWS/NOIDA]" w:date="2022-06-19T14:15:00Z">
              <w:r w:rsidRPr="0062703D">
                <w:rPr>
                  <w:sz w:val="20"/>
                </w:rPr>
                <w:t>Digital Entry</w:t>
              </w:r>
            </w:ins>
          </w:p>
          <w:p w14:paraId="31678AAB" w14:textId="77777777" w:rsidR="00A542E8" w:rsidRPr="0062703D" w:rsidRDefault="00A542E8" w:rsidP="003D531E">
            <w:pPr>
              <w:pStyle w:val="CellBody"/>
              <w:rPr>
                <w:ins w:id="958" w:author="Jindal, Deepak [AUTOSOL/PWS/NOIDA]" w:date="2022-06-19T14:15:00Z"/>
                <w:sz w:val="20"/>
              </w:rPr>
            </w:pPr>
            <w:ins w:id="959" w:author="Jindal, Deepak [AUTOSOL/PWS/NOIDA]" w:date="2022-06-19T14:15:00Z">
              <w:r w:rsidRPr="0062703D">
                <w:rPr>
                  <w:sz w:val="20"/>
                </w:rPr>
                <w:t>Output</w:t>
              </w:r>
              <w:r>
                <w:t xml:space="preserve">                          </w:t>
              </w:r>
              <w:r>
                <w:rPr>
                  <w:color w:val="0000FF"/>
                  <w:sz w:val="20"/>
                </w:rPr>
                <w:t xml:space="preserve">:  </w:t>
              </w:r>
            </w:ins>
          </w:p>
        </w:tc>
        <w:tc>
          <w:tcPr>
            <w:tcW w:w="1095" w:type="dxa"/>
            <w:tcBorders>
              <w:top w:val="single" w:sz="6" w:space="0" w:color="auto"/>
              <w:left w:val="single" w:sz="4" w:space="0" w:color="auto"/>
              <w:bottom w:val="single" w:sz="6" w:space="0" w:color="auto"/>
              <w:right w:val="single" w:sz="4" w:space="0" w:color="auto"/>
            </w:tcBorders>
          </w:tcPr>
          <w:p w14:paraId="6C3F973D" w14:textId="77777777" w:rsidR="00A542E8" w:rsidRPr="0062703D" w:rsidRDefault="00A542E8" w:rsidP="003D531E">
            <w:pPr>
              <w:pStyle w:val="CellBody"/>
              <w:rPr>
                <w:ins w:id="960" w:author="Jindal, Deepak [AUTOSOL/PWS/NOIDA]" w:date="2022-06-19T14:15:00Z"/>
                <w:sz w:val="20"/>
              </w:rPr>
            </w:pPr>
          </w:p>
        </w:tc>
        <w:tc>
          <w:tcPr>
            <w:tcW w:w="1260" w:type="dxa"/>
            <w:tcBorders>
              <w:top w:val="single" w:sz="6" w:space="0" w:color="auto"/>
              <w:left w:val="single" w:sz="4" w:space="0" w:color="auto"/>
              <w:bottom w:val="single" w:sz="6" w:space="0" w:color="auto"/>
              <w:right w:val="single" w:sz="4" w:space="0" w:color="auto"/>
            </w:tcBorders>
          </w:tcPr>
          <w:p w14:paraId="5E99E62F" w14:textId="77777777" w:rsidR="00A542E8" w:rsidRPr="0062703D" w:rsidRDefault="00A542E8" w:rsidP="003D531E">
            <w:pPr>
              <w:pStyle w:val="CellBody"/>
              <w:rPr>
                <w:ins w:id="961" w:author="Jindal, Deepak [AUTOSOL/PWS/NOIDA]" w:date="2022-06-19T14:15:00Z"/>
                <w:sz w:val="20"/>
              </w:rPr>
            </w:pPr>
            <w:ins w:id="962" w:author="Jindal, Deepak [AUTOSOL/PWS/NOIDA]" w:date="2022-06-19T14:15:00Z">
              <w:r w:rsidRPr="0062703D">
                <w:rPr>
                  <w:sz w:val="20"/>
                </w:rPr>
                <w:t>Other Basic Functionality</w:t>
              </w:r>
              <w:r>
                <w:rPr>
                  <w:sz w:val="20"/>
                </w:rPr>
                <w:t xml:space="preserve">: </w:t>
              </w:r>
            </w:ins>
          </w:p>
        </w:tc>
      </w:tr>
      <w:tr w:rsidR="00A542E8" w14:paraId="232FB41B" w14:textId="77777777" w:rsidTr="003D531E">
        <w:trPr>
          <w:cantSplit/>
          <w:trHeight w:val="317"/>
          <w:ins w:id="963" w:author="Jindal, Deepak [AUTOSOL/PWS/NOIDA]" w:date="2022-06-19T14:15:00Z"/>
        </w:trPr>
        <w:tc>
          <w:tcPr>
            <w:tcW w:w="1440" w:type="dxa"/>
            <w:tcBorders>
              <w:top w:val="single" w:sz="6" w:space="0" w:color="auto"/>
              <w:left w:val="single" w:sz="4" w:space="0" w:color="auto"/>
              <w:bottom w:val="single" w:sz="6" w:space="0" w:color="auto"/>
              <w:right w:val="single" w:sz="4" w:space="0" w:color="auto"/>
            </w:tcBorders>
          </w:tcPr>
          <w:p w14:paraId="69409A80" w14:textId="77777777" w:rsidR="00A542E8" w:rsidRDefault="00A542E8" w:rsidP="003D531E">
            <w:pPr>
              <w:pStyle w:val="CellBody"/>
              <w:rPr>
                <w:ins w:id="964" w:author="Jindal, Deepak [AUTOSOL/PWS/NOIDA]" w:date="2022-06-19T14:15:00Z"/>
              </w:rPr>
            </w:pPr>
            <w:ins w:id="965" w:author="Jindal, Deepak [AUTOSOL/PWS/NOIDA]" w:date="2022-06-19T14:15:00Z">
              <w:r>
                <w:t>SETPOINT</w:t>
              </w:r>
            </w:ins>
          </w:p>
        </w:tc>
        <w:tc>
          <w:tcPr>
            <w:tcW w:w="1170" w:type="dxa"/>
            <w:tcBorders>
              <w:top w:val="single" w:sz="6" w:space="0" w:color="auto"/>
              <w:left w:val="single" w:sz="4" w:space="0" w:color="auto"/>
              <w:bottom w:val="single" w:sz="6" w:space="0" w:color="auto"/>
              <w:right w:val="single" w:sz="4" w:space="0" w:color="auto"/>
            </w:tcBorders>
          </w:tcPr>
          <w:p w14:paraId="6E74062D" w14:textId="77777777" w:rsidR="00A542E8" w:rsidRPr="00F40FB4" w:rsidRDefault="00A542E8" w:rsidP="003D531E">
            <w:pPr>
              <w:pStyle w:val="CellBody"/>
              <w:rPr>
                <w:ins w:id="966" w:author="Jindal, Deepak [AUTOSOL/PWS/NOIDA]" w:date="2022-06-19T14:15:00Z"/>
                <w:b/>
                <w:sz w:val="20"/>
              </w:rPr>
            </w:pPr>
            <w:ins w:id="967" w:author="Jindal, Deepak [AUTOSOL/PWS/NOIDA]" w:date="2022-06-19T14:15:00Z">
              <w:r w:rsidRPr="00F40FB4">
                <w:rPr>
                  <w:b/>
                  <w:sz w:val="20"/>
                </w:rPr>
                <w:t>NA</w:t>
              </w:r>
            </w:ins>
          </w:p>
        </w:tc>
        <w:tc>
          <w:tcPr>
            <w:tcW w:w="1260" w:type="dxa"/>
            <w:gridSpan w:val="2"/>
            <w:tcBorders>
              <w:top w:val="single" w:sz="6" w:space="0" w:color="auto"/>
              <w:left w:val="single" w:sz="4" w:space="0" w:color="auto"/>
              <w:bottom w:val="single" w:sz="6" w:space="0" w:color="auto"/>
              <w:right w:val="single" w:sz="4" w:space="0" w:color="auto"/>
            </w:tcBorders>
          </w:tcPr>
          <w:p w14:paraId="741DD8D7" w14:textId="77777777" w:rsidR="00A542E8" w:rsidRPr="0062703D" w:rsidRDefault="00A542E8" w:rsidP="003D531E">
            <w:pPr>
              <w:pStyle w:val="CellBody"/>
              <w:rPr>
                <w:ins w:id="968" w:author="Jindal, Deepak [AUTOSOL/PWS/NOIDA]" w:date="2022-06-19T14:15:00Z"/>
                <w:sz w:val="20"/>
              </w:rPr>
            </w:pPr>
            <w:ins w:id="969" w:author="Jindal, Deepak [AUTOSOL/PWS/NOIDA]" w:date="2022-06-19T14:15:00Z">
              <w:r w:rsidRPr="00B65E2F">
                <w:rPr>
                  <w:b/>
                  <w:sz w:val="20"/>
                </w:rPr>
                <w:t>NA</w:t>
              </w:r>
            </w:ins>
          </w:p>
        </w:tc>
        <w:tc>
          <w:tcPr>
            <w:tcW w:w="1080" w:type="dxa"/>
            <w:tcBorders>
              <w:top w:val="single" w:sz="6" w:space="0" w:color="auto"/>
              <w:left w:val="single" w:sz="4" w:space="0" w:color="auto"/>
              <w:bottom w:val="single" w:sz="6" w:space="0" w:color="auto"/>
              <w:right w:val="single" w:sz="4" w:space="0" w:color="auto"/>
            </w:tcBorders>
          </w:tcPr>
          <w:p w14:paraId="3814B0E8" w14:textId="77777777" w:rsidR="00A542E8" w:rsidRPr="0062703D" w:rsidRDefault="00A542E8" w:rsidP="003D531E">
            <w:pPr>
              <w:pStyle w:val="CellBody"/>
              <w:rPr>
                <w:ins w:id="970" w:author="Jindal, Deepak [AUTOSOL/PWS/NOIDA]" w:date="2022-06-19T14:15:00Z"/>
                <w:sz w:val="20"/>
              </w:rPr>
            </w:pPr>
            <w:ins w:id="971" w:author="Jindal, Deepak [AUTOSOL/PWS/NOIDA]" w:date="2022-06-19T14:15:00Z">
              <w:r w:rsidRPr="0062703D">
                <w:rPr>
                  <w:sz w:val="20"/>
                </w:rPr>
                <w:t>Raise/Lower</w:t>
              </w:r>
            </w:ins>
          </w:p>
          <w:p w14:paraId="0CD3976A" w14:textId="77777777" w:rsidR="00A542E8" w:rsidRPr="0062703D" w:rsidRDefault="00A542E8" w:rsidP="003D531E">
            <w:pPr>
              <w:pStyle w:val="CellBody"/>
              <w:rPr>
                <w:ins w:id="972" w:author="Jindal, Deepak [AUTOSOL/PWS/NOIDA]" w:date="2022-06-19T14:15:00Z"/>
                <w:sz w:val="20"/>
              </w:rPr>
            </w:pPr>
            <w:ins w:id="973" w:author="Jindal, Deepak [AUTOSOL/PWS/NOIDA]" w:date="2022-06-19T14:15:00Z">
              <w:r w:rsidRPr="0062703D">
                <w:rPr>
                  <w:sz w:val="20"/>
                </w:rPr>
                <w:t>Output</w:t>
              </w:r>
              <w:r>
                <w:t xml:space="preserve">: </w:t>
              </w:r>
              <w:r>
                <w:rPr>
                  <w:color w:val="0000FF"/>
                </w:rPr>
                <w:t xml:space="preserve"> </w:t>
              </w:r>
            </w:ins>
          </w:p>
        </w:tc>
        <w:tc>
          <w:tcPr>
            <w:tcW w:w="1080" w:type="dxa"/>
            <w:tcBorders>
              <w:top w:val="single" w:sz="6" w:space="0" w:color="auto"/>
              <w:left w:val="single" w:sz="4" w:space="0" w:color="auto"/>
              <w:bottom w:val="single" w:sz="6" w:space="0" w:color="auto"/>
              <w:right w:val="single" w:sz="4" w:space="0" w:color="auto"/>
            </w:tcBorders>
          </w:tcPr>
          <w:p w14:paraId="2C647CE6" w14:textId="77777777" w:rsidR="00A542E8" w:rsidRPr="0062703D" w:rsidRDefault="00A542E8" w:rsidP="003D531E">
            <w:pPr>
              <w:pStyle w:val="CellBody"/>
              <w:rPr>
                <w:ins w:id="974" w:author="Jindal, Deepak [AUTOSOL/PWS/NOIDA]" w:date="2022-06-19T14:15:00Z"/>
                <w:sz w:val="20"/>
              </w:rPr>
            </w:pPr>
            <w:ins w:id="975" w:author="Jindal, Deepak [AUTOSOL/PWS/NOIDA]" w:date="2022-06-19T14:15:00Z">
              <w:r w:rsidRPr="00B65E2F">
                <w:rPr>
                  <w:b/>
                  <w:sz w:val="20"/>
                </w:rPr>
                <w:t>NA</w:t>
              </w:r>
            </w:ins>
          </w:p>
        </w:tc>
        <w:tc>
          <w:tcPr>
            <w:tcW w:w="1065" w:type="dxa"/>
            <w:tcBorders>
              <w:top w:val="single" w:sz="6" w:space="0" w:color="auto"/>
              <w:left w:val="single" w:sz="4" w:space="0" w:color="auto"/>
              <w:bottom w:val="single" w:sz="6" w:space="0" w:color="auto"/>
              <w:right w:val="single" w:sz="4" w:space="0" w:color="auto"/>
            </w:tcBorders>
          </w:tcPr>
          <w:p w14:paraId="261850A8" w14:textId="77777777" w:rsidR="00A542E8" w:rsidRPr="0062703D" w:rsidRDefault="00A542E8" w:rsidP="003D531E">
            <w:pPr>
              <w:pStyle w:val="CellBody"/>
              <w:rPr>
                <w:ins w:id="976" w:author="Jindal, Deepak [AUTOSOL/PWS/NOIDA]" w:date="2022-06-19T14:15:00Z"/>
                <w:sz w:val="20"/>
              </w:rPr>
            </w:pPr>
          </w:p>
        </w:tc>
        <w:tc>
          <w:tcPr>
            <w:tcW w:w="1095" w:type="dxa"/>
            <w:tcBorders>
              <w:top w:val="single" w:sz="6" w:space="0" w:color="auto"/>
              <w:left w:val="single" w:sz="4" w:space="0" w:color="auto"/>
              <w:bottom w:val="single" w:sz="6" w:space="0" w:color="auto"/>
              <w:right w:val="single" w:sz="4" w:space="0" w:color="auto"/>
            </w:tcBorders>
          </w:tcPr>
          <w:p w14:paraId="0DDB135A" w14:textId="77777777" w:rsidR="00A542E8" w:rsidRPr="0062703D" w:rsidRDefault="00A542E8" w:rsidP="003D531E">
            <w:pPr>
              <w:pStyle w:val="CellBody"/>
              <w:rPr>
                <w:ins w:id="977" w:author="Jindal, Deepak [AUTOSOL/PWS/NOIDA]" w:date="2022-06-19T14:15:00Z"/>
                <w:sz w:val="20"/>
              </w:rPr>
            </w:pPr>
          </w:p>
        </w:tc>
        <w:tc>
          <w:tcPr>
            <w:tcW w:w="1260" w:type="dxa"/>
            <w:tcBorders>
              <w:top w:val="single" w:sz="6" w:space="0" w:color="auto"/>
              <w:left w:val="single" w:sz="4" w:space="0" w:color="auto"/>
              <w:bottom w:val="single" w:sz="6" w:space="0" w:color="auto"/>
              <w:right w:val="single" w:sz="4" w:space="0" w:color="auto"/>
            </w:tcBorders>
          </w:tcPr>
          <w:p w14:paraId="288220C3" w14:textId="77777777" w:rsidR="00A542E8" w:rsidRPr="0062703D" w:rsidRDefault="00A542E8" w:rsidP="003D531E">
            <w:pPr>
              <w:pStyle w:val="CellBody"/>
              <w:rPr>
                <w:ins w:id="978" w:author="Jindal, Deepak [AUTOSOL/PWS/NOIDA]" w:date="2022-06-19T14:15:00Z"/>
                <w:sz w:val="20"/>
              </w:rPr>
            </w:pPr>
            <w:ins w:id="979" w:author="Jindal, Deepak [AUTOSOL/PWS/NOIDA]" w:date="2022-06-19T14:15:00Z">
              <w:r w:rsidRPr="0062703D">
                <w:rPr>
                  <w:sz w:val="20"/>
                </w:rPr>
                <w:t>Other Basic Functionality</w:t>
              </w:r>
              <w:r>
                <w:rPr>
                  <w:sz w:val="20"/>
                </w:rPr>
                <w:t xml:space="preserve">: </w:t>
              </w:r>
            </w:ins>
          </w:p>
        </w:tc>
      </w:tr>
      <w:tr w:rsidR="00A542E8" w14:paraId="2F9B7310" w14:textId="77777777" w:rsidTr="003D531E">
        <w:trPr>
          <w:cantSplit/>
          <w:trHeight w:val="317"/>
          <w:ins w:id="980" w:author="Jindal, Deepak [AUTOSOL/PWS/NOIDA]" w:date="2022-06-19T14:15:00Z"/>
        </w:trPr>
        <w:tc>
          <w:tcPr>
            <w:tcW w:w="1440" w:type="dxa"/>
            <w:tcBorders>
              <w:top w:val="single" w:sz="6" w:space="0" w:color="auto"/>
              <w:left w:val="single" w:sz="4" w:space="0" w:color="auto"/>
              <w:bottom w:val="single" w:sz="6" w:space="0" w:color="auto"/>
              <w:right w:val="single" w:sz="4" w:space="0" w:color="auto"/>
            </w:tcBorders>
          </w:tcPr>
          <w:p w14:paraId="781D2C6C" w14:textId="77777777" w:rsidR="00A542E8" w:rsidRDefault="00A542E8" w:rsidP="003D531E">
            <w:pPr>
              <w:pStyle w:val="CellBody"/>
              <w:rPr>
                <w:ins w:id="981" w:author="Jindal, Deepak [AUTOSOL/PWS/NOIDA]" w:date="2022-06-19T14:15:00Z"/>
              </w:rPr>
            </w:pPr>
            <w:ins w:id="982" w:author="Jindal, Deepak [AUTOSOL/PWS/NOIDA]" w:date="2022-06-19T14:15:00Z">
              <w:r>
                <w:t>PID</w:t>
              </w:r>
            </w:ins>
          </w:p>
        </w:tc>
        <w:tc>
          <w:tcPr>
            <w:tcW w:w="1170" w:type="dxa"/>
            <w:tcBorders>
              <w:top w:val="single" w:sz="6" w:space="0" w:color="auto"/>
              <w:left w:val="single" w:sz="4" w:space="0" w:color="auto"/>
              <w:bottom w:val="single" w:sz="6" w:space="0" w:color="auto"/>
              <w:right w:val="single" w:sz="4" w:space="0" w:color="auto"/>
            </w:tcBorders>
          </w:tcPr>
          <w:p w14:paraId="123E296B" w14:textId="77777777" w:rsidR="00A542E8" w:rsidRPr="0062703D" w:rsidRDefault="00A542E8" w:rsidP="003D531E">
            <w:pPr>
              <w:pStyle w:val="CellBody"/>
              <w:rPr>
                <w:ins w:id="983" w:author="Jindal, Deepak [AUTOSOL/PWS/NOIDA]" w:date="2022-06-19T14:15:00Z"/>
                <w:sz w:val="20"/>
              </w:rPr>
            </w:pPr>
            <w:ins w:id="984" w:author="Jindal, Deepak [AUTOSOL/PWS/NOIDA]" w:date="2022-06-19T14:15:00Z">
              <w:r w:rsidRPr="00B65E2F">
                <w:rPr>
                  <w:b/>
                  <w:sz w:val="20"/>
                </w:rPr>
                <w:t>NA</w:t>
              </w:r>
            </w:ins>
          </w:p>
        </w:tc>
        <w:tc>
          <w:tcPr>
            <w:tcW w:w="1260" w:type="dxa"/>
            <w:gridSpan w:val="2"/>
            <w:tcBorders>
              <w:top w:val="single" w:sz="6" w:space="0" w:color="auto"/>
              <w:left w:val="single" w:sz="4" w:space="0" w:color="auto"/>
              <w:bottom w:val="single" w:sz="6" w:space="0" w:color="auto"/>
              <w:right w:val="single" w:sz="4" w:space="0" w:color="auto"/>
            </w:tcBorders>
          </w:tcPr>
          <w:p w14:paraId="75C79CD9" w14:textId="77777777" w:rsidR="00A542E8" w:rsidRPr="0062703D" w:rsidRDefault="00A542E8" w:rsidP="003D531E">
            <w:pPr>
              <w:pStyle w:val="CellBody"/>
              <w:rPr>
                <w:ins w:id="985" w:author="Jindal, Deepak [AUTOSOL/PWS/NOIDA]" w:date="2022-06-19T14:15:00Z"/>
                <w:sz w:val="20"/>
              </w:rPr>
            </w:pPr>
            <w:ins w:id="986" w:author="Jindal, Deepak [AUTOSOL/PWS/NOIDA]" w:date="2022-06-19T14:15:00Z">
              <w:r w:rsidRPr="00B65E2F">
                <w:rPr>
                  <w:b/>
                  <w:sz w:val="20"/>
                </w:rPr>
                <w:t>NA</w:t>
              </w:r>
            </w:ins>
          </w:p>
        </w:tc>
        <w:tc>
          <w:tcPr>
            <w:tcW w:w="1080" w:type="dxa"/>
            <w:tcBorders>
              <w:top w:val="single" w:sz="6" w:space="0" w:color="auto"/>
              <w:left w:val="single" w:sz="4" w:space="0" w:color="auto"/>
              <w:bottom w:val="single" w:sz="6" w:space="0" w:color="auto"/>
              <w:right w:val="single" w:sz="4" w:space="0" w:color="auto"/>
            </w:tcBorders>
          </w:tcPr>
          <w:p w14:paraId="05D92CC4" w14:textId="77777777" w:rsidR="00A542E8" w:rsidRPr="0062703D" w:rsidRDefault="00A542E8" w:rsidP="003D531E">
            <w:pPr>
              <w:pStyle w:val="CellBody"/>
              <w:rPr>
                <w:ins w:id="987" w:author="Jindal, Deepak [AUTOSOL/PWS/NOIDA]" w:date="2022-06-19T14:15:00Z"/>
                <w:sz w:val="20"/>
              </w:rPr>
            </w:pPr>
            <w:ins w:id="988" w:author="Jindal, Deepak [AUTOSOL/PWS/NOIDA]" w:date="2022-06-19T14:15:00Z">
              <w:r w:rsidRPr="00B65E2F">
                <w:rPr>
                  <w:b/>
                  <w:sz w:val="20"/>
                </w:rPr>
                <w:t>NA</w:t>
              </w:r>
            </w:ins>
          </w:p>
        </w:tc>
        <w:tc>
          <w:tcPr>
            <w:tcW w:w="1080" w:type="dxa"/>
            <w:tcBorders>
              <w:top w:val="single" w:sz="6" w:space="0" w:color="auto"/>
              <w:left w:val="single" w:sz="4" w:space="0" w:color="auto"/>
              <w:bottom w:val="single" w:sz="6" w:space="0" w:color="auto"/>
              <w:right w:val="single" w:sz="4" w:space="0" w:color="auto"/>
            </w:tcBorders>
          </w:tcPr>
          <w:p w14:paraId="77971F76" w14:textId="77777777" w:rsidR="00A542E8" w:rsidRPr="0062703D" w:rsidRDefault="00A542E8" w:rsidP="003D531E">
            <w:pPr>
              <w:pStyle w:val="CellBody"/>
              <w:rPr>
                <w:ins w:id="989" w:author="Jindal, Deepak [AUTOSOL/PWS/NOIDA]" w:date="2022-06-19T14:15:00Z"/>
                <w:sz w:val="20"/>
              </w:rPr>
            </w:pPr>
            <w:ins w:id="990" w:author="Jindal, Deepak [AUTOSOL/PWS/NOIDA]" w:date="2022-06-19T14:15:00Z">
              <w:r w:rsidRPr="00B65E2F">
                <w:rPr>
                  <w:b/>
                  <w:sz w:val="20"/>
                </w:rPr>
                <w:t>NA</w:t>
              </w:r>
            </w:ins>
          </w:p>
        </w:tc>
        <w:tc>
          <w:tcPr>
            <w:tcW w:w="1065" w:type="dxa"/>
            <w:tcBorders>
              <w:top w:val="single" w:sz="6" w:space="0" w:color="auto"/>
              <w:left w:val="single" w:sz="4" w:space="0" w:color="auto"/>
              <w:bottom w:val="single" w:sz="6" w:space="0" w:color="auto"/>
              <w:right w:val="single" w:sz="4" w:space="0" w:color="auto"/>
            </w:tcBorders>
          </w:tcPr>
          <w:p w14:paraId="7B9EDDE9" w14:textId="77777777" w:rsidR="00A542E8" w:rsidRPr="0062703D" w:rsidRDefault="00A542E8" w:rsidP="003D531E">
            <w:pPr>
              <w:pStyle w:val="CellBody"/>
              <w:rPr>
                <w:ins w:id="991" w:author="Jindal, Deepak [AUTOSOL/PWS/NOIDA]" w:date="2022-06-19T14:15:00Z"/>
                <w:sz w:val="20"/>
              </w:rPr>
            </w:pPr>
            <w:ins w:id="992" w:author="Jindal, Deepak [AUTOSOL/PWS/NOIDA]" w:date="2022-06-19T14:15:00Z">
              <w:r w:rsidRPr="00B65E2F">
                <w:rPr>
                  <w:b/>
                  <w:sz w:val="20"/>
                </w:rPr>
                <w:t>NA</w:t>
              </w:r>
            </w:ins>
          </w:p>
        </w:tc>
        <w:tc>
          <w:tcPr>
            <w:tcW w:w="1095" w:type="dxa"/>
            <w:tcBorders>
              <w:top w:val="single" w:sz="6" w:space="0" w:color="auto"/>
              <w:left w:val="single" w:sz="4" w:space="0" w:color="auto"/>
              <w:bottom w:val="single" w:sz="6" w:space="0" w:color="auto"/>
              <w:right w:val="single" w:sz="4" w:space="0" w:color="auto"/>
            </w:tcBorders>
          </w:tcPr>
          <w:p w14:paraId="18B43127" w14:textId="77777777" w:rsidR="00A542E8" w:rsidRPr="0062703D" w:rsidRDefault="00A542E8" w:rsidP="003D531E">
            <w:pPr>
              <w:pStyle w:val="CellBody"/>
              <w:rPr>
                <w:ins w:id="993" w:author="Jindal, Deepak [AUTOSOL/PWS/NOIDA]" w:date="2022-06-19T14:15:00Z"/>
                <w:sz w:val="20"/>
              </w:rPr>
            </w:pPr>
          </w:p>
        </w:tc>
        <w:tc>
          <w:tcPr>
            <w:tcW w:w="1260" w:type="dxa"/>
            <w:tcBorders>
              <w:top w:val="single" w:sz="6" w:space="0" w:color="auto"/>
              <w:left w:val="single" w:sz="4" w:space="0" w:color="auto"/>
              <w:bottom w:val="single" w:sz="6" w:space="0" w:color="auto"/>
              <w:right w:val="single" w:sz="4" w:space="0" w:color="auto"/>
            </w:tcBorders>
          </w:tcPr>
          <w:p w14:paraId="53CE623C" w14:textId="77777777" w:rsidR="00A542E8" w:rsidRPr="0062703D" w:rsidRDefault="00A542E8" w:rsidP="003D531E">
            <w:pPr>
              <w:pStyle w:val="CellBody"/>
              <w:rPr>
                <w:ins w:id="994" w:author="Jindal, Deepak [AUTOSOL/PWS/NOIDA]" w:date="2022-06-19T14:15:00Z"/>
                <w:sz w:val="20"/>
              </w:rPr>
            </w:pPr>
            <w:ins w:id="995" w:author="Jindal, Deepak [AUTOSOL/PWS/NOIDA]" w:date="2022-06-19T14:15:00Z">
              <w:r w:rsidRPr="0062703D">
                <w:rPr>
                  <w:sz w:val="20"/>
                </w:rPr>
                <w:t>Other Basic Functionality</w:t>
              </w:r>
              <w:r>
                <w:rPr>
                  <w:sz w:val="20"/>
                </w:rPr>
                <w:t xml:space="preserve">: </w:t>
              </w:r>
            </w:ins>
          </w:p>
        </w:tc>
      </w:tr>
      <w:tr w:rsidR="00A542E8" w14:paraId="209CF8C7" w14:textId="77777777" w:rsidTr="003D531E">
        <w:trPr>
          <w:cantSplit/>
          <w:trHeight w:val="317"/>
          <w:ins w:id="996" w:author="Jindal, Deepak [AUTOSOL/PWS/NOIDA]" w:date="2022-06-19T14:15:00Z"/>
        </w:trPr>
        <w:tc>
          <w:tcPr>
            <w:tcW w:w="9450" w:type="dxa"/>
            <w:gridSpan w:val="9"/>
            <w:tcBorders>
              <w:top w:val="single" w:sz="6" w:space="0" w:color="auto"/>
              <w:left w:val="single" w:sz="4" w:space="0" w:color="auto"/>
              <w:bottom w:val="single" w:sz="4" w:space="0" w:color="auto"/>
              <w:right w:val="single" w:sz="4" w:space="0" w:color="auto"/>
            </w:tcBorders>
          </w:tcPr>
          <w:p w14:paraId="7999E96D" w14:textId="77777777" w:rsidR="00A542E8" w:rsidRPr="0062703D" w:rsidRDefault="00A542E8" w:rsidP="003D531E">
            <w:pPr>
              <w:pStyle w:val="CellBody"/>
              <w:rPr>
                <w:ins w:id="997" w:author="Jindal, Deepak [AUTOSOL/PWS/NOIDA]" w:date="2022-06-19T14:15:00Z"/>
                <w:sz w:val="20"/>
              </w:rPr>
            </w:pPr>
            <w:ins w:id="998" w:author="Jindal, Deepak [AUTOSOL/PWS/NOIDA]" w:date="2022-06-19T14:15:00Z">
              <w:r>
                <w:rPr>
                  <w:sz w:val="20"/>
                </w:rPr>
                <w:t xml:space="preserve">Comments: </w:t>
              </w:r>
            </w:ins>
          </w:p>
        </w:tc>
      </w:tr>
    </w:tbl>
    <w:p w14:paraId="4100BFA3" w14:textId="77777777" w:rsidR="00A542E8" w:rsidRDefault="00A542E8" w:rsidP="00A542E8">
      <w:pPr>
        <w:rPr>
          <w:ins w:id="999" w:author="Jindal, Deepak [AUTOSOL/PWS/NOIDA]" w:date="2022-06-19T14:15:00Z"/>
        </w:rPr>
      </w:pPr>
    </w:p>
    <w:tbl>
      <w:tblPr>
        <w:tblW w:w="0" w:type="auto"/>
        <w:tblInd w:w="5" w:type="dxa"/>
        <w:tblLayout w:type="fixed"/>
        <w:tblCellMar>
          <w:left w:w="0" w:type="dxa"/>
          <w:right w:w="0" w:type="dxa"/>
        </w:tblCellMar>
        <w:tblLook w:val="0000" w:firstRow="0" w:lastRow="0" w:firstColumn="0" w:lastColumn="0" w:noHBand="0" w:noVBand="0"/>
      </w:tblPr>
      <w:tblGrid>
        <w:gridCol w:w="1440"/>
        <w:gridCol w:w="1530"/>
        <w:gridCol w:w="1800"/>
        <w:gridCol w:w="1350"/>
        <w:gridCol w:w="1800"/>
        <w:gridCol w:w="1530"/>
      </w:tblGrid>
      <w:tr w:rsidR="00A542E8" w14:paraId="1718D422" w14:textId="77777777" w:rsidTr="003D531E">
        <w:trPr>
          <w:cantSplit/>
          <w:trHeight w:val="316"/>
          <w:ins w:id="1000" w:author="Jindal, Deepak [AUTOSOL/PWS/NOIDA]" w:date="2022-06-19T14:15:00Z"/>
        </w:trPr>
        <w:tc>
          <w:tcPr>
            <w:tcW w:w="9450" w:type="dxa"/>
            <w:gridSpan w:val="6"/>
            <w:tcBorders>
              <w:top w:val="single" w:sz="4" w:space="0" w:color="auto"/>
              <w:left w:val="single" w:sz="4" w:space="0" w:color="auto"/>
              <w:bottom w:val="single" w:sz="4" w:space="0" w:color="auto"/>
              <w:right w:val="single" w:sz="4" w:space="0" w:color="auto"/>
            </w:tcBorders>
            <w:shd w:val="pct10" w:color="auto" w:fill="FFFFFF"/>
          </w:tcPr>
          <w:p w14:paraId="54C4A5C8" w14:textId="45FE91DE" w:rsidR="00A542E8" w:rsidRDefault="00A542E8">
            <w:pPr>
              <w:pStyle w:val="CellBody"/>
              <w:numPr>
                <w:ilvl w:val="4"/>
                <w:numId w:val="6"/>
              </w:numPr>
              <w:rPr>
                <w:ins w:id="1001" w:author="Jindal, Deepak [AUTOSOL/PWS/NOIDA]" w:date="2022-06-19T14:15:00Z"/>
              </w:rPr>
              <w:pPrChange w:id="1002" w:author="Jindal, Deepak [AUTOSOL/PWS/NOIDA]" w:date="2022-06-19T14:16:00Z">
                <w:pPr>
                  <w:pStyle w:val="CellBody"/>
                </w:pPr>
              </w:pPrChange>
            </w:pPr>
            <w:ins w:id="1003" w:author="Jindal, Deepak [AUTOSOL/PWS/NOIDA]" w:date="2022-06-19T14:15:00Z">
              <w:r w:rsidRPr="00A542E8">
                <w:rPr>
                  <w:b/>
                  <w:rPrChange w:id="1004" w:author="Jindal, Deepak [AUTOSOL/PWS/NOIDA]" w:date="2022-06-19T14:16:00Z">
                    <w:rPr>
                      <w:b/>
                      <w:u w:val="single"/>
                    </w:rPr>
                  </w:rPrChange>
                </w:rPr>
                <w:t>Test:</w:t>
              </w:r>
              <w:r w:rsidRPr="00A542E8">
                <w:rPr>
                  <w:b/>
                  <w:rPrChange w:id="1005" w:author="Jindal, Deepak [AUTOSOL/PWS/NOIDA]" w:date="2022-06-19T14:16:00Z">
                    <w:rPr/>
                  </w:rPrChange>
                </w:rPr>
                <w:t xml:space="preserve"> </w:t>
              </w:r>
              <w:r w:rsidRPr="00152E59">
                <w:rPr>
                  <w:b/>
                </w:rPr>
                <w:t>Run the listed tests using custom graphics</w:t>
              </w:r>
              <w:r w:rsidRPr="00152E59">
                <w:rPr>
                  <w:b/>
                  <w:rPrChange w:id="1006" w:author="Jindal, Deepak [AUTOSOL/PWS/NOIDA]" w:date="2022-06-19T14:52:00Z">
                    <w:rPr/>
                  </w:rPrChange>
                </w:rPr>
                <w:t>. Mark each test result as “P” or “F” (Pass/ Fail).</w:t>
              </w:r>
            </w:ins>
          </w:p>
        </w:tc>
      </w:tr>
      <w:tr w:rsidR="00A542E8" w14:paraId="490EC64C" w14:textId="77777777" w:rsidTr="003D531E">
        <w:trPr>
          <w:cantSplit/>
          <w:trHeight w:val="316"/>
          <w:ins w:id="1007" w:author="Jindal, Deepak [AUTOSOL/PWS/NOIDA]" w:date="2022-06-19T14:15:00Z"/>
        </w:trPr>
        <w:tc>
          <w:tcPr>
            <w:tcW w:w="1440" w:type="dxa"/>
            <w:tcBorders>
              <w:top w:val="single" w:sz="6" w:space="0" w:color="auto"/>
              <w:left w:val="single" w:sz="4" w:space="0" w:color="auto"/>
              <w:bottom w:val="single" w:sz="4" w:space="0" w:color="auto"/>
              <w:right w:val="single" w:sz="6" w:space="0" w:color="auto"/>
            </w:tcBorders>
          </w:tcPr>
          <w:p w14:paraId="2E8ED419" w14:textId="77777777" w:rsidR="00A542E8" w:rsidRDefault="00A542E8" w:rsidP="003D531E">
            <w:pPr>
              <w:pStyle w:val="CellBody"/>
              <w:rPr>
                <w:ins w:id="1008" w:author="Jindal, Deepak [AUTOSOL/PWS/NOIDA]" w:date="2022-06-19T14:15:00Z"/>
              </w:rPr>
            </w:pPr>
            <w:ins w:id="1009" w:author="Jindal, Deepak [AUTOSOL/PWS/NOIDA]" w:date="2022-06-19T14:15:00Z">
              <w:r>
                <w:t xml:space="preserve">Date: </w:t>
              </w:r>
            </w:ins>
          </w:p>
        </w:tc>
        <w:tc>
          <w:tcPr>
            <w:tcW w:w="1530" w:type="dxa"/>
            <w:tcBorders>
              <w:top w:val="single" w:sz="6" w:space="0" w:color="auto"/>
              <w:left w:val="single" w:sz="6" w:space="0" w:color="auto"/>
              <w:bottom w:val="single" w:sz="4" w:space="0" w:color="auto"/>
              <w:right w:val="single" w:sz="6" w:space="0" w:color="auto"/>
            </w:tcBorders>
          </w:tcPr>
          <w:p w14:paraId="386BA251" w14:textId="77777777" w:rsidR="00A542E8" w:rsidRDefault="00A542E8" w:rsidP="003D531E">
            <w:pPr>
              <w:pStyle w:val="CellBody"/>
              <w:rPr>
                <w:ins w:id="1010" w:author="Jindal, Deepak [AUTOSOL/PWS/NOIDA]" w:date="2022-06-19T14:15:00Z"/>
              </w:rPr>
            </w:pPr>
            <w:ins w:id="1011" w:author="Jindal, Deepak [AUTOSOL/PWS/NOIDA]" w:date="2022-06-19T14:15:00Z">
              <w:r>
                <w:t xml:space="preserve">Initials: </w:t>
              </w:r>
            </w:ins>
          </w:p>
        </w:tc>
        <w:tc>
          <w:tcPr>
            <w:tcW w:w="6480" w:type="dxa"/>
            <w:gridSpan w:val="4"/>
            <w:tcBorders>
              <w:top w:val="single" w:sz="6" w:space="0" w:color="auto"/>
              <w:left w:val="single" w:sz="6" w:space="0" w:color="auto"/>
              <w:bottom w:val="single" w:sz="4" w:space="0" w:color="auto"/>
              <w:right w:val="single" w:sz="4" w:space="0" w:color="auto"/>
            </w:tcBorders>
          </w:tcPr>
          <w:p w14:paraId="143ED219" w14:textId="77777777" w:rsidR="00A542E8" w:rsidRDefault="00A542E8" w:rsidP="003D531E">
            <w:pPr>
              <w:pStyle w:val="CellBody"/>
              <w:rPr>
                <w:ins w:id="1012" w:author="Jindal, Deepak [AUTOSOL/PWS/NOIDA]" w:date="2022-06-19T14:15:00Z"/>
              </w:rPr>
            </w:pPr>
            <w:ins w:id="1013" w:author="Jindal, Deepak [AUTOSOL/PWS/NOIDA]" w:date="2022-06-19T14:15:00Z">
              <w:r>
                <w:t xml:space="preserve">Findings# </w:t>
              </w:r>
            </w:ins>
          </w:p>
        </w:tc>
      </w:tr>
      <w:tr w:rsidR="00A542E8" w14:paraId="30CB9624" w14:textId="77777777" w:rsidTr="003D531E">
        <w:trPr>
          <w:cantSplit/>
          <w:trHeight w:val="317"/>
          <w:ins w:id="1014" w:author="Jindal, Deepak [AUTOSOL/PWS/NOIDA]" w:date="2022-06-19T14:15:00Z"/>
        </w:trPr>
        <w:tc>
          <w:tcPr>
            <w:tcW w:w="1440" w:type="dxa"/>
            <w:tcBorders>
              <w:top w:val="single" w:sz="6" w:space="0" w:color="auto"/>
              <w:left w:val="single" w:sz="4" w:space="0" w:color="auto"/>
              <w:bottom w:val="single" w:sz="4" w:space="0" w:color="auto"/>
              <w:right w:val="single" w:sz="4" w:space="0" w:color="auto"/>
            </w:tcBorders>
          </w:tcPr>
          <w:p w14:paraId="56DA3ACF" w14:textId="77777777" w:rsidR="00A542E8" w:rsidRDefault="00A542E8" w:rsidP="003D531E">
            <w:pPr>
              <w:pStyle w:val="CellBody"/>
              <w:rPr>
                <w:ins w:id="1015" w:author="Jindal, Deepak [AUTOSOL/PWS/NOIDA]" w:date="2022-06-19T14:15:00Z"/>
              </w:rPr>
            </w:pPr>
          </w:p>
        </w:tc>
        <w:tc>
          <w:tcPr>
            <w:tcW w:w="1530" w:type="dxa"/>
            <w:tcBorders>
              <w:top w:val="single" w:sz="6" w:space="0" w:color="auto"/>
              <w:left w:val="single" w:sz="4" w:space="0" w:color="auto"/>
              <w:bottom w:val="single" w:sz="4" w:space="0" w:color="auto"/>
              <w:right w:val="single" w:sz="4" w:space="0" w:color="auto"/>
            </w:tcBorders>
          </w:tcPr>
          <w:p w14:paraId="0D0EF1F1" w14:textId="77777777" w:rsidR="00A542E8" w:rsidRDefault="00A542E8" w:rsidP="003D531E">
            <w:pPr>
              <w:pStyle w:val="CellBody"/>
              <w:rPr>
                <w:ins w:id="1016" w:author="Jindal, Deepak [AUTOSOL/PWS/NOIDA]" w:date="2022-06-19T14:15:00Z"/>
              </w:rPr>
            </w:pPr>
            <w:ins w:id="1017" w:author="Jindal, Deepak [AUTOSOL/PWS/NOIDA]" w:date="2022-06-19T14:15:00Z">
              <w:r>
                <w:t>KEYBOARD</w:t>
              </w:r>
            </w:ins>
          </w:p>
        </w:tc>
        <w:tc>
          <w:tcPr>
            <w:tcW w:w="1800" w:type="dxa"/>
            <w:tcBorders>
              <w:top w:val="single" w:sz="6" w:space="0" w:color="auto"/>
              <w:left w:val="single" w:sz="4" w:space="0" w:color="auto"/>
              <w:bottom w:val="single" w:sz="4" w:space="0" w:color="auto"/>
              <w:right w:val="single" w:sz="4" w:space="0" w:color="auto"/>
            </w:tcBorders>
          </w:tcPr>
          <w:p w14:paraId="11645CC2" w14:textId="77777777" w:rsidR="00A542E8" w:rsidRDefault="00A542E8" w:rsidP="003D531E">
            <w:pPr>
              <w:pStyle w:val="CellBody"/>
              <w:rPr>
                <w:ins w:id="1018" w:author="Jindal, Deepak [AUTOSOL/PWS/NOIDA]" w:date="2022-06-19T14:15:00Z"/>
              </w:rPr>
            </w:pPr>
            <w:ins w:id="1019" w:author="Jindal, Deepak [AUTOSOL/PWS/NOIDA]" w:date="2022-06-19T14:15:00Z">
              <w:r>
                <w:t>HIGHLOWMON</w:t>
              </w:r>
            </w:ins>
          </w:p>
        </w:tc>
        <w:tc>
          <w:tcPr>
            <w:tcW w:w="1350" w:type="dxa"/>
            <w:tcBorders>
              <w:top w:val="single" w:sz="6" w:space="0" w:color="auto"/>
              <w:left w:val="single" w:sz="4" w:space="0" w:color="auto"/>
              <w:bottom w:val="single" w:sz="4" w:space="0" w:color="auto"/>
              <w:right w:val="single" w:sz="4" w:space="0" w:color="auto"/>
            </w:tcBorders>
          </w:tcPr>
          <w:p w14:paraId="5247266A" w14:textId="77777777" w:rsidR="00A542E8" w:rsidRDefault="00A542E8" w:rsidP="003D531E">
            <w:pPr>
              <w:pStyle w:val="CellBody"/>
              <w:rPr>
                <w:ins w:id="1020" w:author="Jindal, Deepak [AUTOSOL/PWS/NOIDA]" w:date="2022-06-19T14:15:00Z"/>
              </w:rPr>
            </w:pPr>
            <w:ins w:id="1021" w:author="Jindal, Deepak [AUTOSOL/PWS/NOIDA]" w:date="2022-06-19T14:15:00Z">
              <w:r>
                <w:t xml:space="preserve">TRANSFER </w:t>
              </w:r>
            </w:ins>
          </w:p>
        </w:tc>
        <w:tc>
          <w:tcPr>
            <w:tcW w:w="1800" w:type="dxa"/>
            <w:tcBorders>
              <w:top w:val="single" w:sz="6" w:space="0" w:color="auto"/>
              <w:left w:val="single" w:sz="4" w:space="0" w:color="auto"/>
              <w:bottom w:val="single" w:sz="4" w:space="0" w:color="auto"/>
              <w:right w:val="single" w:sz="4" w:space="0" w:color="auto"/>
            </w:tcBorders>
          </w:tcPr>
          <w:p w14:paraId="0E99833B" w14:textId="77777777" w:rsidR="00A542E8" w:rsidRDefault="00A542E8" w:rsidP="003D531E">
            <w:pPr>
              <w:pStyle w:val="CellBody"/>
              <w:rPr>
                <w:ins w:id="1022" w:author="Jindal, Deepak [AUTOSOL/PWS/NOIDA]" w:date="2022-06-19T14:15:00Z"/>
              </w:rPr>
            </w:pPr>
            <w:ins w:id="1023" w:author="Jindal, Deepak [AUTOSOL/PWS/NOIDA]" w:date="2022-06-19T14:15:00Z">
              <w:r>
                <w:t xml:space="preserve">ONESHOT </w:t>
              </w:r>
            </w:ins>
          </w:p>
        </w:tc>
        <w:tc>
          <w:tcPr>
            <w:tcW w:w="1530" w:type="dxa"/>
            <w:tcBorders>
              <w:top w:val="single" w:sz="6" w:space="0" w:color="auto"/>
              <w:left w:val="single" w:sz="4" w:space="0" w:color="auto"/>
              <w:bottom w:val="single" w:sz="4" w:space="0" w:color="auto"/>
              <w:right w:val="single" w:sz="4" w:space="0" w:color="auto"/>
            </w:tcBorders>
          </w:tcPr>
          <w:p w14:paraId="324C364A" w14:textId="77777777" w:rsidR="00A542E8" w:rsidRDefault="00A542E8" w:rsidP="003D531E">
            <w:pPr>
              <w:pStyle w:val="CellBody"/>
              <w:rPr>
                <w:ins w:id="1024" w:author="Jindal, Deepak [AUTOSOL/PWS/NOIDA]" w:date="2022-06-19T14:15:00Z"/>
              </w:rPr>
            </w:pPr>
            <w:ins w:id="1025" w:author="Jindal, Deepak [AUTOSOL/PWS/NOIDA]" w:date="2022-06-19T14:15:00Z">
              <w:r>
                <w:t xml:space="preserve"> </w:t>
              </w:r>
            </w:ins>
          </w:p>
        </w:tc>
      </w:tr>
      <w:tr w:rsidR="00A542E8" w14:paraId="3040B8D8" w14:textId="77777777" w:rsidTr="003D531E">
        <w:trPr>
          <w:cantSplit/>
          <w:trHeight w:val="317"/>
          <w:ins w:id="1026" w:author="Jindal, Deepak [AUTOSOL/PWS/NOIDA]" w:date="2022-06-19T14:15:00Z"/>
        </w:trPr>
        <w:tc>
          <w:tcPr>
            <w:tcW w:w="1440" w:type="dxa"/>
            <w:tcBorders>
              <w:top w:val="single" w:sz="6" w:space="0" w:color="auto"/>
              <w:left w:val="single" w:sz="4" w:space="0" w:color="auto"/>
              <w:bottom w:val="single" w:sz="4" w:space="0" w:color="auto"/>
              <w:right w:val="single" w:sz="4" w:space="0" w:color="auto"/>
            </w:tcBorders>
          </w:tcPr>
          <w:p w14:paraId="0D4BB414" w14:textId="77777777" w:rsidR="00A542E8" w:rsidRDefault="00A542E8" w:rsidP="003D531E">
            <w:pPr>
              <w:pStyle w:val="CellBody"/>
              <w:rPr>
                <w:ins w:id="1027" w:author="Jindal, Deepak [AUTOSOL/PWS/NOIDA]" w:date="2022-06-19T14:15:00Z"/>
              </w:rPr>
            </w:pPr>
            <w:ins w:id="1028" w:author="Jindal, Deepak [AUTOSOL/PWS/NOIDA]" w:date="2022-06-19T14:15:00Z">
              <w:r>
                <w:t xml:space="preserve">Basic Functionality </w:t>
              </w:r>
            </w:ins>
          </w:p>
        </w:tc>
        <w:tc>
          <w:tcPr>
            <w:tcW w:w="1530" w:type="dxa"/>
            <w:tcBorders>
              <w:top w:val="single" w:sz="6" w:space="0" w:color="auto"/>
              <w:left w:val="single" w:sz="4" w:space="0" w:color="auto"/>
              <w:bottom w:val="single" w:sz="4" w:space="0" w:color="auto"/>
              <w:right w:val="single" w:sz="4" w:space="0" w:color="auto"/>
            </w:tcBorders>
          </w:tcPr>
          <w:p w14:paraId="2C48244E" w14:textId="77777777" w:rsidR="00A542E8" w:rsidRDefault="00A542E8" w:rsidP="003D531E">
            <w:pPr>
              <w:pStyle w:val="CellBody"/>
              <w:rPr>
                <w:ins w:id="1029" w:author="Jindal, Deepak [AUTOSOL/PWS/NOIDA]" w:date="2022-06-19T14:15:00Z"/>
              </w:rPr>
            </w:pPr>
            <w:ins w:id="1030" w:author="Jindal, Deepak [AUTOSOL/PWS/NOIDA]" w:date="2022-06-19T14:15:00Z">
              <w:r>
                <w:t xml:space="preserve"> </w:t>
              </w:r>
            </w:ins>
          </w:p>
        </w:tc>
        <w:tc>
          <w:tcPr>
            <w:tcW w:w="1800" w:type="dxa"/>
            <w:tcBorders>
              <w:top w:val="single" w:sz="6" w:space="0" w:color="auto"/>
              <w:left w:val="single" w:sz="4" w:space="0" w:color="auto"/>
              <w:bottom w:val="single" w:sz="4" w:space="0" w:color="auto"/>
              <w:right w:val="single" w:sz="4" w:space="0" w:color="auto"/>
            </w:tcBorders>
          </w:tcPr>
          <w:p w14:paraId="66A59149" w14:textId="77777777" w:rsidR="00A542E8" w:rsidRDefault="00A542E8" w:rsidP="003D531E">
            <w:pPr>
              <w:rPr>
                <w:ins w:id="1031" w:author="Jindal, Deepak [AUTOSOL/PWS/NOIDA]" w:date="2022-06-19T14:15:00Z"/>
              </w:rPr>
            </w:pPr>
          </w:p>
        </w:tc>
        <w:tc>
          <w:tcPr>
            <w:tcW w:w="1350" w:type="dxa"/>
            <w:tcBorders>
              <w:top w:val="single" w:sz="6" w:space="0" w:color="auto"/>
              <w:left w:val="single" w:sz="4" w:space="0" w:color="auto"/>
              <w:bottom w:val="single" w:sz="4" w:space="0" w:color="auto"/>
              <w:right w:val="single" w:sz="4" w:space="0" w:color="auto"/>
            </w:tcBorders>
          </w:tcPr>
          <w:p w14:paraId="78C38C43" w14:textId="77777777" w:rsidR="00A542E8" w:rsidRDefault="00A542E8" w:rsidP="003D531E">
            <w:pPr>
              <w:rPr>
                <w:ins w:id="1032" w:author="Jindal, Deepak [AUTOSOL/PWS/NOIDA]" w:date="2022-06-19T14:15:00Z"/>
              </w:rPr>
            </w:pPr>
          </w:p>
        </w:tc>
        <w:tc>
          <w:tcPr>
            <w:tcW w:w="1800" w:type="dxa"/>
            <w:tcBorders>
              <w:top w:val="single" w:sz="6" w:space="0" w:color="auto"/>
              <w:left w:val="single" w:sz="4" w:space="0" w:color="auto"/>
              <w:bottom w:val="single" w:sz="4" w:space="0" w:color="auto"/>
              <w:right w:val="single" w:sz="4" w:space="0" w:color="auto"/>
            </w:tcBorders>
          </w:tcPr>
          <w:p w14:paraId="00E8D204" w14:textId="77777777" w:rsidR="00A542E8" w:rsidRDefault="00A542E8" w:rsidP="003D531E">
            <w:pPr>
              <w:rPr>
                <w:ins w:id="1033" w:author="Jindal, Deepak [AUTOSOL/PWS/NOIDA]" w:date="2022-06-19T14:15:00Z"/>
              </w:rPr>
            </w:pPr>
          </w:p>
        </w:tc>
        <w:tc>
          <w:tcPr>
            <w:tcW w:w="1530" w:type="dxa"/>
            <w:tcBorders>
              <w:top w:val="single" w:sz="6" w:space="0" w:color="auto"/>
              <w:left w:val="single" w:sz="4" w:space="0" w:color="auto"/>
              <w:bottom w:val="single" w:sz="4" w:space="0" w:color="auto"/>
              <w:right w:val="single" w:sz="4" w:space="0" w:color="auto"/>
            </w:tcBorders>
          </w:tcPr>
          <w:p w14:paraId="7ECD97AD" w14:textId="77777777" w:rsidR="00A542E8" w:rsidRDefault="00A542E8" w:rsidP="003D531E">
            <w:pPr>
              <w:pStyle w:val="CellBody"/>
              <w:rPr>
                <w:ins w:id="1034" w:author="Jindal, Deepak [AUTOSOL/PWS/NOIDA]" w:date="2022-06-19T14:15:00Z"/>
              </w:rPr>
            </w:pPr>
            <w:ins w:id="1035" w:author="Jindal, Deepak [AUTOSOL/PWS/NOIDA]" w:date="2022-06-19T14:15:00Z">
              <w:r>
                <w:t xml:space="preserve"> </w:t>
              </w:r>
            </w:ins>
          </w:p>
        </w:tc>
      </w:tr>
      <w:tr w:rsidR="00A542E8" w14:paraId="1EFAEC5D" w14:textId="77777777" w:rsidTr="003D531E">
        <w:trPr>
          <w:cantSplit/>
          <w:trHeight w:val="251"/>
          <w:ins w:id="1036" w:author="Jindal, Deepak [AUTOSOL/PWS/NOIDA]" w:date="2022-06-19T14:15:00Z"/>
        </w:trPr>
        <w:tc>
          <w:tcPr>
            <w:tcW w:w="9450" w:type="dxa"/>
            <w:gridSpan w:val="6"/>
            <w:tcBorders>
              <w:top w:val="single" w:sz="4" w:space="0" w:color="auto"/>
              <w:left w:val="single" w:sz="4" w:space="0" w:color="auto"/>
              <w:bottom w:val="single" w:sz="6" w:space="0" w:color="auto"/>
              <w:right w:val="single" w:sz="4" w:space="0" w:color="auto"/>
            </w:tcBorders>
          </w:tcPr>
          <w:p w14:paraId="3DFFF230" w14:textId="77777777" w:rsidR="00A542E8" w:rsidRDefault="00A542E8" w:rsidP="003D531E">
            <w:pPr>
              <w:pStyle w:val="CellBody"/>
              <w:rPr>
                <w:ins w:id="1037" w:author="Jindal, Deepak [AUTOSOL/PWS/NOIDA]" w:date="2022-06-19T14:15:00Z"/>
                <w:b/>
                <w:u w:val="single"/>
              </w:rPr>
            </w:pPr>
            <w:ins w:id="1038" w:author="Jindal, Deepak [AUTOSOL/PWS/NOIDA]" w:date="2022-06-19T14:15:00Z">
              <w:r>
                <w:t>Comments:</w:t>
              </w:r>
            </w:ins>
          </w:p>
        </w:tc>
      </w:tr>
    </w:tbl>
    <w:p w14:paraId="400076E4" w14:textId="2CCC035E" w:rsidR="00A542E8" w:rsidRDefault="00A542E8" w:rsidP="00B83EB3">
      <w:pPr>
        <w:rPr>
          <w:ins w:id="1039" w:author="Jindal, Deepak [AUTOSOL/PWS/NOIDA]" w:date="2022-06-19T14:10:00Z"/>
        </w:rPr>
      </w:pPr>
      <w:ins w:id="1040" w:author="Jindal, Deepak [AUTOSOL/PWS/NOIDA]" w:date="2022-06-19T14:15:00Z">
        <w:r>
          <w:br w:type="page"/>
        </w:r>
      </w:ins>
    </w:p>
    <w:p w14:paraId="72CA35A3" w14:textId="43FE1C96" w:rsidR="00741EF0" w:rsidRDefault="00152E59">
      <w:pPr>
        <w:pStyle w:val="SectL2"/>
        <w:numPr>
          <w:ilvl w:val="3"/>
          <w:numId w:val="6"/>
        </w:numPr>
        <w:spacing w:after="120"/>
        <w:pPrChange w:id="1041" w:author="Jindal, Deepak [AUTOSOL/PWS/NOIDA]" w:date="2022-06-19T14:51:00Z">
          <w:pPr/>
        </w:pPrChange>
      </w:pPr>
      <w:bookmarkStart w:id="1042" w:name="_Toc108469352"/>
      <w:bookmarkStart w:id="1043" w:name="_Toc108469843"/>
      <w:ins w:id="1044" w:author="Jindal, Deepak [AUTOSOL/PWS/NOIDA]" w:date="2022-06-19T14:45:00Z">
        <w:r w:rsidRPr="00152E59">
          <w:lastRenderedPageBreak/>
          <w:t>Ovation Developer Studio</w:t>
        </w:r>
      </w:ins>
      <w:bookmarkEnd w:id="1042"/>
      <w:bookmarkEnd w:id="1043"/>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B83EB3" w:rsidRPr="003A700C" w14:paraId="0889F232"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32A4AF3" w14:textId="2CBAB3BD" w:rsidR="00B83EB3" w:rsidRPr="003A700C" w:rsidRDefault="00B83EB3">
            <w:pPr>
              <w:pStyle w:val="CellBody"/>
              <w:numPr>
                <w:ilvl w:val="4"/>
                <w:numId w:val="6"/>
              </w:numPr>
              <w:rPr>
                <w:b/>
              </w:rPr>
              <w:pPrChange w:id="1045" w:author="Jindal, Deepak [AUTOSOL/PWS/NOIDA]" w:date="2022-06-19T14:46:00Z">
                <w:pPr>
                  <w:pStyle w:val="CellBody"/>
                  <w:numPr>
                    <w:ilvl w:val="3"/>
                    <w:numId w:val="6"/>
                  </w:numPr>
                </w:pPr>
              </w:pPrChange>
            </w:pPr>
            <w:r w:rsidRPr="00AD33AF">
              <w:rPr>
                <w:b/>
              </w:rPr>
              <w:t>Test :</w:t>
            </w:r>
            <w:r>
              <w:rPr>
                <w:b/>
              </w:rPr>
              <w:t xml:space="preserve"> </w:t>
            </w:r>
            <w:r w:rsidR="002526B2" w:rsidRPr="00152E59">
              <w:rPr>
                <w:b/>
              </w:rPr>
              <w:t>Verify that</w:t>
            </w:r>
            <w:r w:rsidR="002526B2">
              <w:rPr>
                <w:b/>
              </w:rPr>
              <w:t xml:space="preserve"> </w:t>
            </w:r>
            <w:ins w:id="1046" w:author="Jindal, Deepak [AUTOSOL/PWS/NOIDA]" w:date="2022-06-09T14:43:00Z">
              <w:r w:rsidR="00515065" w:rsidRPr="00152E59">
                <w:rPr>
                  <w:b/>
                  <w:rPrChange w:id="1047" w:author="Jindal, Deepak [AUTOSOL/PWS/NOIDA]" w:date="2022-06-19T14:46:00Z">
                    <w:rPr>
                      <w:rFonts w:ascii="Times New Roman" w:hAnsi="Times New Roman"/>
                      <w:color w:val="auto"/>
                    </w:rPr>
                  </w:rPrChange>
                </w:rPr>
                <w:t xml:space="preserve">the basic functionalities of Ovation Developer Studio and list down below the verified operations </w:t>
              </w:r>
            </w:ins>
            <w:ins w:id="1048" w:author="Jindal, Deepak [AUTOSOL/PWS/NOIDA]" w:date="2022-06-09T14:44:00Z">
              <w:r w:rsidR="00515065" w:rsidRPr="00152E59">
                <w:rPr>
                  <w:b/>
                  <w:rPrChange w:id="1049" w:author="Jindal, Deepak [AUTOSOL/PWS/NOIDA]" w:date="2022-06-19T14:46:00Z">
                    <w:rPr>
                      <w:rFonts w:ascii="Times New Roman" w:hAnsi="Times New Roman"/>
                      <w:color w:val="auto"/>
                    </w:rPr>
                  </w:rPrChange>
                </w:rPr>
                <w:t>&amp;</w:t>
              </w:r>
            </w:ins>
            <w:ins w:id="1050" w:author="Jindal, Deepak [AUTOSOL/PWS/NOIDA]" w:date="2022-06-09T14:43:00Z">
              <w:r w:rsidR="00515065" w:rsidRPr="00152E59">
                <w:rPr>
                  <w:b/>
                  <w:rPrChange w:id="1051" w:author="Jindal, Deepak [AUTOSOL/PWS/NOIDA]" w:date="2022-06-19T14:46:00Z">
                    <w:rPr>
                      <w:rFonts w:ascii="Times New Roman" w:hAnsi="Times New Roman"/>
                      <w:color w:val="auto"/>
                    </w:rPr>
                  </w:rPrChange>
                </w:rPr>
                <w:t xml:space="preserve"> tests</w:t>
              </w:r>
            </w:ins>
            <w:del w:id="1052" w:author="Jindal, Deepak [AUTOSOL/PWS/NOIDA]" w:date="2022-06-09T14:43:00Z">
              <w:r w:rsidR="00986B5E" w:rsidRPr="005247FE" w:rsidDel="00515065">
                <w:rPr>
                  <w:rFonts w:ascii="Times New Roman" w:hAnsi="Times New Roman"/>
                  <w:b/>
                  <w:bCs/>
                  <w:szCs w:val="24"/>
                </w:rPr>
                <w:delText>Ovation Developer’s Studio</w:delText>
              </w:r>
              <w:r w:rsidRPr="00B83EB3" w:rsidDel="00515065">
                <w:rPr>
                  <w:b/>
                </w:rPr>
                <w:delText xml:space="preserve"> works in same </w:delText>
              </w:r>
              <w:r w:rsidR="00660021" w:rsidRPr="00B83EB3" w:rsidDel="00515065">
                <w:rPr>
                  <w:b/>
                </w:rPr>
                <w:delText>way</w:delText>
              </w:r>
              <w:r w:rsidR="00660021" w:rsidDel="00515065">
                <w:rPr>
                  <w:b/>
                </w:rPr>
                <w:delText xml:space="preserve"> with Ovation Standalone Controller &amp; tools software</w:delText>
              </w:r>
              <w:r w:rsidR="00660021" w:rsidRPr="00B83EB3" w:rsidDel="00515065">
                <w:rPr>
                  <w:b/>
                </w:rPr>
                <w:delText xml:space="preserve"> as in a traditional Ovation system</w:delText>
              </w:r>
            </w:del>
          </w:p>
        </w:tc>
      </w:tr>
      <w:tr w:rsidR="00B83EB3" w14:paraId="107507A9"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F1D1832" w14:textId="77777777" w:rsidR="00B83EB3" w:rsidRDefault="00B83EB3"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A361132" w14:textId="77777777" w:rsidR="00B83EB3" w:rsidRDefault="00B83EB3"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73E69FE" w14:textId="77777777" w:rsidR="00B83EB3" w:rsidRDefault="00B83EB3" w:rsidP="007712E9">
            <w:pPr>
              <w:pStyle w:val="CellBody"/>
              <w:rPr>
                <w:rFonts w:ascii="Times New Roman" w:hAnsi="Times New Roman"/>
                <w:color w:val="auto"/>
              </w:rPr>
            </w:pPr>
            <w:r>
              <w:rPr>
                <w:rFonts w:ascii="Times New Roman" w:hAnsi="Times New Roman"/>
                <w:color w:val="auto"/>
              </w:rPr>
              <w:t xml:space="preserve"> </w:t>
            </w:r>
          </w:p>
        </w:tc>
      </w:tr>
      <w:tr w:rsidR="00884469" w14:paraId="2DDFCE1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4B39A09" w14:textId="52502E79" w:rsidR="00884469" w:rsidRDefault="00884469" w:rsidP="00884469">
            <w:pPr>
              <w:pStyle w:val="CellBody"/>
              <w:numPr>
                <w:ilvl w:val="0"/>
                <w:numId w:val="32"/>
              </w:numPr>
              <w:rPr>
                <w:rFonts w:ascii="Times New Roman" w:hAnsi="Times New Roman"/>
                <w:color w:val="auto"/>
              </w:rPr>
            </w:pPr>
            <w:del w:id="1053" w:author="Jindal, Deepak [AUTOSOL/PWS/NOIDA]" w:date="2022-06-09T14:44:00Z">
              <w:r w:rsidDel="00515065">
                <w:rPr>
                  <w:rFonts w:ascii="Times New Roman" w:hAnsi="Times New Roman"/>
                  <w:color w:val="auto"/>
                </w:rPr>
                <w:delText xml:space="preserve">Refer </w:delText>
              </w:r>
              <w:r w:rsidRPr="00CF0580" w:rsidDel="00515065">
                <w:rPr>
                  <w:rFonts w:ascii="Times New Roman" w:hAnsi="Times New Roman"/>
                  <w:color w:val="auto"/>
                </w:rPr>
                <w:delText>BASIC_FUNCTIONS_ SVTP_rev1.V.docx</w:delText>
              </w:r>
              <w:r w:rsidDel="00515065">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29293B97" w14:textId="19ADB0DF" w:rsidR="00884469" w:rsidRDefault="00884469" w:rsidP="00884469">
            <w:pPr>
              <w:pStyle w:val="CellBody"/>
              <w:rPr>
                <w:rFonts w:ascii="Times New Roman" w:hAnsi="Times New Roman"/>
                <w:color w:val="auto"/>
              </w:rPr>
            </w:pPr>
            <w:ins w:id="1054" w:author="Jindal, Deepak [AUTOSOL/PWS/NOIDA]" w:date="2022-06-09T17:18:00Z">
              <w:r>
                <w:rPr>
                  <w:rFonts w:ascii="Times New Roman" w:hAnsi="Times New Roman"/>
                  <w:color w:val="auto"/>
                </w:rPr>
                <w:t xml:space="preserve">P/F/F#/NA:  </w:t>
              </w:r>
            </w:ins>
            <w:del w:id="1055" w:author="Jindal, Deepak [AUTOSOL/PWS/NOIDA]" w:date="2022-06-09T17:18:00Z">
              <w:r w:rsidDel="00117A8C">
                <w:rPr>
                  <w:rFonts w:ascii="Times New Roman" w:hAnsi="Times New Roman"/>
                  <w:color w:val="auto"/>
                </w:rPr>
                <w:delText xml:space="preserve">P/F/F#/NA:  </w:delText>
              </w:r>
            </w:del>
          </w:p>
        </w:tc>
      </w:tr>
      <w:tr w:rsidR="00884469" w14:paraId="6222918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DF352ED" w14:textId="1E39280D" w:rsidR="00884469" w:rsidRDefault="00884469">
            <w:pPr>
              <w:pStyle w:val="CellBody"/>
              <w:numPr>
                <w:ilvl w:val="0"/>
                <w:numId w:val="32"/>
              </w:numPr>
              <w:rPr>
                <w:rFonts w:ascii="Times New Roman" w:hAnsi="Times New Roman"/>
                <w:color w:val="auto"/>
              </w:rPr>
              <w:pPrChange w:id="1056" w:author="Jindal, Deepak [AUTOSOL/PWS/NOIDA]" w:date="2022-06-09T14:44: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7AC13BDD" w14:textId="3767165B" w:rsidR="00884469" w:rsidRDefault="00884469" w:rsidP="00884469">
            <w:pPr>
              <w:pStyle w:val="CellBody"/>
              <w:rPr>
                <w:rFonts w:ascii="Times New Roman" w:hAnsi="Times New Roman"/>
                <w:color w:val="auto"/>
              </w:rPr>
            </w:pPr>
            <w:ins w:id="1057" w:author="Jindal, Deepak [AUTOSOL/PWS/NOIDA]" w:date="2022-06-09T17:18:00Z">
              <w:r w:rsidRPr="001A13BC">
                <w:rPr>
                  <w:rFonts w:ascii="Times New Roman" w:hAnsi="Times New Roman"/>
                  <w:color w:val="auto"/>
                </w:rPr>
                <w:t xml:space="preserve">P/F/F#/NA:  </w:t>
              </w:r>
            </w:ins>
          </w:p>
        </w:tc>
      </w:tr>
      <w:tr w:rsidR="00884469" w14:paraId="4833E250" w14:textId="77777777" w:rsidTr="007712E9">
        <w:trPr>
          <w:cantSplit/>
          <w:trHeight w:val="316"/>
          <w:ins w:id="1058" w:author="Jindal, Deepak [AUTOSOL/PWS/NOIDA]" w:date="2022-06-09T14:44:00Z"/>
        </w:trPr>
        <w:tc>
          <w:tcPr>
            <w:tcW w:w="7380" w:type="dxa"/>
            <w:gridSpan w:val="2"/>
            <w:tcBorders>
              <w:top w:val="single" w:sz="6" w:space="0" w:color="auto"/>
              <w:left w:val="single" w:sz="4" w:space="0" w:color="auto"/>
              <w:bottom w:val="single" w:sz="4" w:space="0" w:color="auto"/>
              <w:right w:val="single" w:sz="4" w:space="0" w:color="auto"/>
            </w:tcBorders>
          </w:tcPr>
          <w:p w14:paraId="05F93400" w14:textId="77777777" w:rsidR="00884469" w:rsidRDefault="00884469" w:rsidP="00884469">
            <w:pPr>
              <w:pStyle w:val="CellBody"/>
              <w:numPr>
                <w:ilvl w:val="0"/>
                <w:numId w:val="32"/>
              </w:numPr>
              <w:rPr>
                <w:ins w:id="1059" w:author="Jindal, Deepak [AUTOSOL/PWS/NOIDA]" w:date="2022-06-09T14:4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44C8FC2" w14:textId="08D17582" w:rsidR="00884469" w:rsidRDefault="00884469" w:rsidP="00884469">
            <w:pPr>
              <w:pStyle w:val="CellBody"/>
              <w:rPr>
                <w:ins w:id="1060" w:author="Jindal, Deepak [AUTOSOL/PWS/NOIDA]" w:date="2022-06-09T14:44:00Z"/>
                <w:rFonts w:ascii="Times New Roman" w:hAnsi="Times New Roman"/>
                <w:color w:val="auto"/>
              </w:rPr>
            </w:pPr>
            <w:ins w:id="1061" w:author="Jindal, Deepak [AUTOSOL/PWS/NOIDA]" w:date="2022-06-09T17:18:00Z">
              <w:r w:rsidRPr="001A13BC">
                <w:rPr>
                  <w:rFonts w:ascii="Times New Roman" w:hAnsi="Times New Roman"/>
                  <w:color w:val="auto"/>
                </w:rPr>
                <w:t xml:space="preserve">P/F/F#/NA:  </w:t>
              </w:r>
            </w:ins>
          </w:p>
        </w:tc>
      </w:tr>
      <w:tr w:rsidR="00884469" w14:paraId="2557684B" w14:textId="77777777" w:rsidTr="007712E9">
        <w:trPr>
          <w:cantSplit/>
          <w:trHeight w:val="316"/>
          <w:ins w:id="1062" w:author="Jindal, Deepak [AUTOSOL/PWS/NOIDA]" w:date="2022-06-09T14:44:00Z"/>
        </w:trPr>
        <w:tc>
          <w:tcPr>
            <w:tcW w:w="7380" w:type="dxa"/>
            <w:gridSpan w:val="2"/>
            <w:tcBorders>
              <w:top w:val="single" w:sz="6" w:space="0" w:color="auto"/>
              <w:left w:val="single" w:sz="4" w:space="0" w:color="auto"/>
              <w:bottom w:val="single" w:sz="4" w:space="0" w:color="auto"/>
              <w:right w:val="single" w:sz="4" w:space="0" w:color="auto"/>
            </w:tcBorders>
          </w:tcPr>
          <w:p w14:paraId="097DF2EE" w14:textId="77777777" w:rsidR="00884469" w:rsidRDefault="00884469" w:rsidP="00884469">
            <w:pPr>
              <w:pStyle w:val="CellBody"/>
              <w:numPr>
                <w:ilvl w:val="0"/>
                <w:numId w:val="32"/>
              </w:numPr>
              <w:rPr>
                <w:ins w:id="1063" w:author="Jindal, Deepak [AUTOSOL/PWS/NOIDA]" w:date="2022-06-09T14:4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FDD3C19" w14:textId="6695A489" w:rsidR="00884469" w:rsidRDefault="00884469" w:rsidP="00884469">
            <w:pPr>
              <w:pStyle w:val="CellBody"/>
              <w:rPr>
                <w:ins w:id="1064" w:author="Jindal, Deepak [AUTOSOL/PWS/NOIDA]" w:date="2022-06-09T14:44:00Z"/>
                <w:rFonts w:ascii="Times New Roman" w:hAnsi="Times New Roman"/>
                <w:color w:val="auto"/>
              </w:rPr>
            </w:pPr>
            <w:ins w:id="1065" w:author="Jindal, Deepak [AUTOSOL/PWS/NOIDA]" w:date="2022-06-09T17:18:00Z">
              <w:r w:rsidRPr="001A13BC">
                <w:rPr>
                  <w:rFonts w:ascii="Times New Roman" w:hAnsi="Times New Roman"/>
                  <w:color w:val="auto"/>
                </w:rPr>
                <w:t xml:space="preserve">P/F/F#/NA:  </w:t>
              </w:r>
            </w:ins>
          </w:p>
        </w:tc>
      </w:tr>
      <w:tr w:rsidR="00884469" w14:paraId="5BC65626" w14:textId="77777777" w:rsidTr="007712E9">
        <w:trPr>
          <w:cantSplit/>
          <w:trHeight w:val="316"/>
          <w:ins w:id="1066" w:author="Jindal, Deepak [AUTOSOL/PWS/NOIDA]" w:date="2022-06-09T14:44:00Z"/>
        </w:trPr>
        <w:tc>
          <w:tcPr>
            <w:tcW w:w="7380" w:type="dxa"/>
            <w:gridSpan w:val="2"/>
            <w:tcBorders>
              <w:top w:val="single" w:sz="6" w:space="0" w:color="auto"/>
              <w:left w:val="single" w:sz="4" w:space="0" w:color="auto"/>
              <w:bottom w:val="single" w:sz="4" w:space="0" w:color="auto"/>
              <w:right w:val="single" w:sz="4" w:space="0" w:color="auto"/>
            </w:tcBorders>
          </w:tcPr>
          <w:p w14:paraId="2AA8AD56" w14:textId="77777777" w:rsidR="00884469" w:rsidRDefault="00884469" w:rsidP="00884469">
            <w:pPr>
              <w:pStyle w:val="CellBody"/>
              <w:numPr>
                <w:ilvl w:val="0"/>
                <w:numId w:val="32"/>
              </w:numPr>
              <w:rPr>
                <w:ins w:id="1067" w:author="Jindal, Deepak [AUTOSOL/PWS/NOIDA]" w:date="2022-06-09T14:4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40E830D" w14:textId="15D61156" w:rsidR="00884469" w:rsidRDefault="00884469" w:rsidP="00884469">
            <w:pPr>
              <w:pStyle w:val="CellBody"/>
              <w:rPr>
                <w:ins w:id="1068" w:author="Jindal, Deepak [AUTOSOL/PWS/NOIDA]" w:date="2022-06-09T14:44:00Z"/>
                <w:rFonts w:ascii="Times New Roman" w:hAnsi="Times New Roman"/>
                <w:color w:val="auto"/>
              </w:rPr>
            </w:pPr>
            <w:ins w:id="1069" w:author="Jindal, Deepak [AUTOSOL/PWS/NOIDA]" w:date="2022-06-09T17:18:00Z">
              <w:r w:rsidRPr="001A13BC">
                <w:rPr>
                  <w:rFonts w:ascii="Times New Roman" w:hAnsi="Times New Roman"/>
                  <w:color w:val="auto"/>
                </w:rPr>
                <w:t xml:space="preserve">P/F/F#/NA:  </w:t>
              </w:r>
            </w:ins>
          </w:p>
        </w:tc>
      </w:tr>
      <w:tr w:rsidR="00B83EB3" w14:paraId="298B22FD"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335FF2C" w14:textId="77777777" w:rsidR="00B83EB3" w:rsidRDefault="00B83EB3" w:rsidP="007712E9">
            <w:pPr>
              <w:pStyle w:val="CellBody"/>
            </w:pPr>
            <w:r>
              <w:t>Comments:</w:t>
            </w:r>
          </w:p>
        </w:tc>
      </w:tr>
    </w:tbl>
    <w:p w14:paraId="59C9FBE1" w14:textId="7C41E42E" w:rsidR="00B83EB3" w:rsidRDefault="00B83EB3" w:rsidP="00B83EB3">
      <w:pPr>
        <w:rPr>
          <w:ins w:id="1070" w:author="Jindal, Deepak [AUTOSOL/PWS/NOIDA]" w:date="2022-06-19T14:23:00Z"/>
        </w:rPr>
      </w:pPr>
    </w:p>
    <w:p w14:paraId="3D57F572" w14:textId="691AB4D9" w:rsidR="00A542E8" w:rsidRDefault="00A542E8" w:rsidP="00A542E8">
      <w:pPr>
        <w:pStyle w:val="SectL2"/>
        <w:numPr>
          <w:ilvl w:val="3"/>
          <w:numId w:val="6"/>
        </w:numPr>
        <w:spacing w:after="120"/>
        <w:rPr>
          <w:ins w:id="1071" w:author="Jindal, Deepak [AUTOSOL/PWS/NOIDA]" w:date="2022-06-19T14:23:00Z"/>
        </w:rPr>
      </w:pPr>
      <w:bookmarkStart w:id="1072" w:name="_Toc108469353"/>
      <w:bookmarkStart w:id="1073" w:name="_Toc108469844"/>
      <w:ins w:id="1074" w:author="Jindal, Deepak [AUTOSOL/PWS/NOIDA]" w:date="2022-06-19T14:23:00Z">
        <w:r w:rsidRPr="00A542E8">
          <w:t>Ovation Alarm System</w:t>
        </w:r>
        <w:bookmarkEnd w:id="1072"/>
        <w:bookmarkEnd w:id="1073"/>
      </w:ins>
    </w:p>
    <w:p w14:paraId="66FDE272" w14:textId="726FE8FB" w:rsidR="00A542E8" w:rsidDel="00A542E8" w:rsidRDefault="00A542E8" w:rsidP="00B83EB3">
      <w:pPr>
        <w:rPr>
          <w:del w:id="1075" w:author="Jindal, Deepak [AUTOSOL/PWS/NOIDA]" w:date="2022-06-19T14:23:00Z"/>
        </w:rPr>
      </w:pPr>
    </w:p>
    <w:tbl>
      <w:tblPr>
        <w:tblW w:w="0" w:type="auto"/>
        <w:tblInd w:w="5" w:type="dxa"/>
        <w:tblLayout w:type="fixed"/>
        <w:tblCellMar>
          <w:left w:w="0" w:type="dxa"/>
          <w:right w:w="0" w:type="dxa"/>
        </w:tblCellMar>
        <w:tblLook w:val="0000" w:firstRow="0" w:lastRow="0" w:firstColumn="0" w:lastColumn="0" w:noHBand="0" w:noVBand="0"/>
      </w:tblPr>
      <w:tblGrid>
        <w:gridCol w:w="1440"/>
        <w:gridCol w:w="540"/>
        <w:gridCol w:w="360"/>
        <w:gridCol w:w="180"/>
        <w:gridCol w:w="540"/>
        <w:gridCol w:w="180"/>
        <w:gridCol w:w="360"/>
        <w:gridCol w:w="630"/>
        <w:gridCol w:w="630"/>
        <w:gridCol w:w="630"/>
        <w:gridCol w:w="349"/>
        <w:gridCol w:w="281"/>
        <w:gridCol w:w="630"/>
        <w:gridCol w:w="536"/>
        <w:gridCol w:w="94"/>
        <w:gridCol w:w="454"/>
        <w:gridCol w:w="586"/>
        <w:gridCol w:w="536"/>
        <w:gridCol w:w="494"/>
      </w:tblGrid>
      <w:tr w:rsidR="005247FE" w:rsidRPr="003A700C" w:rsidDel="0087010A" w14:paraId="17E7F2D6" w14:textId="2AE32C6E" w:rsidTr="007712E9">
        <w:trPr>
          <w:cantSplit/>
          <w:trHeight w:val="316"/>
          <w:del w:id="1076" w:author="Jindal, Deepak [AUTOSOL/PWS/NOIDA]" w:date="2022-06-19T14:38:00Z"/>
        </w:trPr>
        <w:tc>
          <w:tcPr>
            <w:tcW w:w="9450" w:type="dxa"/>
            <w:gridSpan w:val="19"/>
            <w:tcBorders>
              <w:top w:val="single" w:sz="4" w:space="0" w:color="auto"/>
              <w:left w:val="single" w:sz="4" w:space="0" w:color="auto"/>
              <w:bottom w:val="single" w:sz="4" w:space="0" w:color="auto"/>
              <w:right w:val="single" w:sz="4" w:space="0" w:color="auto"/>
            </w:tcBorders>
            <w:shd w:val="pct10" w:color="auto" w:fill="FFFFFF"/>
          </w:tcPr>
          <w:p w14:paraId="47A82032" w14:textId="0AEFC19C" w:rsidR="005247FE" w:rsidRPr="003A700C" w:rsidDel="0087010A" w:rsidRDefault="005247FE">
            <w:pPr>
              <w:pStyle w:val="CellBody"/>
              <w:numPr>
                <w:ilvl w:val="4"/>
                <w:numId w:val="6"/>
              </w:numPr>
              <w:rPr>
                <w:del w:id="1077" w:author="Jindal, Deepak [AUTOSOL/PWS/NOIDA]" w:date="2022-06-19T14:38:00Z"/>
                <w:b/>
              </w:rPr>
              <w:pPrChange w:id="1078" w:author="Jindal, Deepak [AUTOSOL/PWS/NOIDA]" w:date="2022-06-19T14:26:00Z">
                <w:pPr>
                  <w:pStyle w:val="CellBody"/>
                  <w:numPr>
                    <w:ilvl w:val="3"/>
                    <w:numId w:val="6"/>
                  </w:numPr>
                </w:pPr>
              </w:pPrChange>
            </w:pPr>
            <w:del w:id="1079" w:author="Jindal, Deepak [AUTOSOL/PWS/NOIDA]" w:date="2022-06-19T14:38:00Z">
              <w:r w:rsidRPr="00AD33AF" w:rsidDel="0087010A">
                <w:rPr>
                  <w:b/>
                </w:rPr>
                <w:delText>Test :</w:delText>
              </w:r>
              <w:r w:rsidDel="0087010A">
                <w:rPr>
                  <w:b/>
                </w:rPr>
                <w:delText xml:space="preserve"> </w:delText>
              </w:r>
            </w:del>
            <w:del w:id="1080" w:author="Jindal, Deepak [AUTOSOL/PWS/NOIDA]" w:date="2022-06-09T14:49:00Z">
              <w:r w:rsidR="002526B2" w:rsidDel="00515065">
                <w:rPr>
                  <w:b/>
                </w:rPr>
                <w:delText xml:space="preserve">Verify that </w:delText>
              </w:r>
              <w:r w:rsidRPr="005247FE" w:rsidDel="00515065">
                <w:rPr>
                  <w:rFonts w:ascii="Times New Roman" w:hAnsi="Times New Roman"/>
                  <w:b/>
                  <w:bCs/>
                  <w:szCs w:val="24"/>
                </w:rPr>
                <w:delText>Ovation Alarm System</w:delText>
              </w:r>
              <w:r w:rsidRPr="00B83EB3" w:rsidDel="00515065">
                <w:rPr>
                  <w:b/>
                </w:rPr>
                <w:delText xml:space="preserve"> works in same </w:delText>
              </w:r>
              <w:r w:rsidR="00660021" w:rsidRPr="00B83EB3" w:rsidDel="00515065">
                <w:rPr>
                  <w:b/>
                </w:rPr>
                <w:delText>way</w:delText>
              </w:r>
              <w:r w:rsidR="00660021" w:rsidDel="00515065">
                <w:rPr>
                  <w:b/>
                </w:rPr>
                <w:delText xml:space="preserve"> with Ovation Standalone Controller &amp; tools software</w:delText>
              </w:r>
              <w:r w:rsidR="00660021" w:rsidRPr="00B83EB3" w:rsidDel="00515065">
                <w:rPr>
                  <w:b/>
                </w:rPr>
                <w:delText xml:space="preserve"> as in a traditional Ovation system</w:delText>
              </w:r>
            </w:del>
          </w:p>
        </w:tc>
      </w:tr>
      <w:tr w:rsidR="005247FE" w:rsidDel="0087010A" w14:paraId="48C4220E" w14:textId="2AE2615E" w:rsidTr="007712E9">
        <w:trPr>
          <w:cantSplit/>
          <w:trHeight w:val="316"/>
          <w:del w:id="1081" w:author="Jindal, Deepak [AUTOSOL/PWS/NOIDA]" w:date="2022-06-19T14:38:00Z"/>
        </w:trPr>
        <w:tc>
          <w:tcPr>
            <w:tcW w:w="2340" w:type="dxa"/>
            <w:gridSpan w:val="3"/>
            <w:tcBorders>
              <w:top w:val="single" w:sz="6" w:space="0" w:color="auto"/>
              <w:left w:val="single" w:sz="4" w:space="0" w:color="auto"/>
              <w:bottom w:val="single" w:sz="4" w:space="0" w:color="auto"/>
              <w:right w:val="single" w:sz="4" w:space="0" w:color="auto"/>
            </w:tcBorders>
          </w:tcPr>
          <w:p w14:paraId="385BB8F6" w14:textId="0385229A" w:rsidR="005247FE" w:rsidDel="0087010A" w:rsidRDefault="005247FE" w:rsidP="007712E9">
            <w:pPr>
              <w:pStyle w:val="CellBody"/>
              <w:rPr>
                <w:del w:id="1082" w:author="Jindal, Deepak [AUTOSOL/PWS/NOIDA]" w:date="2022-06-19T14:38:00Z"/>
                <w:rFonts w:ascii="Times New Roman" w:hAnsi="Times New Roman"/>
                <w:color w:val="auto"/>
              </w:rPr>
            </w:pPr>
            <w:del w:id="1083" w:author="Jindal, Deepak [AUTOSOL/PWS/NOIDA]" w:date="2022-06-19T14:38:00Z">
              <w:r w:rsidDel="0087010A">
                <w:rPr>
                  <w:rFonts w:ascii="Times New Roman" w:hAnsi="Times New Roman"/>
                  <w:color w:val="auto"/>
                </w:rPr>
                <w:delText>Date(s):</w:delText>
              </w:r>
            </w:del>
          </w:p>
        </w:tc>
        <w:tc>
          <w:tcPr>
            <w:tcW w:w="5040" w:type="dxa"/>
            <w:gridSpan w:val="12"/>
            <w:tcBorders>
              <w:top w:val="single" w:sz="6" w:space="0" w:color="auto"/>
              <w:left w:val="single" w:sz="4" w:space="0" w:color="auto"/>
              <w:bottom w:val="single" w:sz="4" w:space="0" w:color="auto"/>
              <w:right w:val="single" w:sz="4" w:space="0" w:color="auto"/>
            </w:tcBorders>
          </w:tcPr>
          <w:p w14:paraId="31D37834" w14:textId="32C0B87A" w:rsidR="005247FE" w:rsidDel="0087010A" w:rsidRDefault="005247FE" w:rsidP="007712E9">
            <w:pPr>
              <w:pStyle w:val="CellBody"/>
              <w:rPr>
                <w:del w:id="1084" w:author="Jindal, Deepak [AUTOSOL/PWS/NOIDA]" w:date="2022-06-19T14:38:00Z"/>
                <w:rFonts w:ascii="Times New Roman" w:hAnsi="Times New Roman"/>
                <w:color w:val="auto"/>
              </w:rPr>
            </w:pPr>
            <w:del w:id="1085" w:author="Jindal, Deepak [AUTOSOL/PWS/NOIDA]" w:date="2022-06-19T14:38:00Z">
              <w:r w:rsidDel="0087010A">
                <w:rPr>
                  <w:rFonts w:ascii="Times New Roman" w:hAnsi="Times New Roman"/>
                  <w:color w:val="auto"/>
                </w:rPr>
                <w:delText>Initials:</w:delText>
              </w:r>
            </w:del>
          </w:p>
        </w:tc>
        <w:tc>
          <w:tcPr>
            <w:tcW w:w="2070" w:type="dxa"/>
            <w:gridSpan w:val="4"/>
            <w:tcBorders>
              <w:top w:val="single" w:sz="6" w:space="0" w:color="auto"/>
              <w:left w:val="single" w:sz="4" w:space="0" w:color="auto"/>
              <w:bottom w:val="single" w:sz="4" w:space="0" w:color="auto"/>
              <w:right w:val="single" w:sz="4" w:space="0" w:color="auto"/>
            </w:tcBorders>
          </w:tcPr>
          <w:p w14:paraId="18B73DA2" w14:textId="7A946B39" w:rsidR="005247FE" w:rsidDel="0087010A" w:rsidRDefault="005247FE" w:rsidP="007712E9">
            <w:pPr>
              <w:pStyle w:val="CellBody"/>
              <w:rPr>
                <w:del w:id="1086" w:author="Jindal, Deepak [AUTOSOL/PWS/NOIDA]" w:date="2022-06-19T14:38:00Z"/>
                <w:rFonts w:ascii="Times New Roman" w:hAnsi="Times New Roman"/>
                <w:color w:val="auto"/>
              </w:rPr>
            </w:pPr>
            <w:del w:id="1087" w:author="Jindal, Deepak [AUTOSOL/PWS/NOIDA]" w:date="2022-06-19T14:38:00Z">
              <w:r w:rsidDel="0087010A">
                <w:rPr>
                  <w:rFonts w:ascii="Times New Roman" w:hAnsi="Times New Roman"/>
                  <w:color w:val="auto"/>
                </w:rPr>
                <w:delText xml:space="preserve"> </w:delText>
              </w:r>
            </w:del>
          </w:p>
        </w:tc>
      </w:tr>
      <w:tr w:rsidR="00884469" w:rsidDel="0087010A" w14:paraId="53C638CB" w14:textId="5515ED0F" w:rsidTr="007712E9">
        <w:trPr>
          <w:cantSplit/>
          <w:trHeight w:val="316"/>
          <w:del w:id="1088" w:author="Jindal, Deepak [AUTOSOL/PWS/NOIDA]" w:date="2022-06-19T14:38:00Z"/>
        </w:trPr>
        <w:tc>
          <w:tcPr>
            <w:tcW w:w="7380" w:type="dxa"/>
            <w:gridSpan w:val="15"/>
            <w:tcBorders>
              <w:top w:val="single" w:sz="6" w:space="0" w:color="auto"/>
              <w:left w:val="single" w:sz="4" w:space="0" w:color="auto"/>
              <w:bottom w:val="single" w:sz="4" w:space="0" w:color="auto"/>
              <w:right w:val="single" w:sz="4" w:space="0" w:color="auto"/>
            </w:tcBorders>
          </w:tcPr>
          <w:p w14:paraId="275B4163" w14:textId="49BE3022" w:rsidR="00884469" w:rsidDel="0087010A" w:rsidRDefault="00884469">
            <w:pPr>
              <w:pStyle w:val="CellBody"/>
              <w:numPr>
                <w:ilvl w:val="0"/>
                <w:numId w:val="158"/>
              </w:numPr>
              <w:rPr>
                <w:del w:id="1089" w:author="Jindal, Deepak [AUTOSOL/PWS/NOIDA]" w:date="2022-06-19T14:38:00Z"/>
                <w:rFonts w:ascii="Times New Roman" w:hAnsi="Times New Roman"/>
                <w:color w:val="auto"/>
              </w:rPr>
              <w:pPrChange w:id="1090" w:author="Jindal, Deepak [AUTOSOL/PWS/NOIDA]" w:date="2022-06-09T16:40:00Z">
                <w:pPr>
                  <w:pStyle w:val="CellBody"/>
                  <w:numPr>
                    <w:numId w:val="33"/>
                  </w:numPr>
                  <w:ind w:left="720" w:hanging="360"/>
                </w:pPr>
              </w:pPrChange>
            </w:pPr>
            <w:del w:id="1091" w:author="Jindal, Deepak [AUTOSOL/PWS/NOIDA]" w:date="2022-06-09T14:50:00Z">
              <w:r w:rsidDel="00515065">
                <w:rPr>
                  <w:rFonts w:ascii="Times New Roman" w:hAnsi="Times New Roman"/>
                  <w:color w:val="auto"/>
                </w:rPr>
                <w:delText xml:space="preserve">Refer section 5.5 of </w:delText>
              </w:r>
              <w:r w:rsidRPr="00CF0580" w:rsidDel="00515065">
                <w:rPr>
                  <w:rFonts w:ascii="Times New Roman" w:hAnsi="Times New Roman"/>
                  <w:color w:val="auto"/>
                </w:rPr>
                <w:delText>BASIC_FUNCTIONS_ SVTP_rev1.V.docx</w:delText>
              </w:r>
              <w:r w:rsidDel="00515065">
                <w:rPr>
                  <w:rFonts w:ascii="Times New Roman" w:hAnsi="Times New Roman"/>
                  <w:color w:val="auto"/>
                </w:rPr>
                <w:delText xml:space="preserve"> for this checking</w:delText>
              </w:r>
            </w:del>
          </w:p>
        </w:tc>
        <w:tc>
          <w:tcPr>
            <w:tcW w:w="2070" w:type="dxa"/>
            <w:gridSpan w:val="4"/>
            <w:tcBorders>
              <w:top w:val="single" w:sz="6" w:space="0" w:color="auto"/>
              <w:left w:val="single" w:sz="4" w:space="0" w:color="auto"/>
              <w:bottom w:val="single" w:sz="4" w:space="0" w:color="auto"/>
              <w:right w:val="single" w:sz="4" w:space="0" w:color="auto"/>
            </w:tcBorders>
          </w:tcPr>
          <w:p w14:paraId="72E845AF" w14:textId="3CAD07ED" w:rsidR="00884469" w:rsidDel="0087010A" w:rsidRDefault="00884469" w:rsidP="00884469">
            <w:pPr>
              <w:pStyle w:val="CellBody"/>
              <w:rPr>
                <w:del w:id="1092" w:author="Jindal, Deepak [AUTOSOL/PWS/NOIDA]" w:date="2022-06-19T14:38:00Z"/>
                <w:rFonts w:ascii="Times New Roman" w:hAnsi="Times New Roman"/>
                <w:color w:val="auto"/>
              </w:rPr>
            </w:pPr>
            <w:del w:id="1093" w:author="Jindal, Deepak [AUTOSOL/PWS/NOIDA]" w:date="2022-06-09T17:18:00Z">
              <w:r w:rsidDel="001B3FCA">
                <w:rPr>
                  <w:rFonts w:ascii="Times New Roman" w:hAnsi="Times New Roman"/>
                  <w:color w:val="auto"/>
                </w:rPr>
                <w:delText xml:space="preserve">P/F/F#/NA:  </w:delText>
              </w:r>
            </w:del>
          </w:p>
        </w:tc>
      </w:tr>
      <w:tr w:rsidR="00884469" w:rsidDel="0087010A" w14:paraId="303862DD" w14:textId="6A7E5001" w:rsidTr="007712E9">
        <w:trPr>
          <w:cantSplit/>
          <w:trHeight w:val="316"/>
          <w:del w:id="1094" w:author="Jindal, Deepak [AUTOSOL/PWS/NOIDA]" w:date="2022-06-19T14:38:00Z"/>
        </w:trPr>
        <w:tc>
          <w:tcPr>
            <w:tcW w:w="7380" w:type="dxa"/>
            <w:gridSpan w:val="15"/>
            <w:tcBorders>
              <w:top w:val="single" w:sz="6" w:space="0" w:color="auto"/>
              <w:left w:val="single" w:sz="4" w:space="0" w:color="auto"/>
              <w:bottom w:val="single" w:sz="4" w:space="0" w:color="auto"/>
              <w:right w:val="single" w:sz="4" w:space="0" w:color="auto"/>
            </w:tcBorders>
          </w:tcPr>
          <w:p w14:paraId="767DA513" w14:textId="453429BF" w:rsidR="00884469" w:rsidDel="0087010A" w:rsidRDefault="00884469">
            <w:pPr>
              <w:pStyle w:val="CellBody"/>
              <w:numPr>
                <w:ilvl w:val="0"/>
                <w:numId w:val="158"/>
              </w:numPr>
              <w:rPr>
                <w:del w:id="1095" w:author="Jindal, Deepak [AUTOSOL/PWS/NOIDA]" w:date="2022-06-19T14:38:00Z"/>
                <w:rFonts w:ascii="Times New Roman" w:hAnsi="Times New Roman"/>
                <w:color w:val="auto"/>
              </w:rPr>
              <w:pPrChange w:id="1096" w:author="Jindal, Deepak [AUTOSOL/PWS/NOIDA]" w:date="2022-06-09T16:40:00Z">
                <w:pPr>
                  <w:pStyle w:val="CellBody"/>
                </w:pPr>
              </w:pPrChange>
            </w:pPr>
          </w:p>
        </w:tc>
        <w:tc>
          <w:tcPr>
            <w:tcW w:w="2070" w:type="dxa"/>
            <w:gridSpan w:val="4"/>
            <w:tcBorders>
              <w:top w:val="single" w:sz="6" w:space="0" w:color="auto"/>
              <w:left w:val="single" w:sz="4" w:space="0" w:color="auto"/>
              <w:bottom w:val="single" w:sz="4" w:space="0" w:color="auto"/>
              <w:right w:val="single" w:sz="4" w:space="0" w:color="auto"/>
            </w:tcBorders>
          </w:tcPr>
          <w:p w14:paraId="4D32C83B" w14:textId="10CB8371" w:rsidR="00884469" w:rsidDel="0087010A" w:rsidRDefault="00884469" w:rsidP="00884469">
            <w:pPr>
              <w:pStyle w:val="CellBody"/>
              <w:rPr>
                <w:del w:id="1097" w:author="Jindal, Deepak [AUTOSOL/PWS/NOIDA]" w:date="2022-06-19T14:38:00Z"/>
                <w:rFonts w:ascii="Times New Roman" w:hAnsi="Times New Roman"/>
                <w:color w:val="auto"/>
              </w:rPr>
            </w:pPr>
          </w:p>
        </w:tc>
      </w:tr>
      <w:tr w:rsidR="00515065" w:rsidDel="0087010A" w14:paraId="686A44D6" w14:textId="545884C4" w:rsidTr="007712E9">
        <w:trPr>
          <w:cantSplit/>
          <w:trHeight w:val="316"/>
          <w:del w:id="1098" w:author="Jindal, Deepak [AUTOSOL/PWS/NOIDA]" w:date="2022-06-19T14:38:00Z"/>
        </w:trPr>
        <w:tc>
          <w:tcPr>
            <w:tcW w:w="9450" w:type="dxa"/>
            <w:gridSpan w:val="19"/>
            <w:tcBorders>
              <w:top w:val="single" w:sz="6" w:space="0" w:color="auto"/>
              <w:left w:val="single" w:sz="4" w:space="0" w:color="auto"/>
              <w:bottom w:val="single" w:sz="6" w:space="0" w:color="auto"/>
              <w:right w:val="single" w:sz="4" w:space="0" w:color="auto"/>
            </w:tcBorders>
          </w:tcPr>
          <w:p w14:paraId="7E35938B" w14:textId="5F0EC2EA" w:rsidR="00515065" w:rsidDel="0087010A" w:rsidRDefault="00515065" w:rsidP="00515065">
            <w:pPr>
              <w:pStyle w:val="CellBody"/>
              <w:rPr>
                <w:del w:id="1099" w:author="Jindal, Deepak [AUTOSOL/PWS/NOIDA]" w:date="2022-06-19T14:38:00Z"/>
              </w:rPr>
            </w:pPr>
            <w:del w:id="1100" w:author="Jindal, Deepak [AUTOSOL/PWS/NOIDA]" w:date="2022-06-19T14:38:00Z">
              <w:r w:rsidDel="0087010A">
                <w:delText>Comments:</w:delText>
              </w:r>
            </w:del>
          </w:p>
        </w:tc>
      </w:tr>
      <w:tr w:rsidR="00515065" w:rsidRPr="003A700C" w:rsidDel="00A542E8" w14:paraId="64770DAC" w14:textId="1C2882C1" w:rsidTr="007712E9">
        <w:trPr>
          <w:cantSplit/>
          <w:trHeight w:val="316"/>
          <w:del w:id="1101" w:author="Jindal, Deepak [AUTOSOL/PWS/NOIDA]" w:date="2022-06-19T14:19:00Z"/>
        </w:trPr>
        <w:tc>
          <w:tcPr>
            <w:tcW w:w="9450" w:type="dxa"/>
            <w:gridSpan w:val="19"/>
            <w:tcBorders>
              <w:top w:val="single" w:sz="4" w:space="0" w:color="auto"/>
              <w:left w:val="single" w:sz="4" w:space="0" w:color="auto"/>
              <w:bottom w:val="single" w:sz="4" w:space="0" w:color="auto"/>
              <w:right w:val="single" w:sz="4" w:space="0" w:color="auto"/>
            </w:tcBorders>
            <w:shd w:val="pct10" w:color="auto" w:fill="FFFFFF"/>
          </w:tcPr>
          <w:p w14:paraId="3C820E9A" w14:textId="4B47CA4B" w:rsidR="00515065" w:rsidRPr="003A700C" w:rsidDel="00A542E8" w:rsidRDefault="00515065" w:rsidP="00515065">
            <w:pPr>
              <w:pStyle w:val="CellBody"/>
              <w:numPr>
                <w:ilvl w:val="3"/>
                <w:numId w:val="6"/>
              </w:numPr>
              <w:rPr>
                <w:del w:id="1102" w:author="Jindal, Deepak [AUTOSOL/PWS/NOIDA]" w:date="2022-06-19T14:19:00Z"/>
                <w:b/>
              </w:rPr>
            </w:pPr>
            <w:del w:id="1103" w:author="Jindal, Deepak [AUTOSOL/PWS/NOIDA]" w:date="2022-06-19T14:19:00Z">
              <w:r w:rsidRPr="00AD33AF" w:rsidDel="00A542E8">
                <w:rPr>
                  <w:b/>
                </w:rPr>
                <w:delText>Test :</w:delText>
              </w:r>
              <w:r w:rsidDel="00A542E8">
                <w:rPr>
                  <w:b/>
                </w:rPr>
                <w:delText xml:space="preserve"> </w:delText>
              </w:r>
            </w:del>
            <w:del w:id="1104" w:author="Jindal, Deepak [AUTOSOL/PWS/NOIDA]" w:date="2022-06-09T16:41:00Z">
              <w:r w:rsidDel="00C56E8C">
                <w:rPr>
                  <w:b/>
                </w:rPr>
                <w:delText xml:space="preserve">Verify that </w:delText>
              </w:r>
              <w:r w:rsidRPr="005247FE" w:rsidDel="00C56E8C">
                <w:rPr>
                  <w:rFonts w:ascii="Times New Roman" w:hAnsi="Times New Roman"/>
                  <w:b/>
                  <w:bCs/>
                  <w:szCs w:val="24"/>
                </w:rPr>
                <w:delText>Ovation Control Builder</w:delText>
              </w:r>
              <w:r w:rsidRPr="00B83EB3" w:rsidDel="00C56E8C">
                <w:rPr>
                  <w:b/>
                </w:rPr>
                <w:delText xml:space="preserve"> works in same way</w:delText>
              </w:r>
              <w:r w:rsidDel="00C56E8C">
                <w:rPr>
                  <w:b/>
                </w:rPr>
                <w:delText xml:space="preserve"> with Ovation Standalone Controller &amp; tools software</w:delText>
              </w:r>
              <w:r w:rsidRPr="00B83EB3" w:rsidDel="00C56E8C">
                <w:rPr>
                  <w:b/>
                </w:rPr>
                <w:delText xml:space="preserve"> as in a traditional Ovation system</w:delText>
              </w:r>
            </w:del>
          </w:p>
        </w:tc>
      </w:tr>
      <w:tr w:rsidR="00515065" w:rsidDel="00A542E8" w14:paraId="28935181" w14:textId="0CB0D056" w:rsidTr="007712E9">
        <w:trPr>
          <w:cantSplit/>
          <w:trHeight w:val="316"/>
          <w:del w:id="1105" w:author="Jindal, Deepak [AUTOSOL/PWS/NOIDA]" w:date="2022-06-19T14:19:00Z"/>
        </w:trPr>
        <w:tc>
          <w:tcPr>
            <w:tcW w:w="2340" w:type="dxa"/>
            <w:gridSpan w:val="3"/>
            <w:tcBorders>
              <w:top w:val="single" w:sz="6" w:space="0" w:color="auto"/>
              <w:left w:val="single" w:sz="4" w:space="0" w:color="auto"/>
              <w:bottom w:val="single" w:sz="4" w:space="0" w:color="auto"/>
              <w:right w:val="single" w:sz="4" w:space="0" w:color="auto"/>
            </w:tcBorders>
          </w:tcPr>
          <w:p w14:paraId="4654769F" w14:textId="29E6390B" w:rsidR="00515065" w:rsidDel="00A542E8" w:rsidRDefault="00515065" w:rsidP="00515065">
            <w:pPr>
              <w:pStyle w:val="CellBody"/>
              <w:rPr>
                <w:del w:id="1106" w:author="Jindal, Deepak [AUTOSOL/PWS/NOIDA]" w:date="2022-06-19T14:19:00Z"/>
                <w:rFonts w:ascii="Times New Roman" w:hAnsi="Times New Roman"/>
                <w:color w:val="auto"/>
              </w:rPr>
            </w:pPr>
            <w:del w:id="1107" w:author="Jindal, Deepak [AUTOSOL/PWS/NOIDA]" w:date="2022-06-19T14:19:00Z">
              <w:r w:rsidDel="00A542E8">
                <w:rPr>
                  <w:rFonts w:ascii="Times New Roman" w:hAnsi="Times New Roman"/>
                  <w:color w:val="auto"/>
                </w:rPr>
                <w:delText>Date(s):</w:delText>
              </w:r>
            </w:del>
          </w:p>
        </w:tc>
        <w:tc>
          <w:tcPr>
            <w:tcW w:w="5040" w:type="dxa"/>
            <w:gridSpan w:val="12"/>
            <w:tcBorders>
              <w:top w:val="single" w:sz="6" w:space="0" w:color="auto"/>
              <w:left w:val="single" w:sz="4" w:space="0" w:color="auto"/>
              <w:bottom w:val="single" w:sz="4" w:space="0" w:color="auto"/>
              <w:right w:val="single" w:sz="4" w:space="0" w:color="auto"/>
            </w:tcBorders>
          </w:tcPr>
          <w:p w14:paraId="31578442" w14:textId="7AE38A42" w:rsidR="00515065" w:rsidDel="00A542E8" w:rsidRDefault="00515065" w:rsidP="00515065">
            <w:pPr>
              <w:pStyle w:val="CellBody"/>
              <w:rPr>
                <w:del w:id="1108" w:author="Jindal, Deepak [AUTOSOL/PWS/NOIDA]" w:date="2022-06-19T14:19:00Z"/>
                <w:rFonts w:ascii="Times New Roman" w:hAnsi="Times New Roman"/>
                <w:color w:val="auto"/>
              </w:rPr>
            </w:pPr>
            <w:del w:id="1109" w:author="Jindal, Deepak [AUTOSOL/PWS/NOIDA]" w:date="2022-06-19T14:19:00Z">
              <w:r w:rsidDel="00A542E8">
                <w:rPr>
                  <w:rFonts w:ascii="Times New Roman" w:hAnsi="Times New Roman"/>
                  <w:color w:val="auto"/>
                </w:rPr>
                <w:delText>Initials:</w:delText>
              </w:r>
            </w:del>
          </w:p>
        </w:tc>
        <w:tc>
          <w:tcPr>
            <w:tcW w:w="2070" w:type="dxa"/>
            <w:gridSpan w:val="4"/>
            <w:tcBorders>
              <w:top w:val="single" w:sz="6" w:space="0" w:color="auto"/>
              <w:left w:val="single" w:sz="4" w:space="0" w:color="auto"/>
              <w:bottom w:val="single" w:sz="4" w:space="0" w:color="auto"/>
              <w:right w:val="single" w:sz="4" w:space="0" w:color="auto"/>
            </w:tcBorders>
          </w:tcPr>
          <w:p w14:paraId="0579B14C" w14:textId="440B9DC8" w:rsidR="00515065" w:rsidDel="00A542E8" w:rsidRDefault="00515065" w:rsidP="00515065">
            <w:pPr>
              <w:pStyle w:val="CellBody"/>
              <w:rPr>
                <w:del w:id="1110" w:author="Jindal, Deepak [AUTOSOL/PWS/NOIDA]" w:date="2022-06-19T14:19:00Z"/>
                <w:rFonts w:ascii="Times New Roman" w:hAnsi="Times New Roman"/>
                <w:color w:val="auto"/>
              </w:rPr>
            </w:pPr>
            <w:del w:id="1111" w:author="Jindal, Deepak [AUTOSOL/PWS/NOIDA]" w:date="2022-06-19T14:19:00Z">
              <w:r w:rsidDel="00A542E8">
                <w:rPr>
                  <w:rFonts w:ascii="Times New Roman" w:hAnsi="Times New Roman"/>
                  <w:color w:val="auto"/>
                </w:rPr>
                <w:delText xml:space="preserve"> </w:delText>
              </w:r>
            </w:del>
          </w:p>
        </w:tc>
      </w:tr>
      <w:tr w:rsidR="00884469" w:rsidDel="00A542E8" w14:paraId="1B73ADBF" w14:textId="60CA4079" w:rsidTr="007712E9">
        <w:trPr>
          <w:cantSplit/>
          <w:trHeight w:val="316"/>
          <w:del w:id="1112" w:author="Jindal, Deepak [AUTOSOL/PWS/NOIDA]" w:date="2022-06-19T14:19:00Z"/>
        </w:trPr>
        <w:tc>
          <w:tcPr>
            <w:tcW w:w="7380" w:type="dxa"/>
            <w:gridSpan w:val="15"/>
            <w:tcBorders>
              <w:top w:val="single" w:sz="6" w:space="0" w:color="auto"/>
              <w:left w:val="single" w:sz="4" w:space="0" w:color="auto"/>
              <w:bottom w:val="single" w:sz="4" w:space="0" w:color="auto"/>
              <w:right w:val="single" w:sz="4" w:space="0" w:color="auto"/>
            </w:tcBorders>
          </w:tcPr>
          <w:p w14:paraId="36AA91BD" w14:textId="76351C13" w:rsidR="00884469" w:rsidDel="00A542E8" w:rsidRDefault="00884469">
            <w:pPr>
              <w:pStyle w:val="CellBody"/>
              <w:numPr>
                <w:ilvl w:val="0"/>
                <w:numId w:val="159"/>
              </w:numPr>
              <w:rPr>
                <w:del w:id="1113" w:author="Jindal, Deepak [AUTOSOL/PWS/NOIDA]" w:date="2022-06-19T14:19:00Z"/>
                <w:rFonts w:ascii="Times New Roman" w:hAnsi="Times New Roman"/>
                <w:color w:val="auto"/>
              </w:rPr>
              <w:pPrChange w:id="1114" w:author="Jindal, Deepak [AUTOSOL/PWS/NOIDA]" w:date="2022-06-09T16:40:00Z">
                <w:pPr>
                  <w:pStyle w:val="CellBody"/>
                  <w:numPr>
                    <w:numId w:val="34"/>
                  </w:numPr>
                  <w:ind w:left="720" w:hanging="360"/>
                </w:pPr>
              </w:pPrChange>
            </w:pPr>
            <w:del w:id="1115" w:author="Jindal, Deepak [AUTOSOL/PWS/NOIDA]" w:date="2022-06-09T16:31:00Z">
              <w:r w:rsidDel="00C56E8C">
                <w:rPr>
                  <w:rFonts w:ascii="Times New Roman" w:hAnsi="Times New Roman"/>
                  <w:color w:val="auto"/>
                </w:rPr>
                <w:delText xml:space="preserve">Refer </w:delText>
              </w:r>
              <w:r w:rsidRPr="00CF0580" w:rsidDel="00C56E8C">
                <w:rPr>
                  <w:rFonts w:ascii="Times New Roman" w:hAnsi="Times New Roman"/>
                  <w:color w:val="auto"/>
                </w:rPr>
                <w:delText>BASIC_FUNCTIONS_ SVTP_rev1.V.docx</w:delText>
              </w:r>
              <w:r w:rsidDel="00C56E8C">
                <w:rPr>
                  <w:rFonts w:ascii="Times New Roman" w:hAnsi="Times New Roman"/>
                  <w:color w:val="auto"/>
                </w:rPr>
                <w:delText xml:space="preserve"> for this checking</w:delText>
              </w:r>
            </w:del>
          </w:p>
        </w:tc>
        <w:tc>
          <w:tcPr>
            <w:tcW w:w="2070" w:type="dxa"/>
            <w:gridSpan w:val="4"/>
            <w:tcBorders>
              <w:top w:val="single" w:sz="6" w:space="0" w:color="auto"/>
              <w:left w:val="single" w:sz="4" w:space="0" w:color="auto"/>
              <w:bottom w:val="single" w:sz="4" w:space="0" w:color="auto"/>
              <w:right w:val="single" w:sz="4" w:space="0" w:color="auto"/>
            </w:tcBorders>
          </w:tcPr>
          <w:p w14:paraId="48A5CB43" w14:textId="335F0EDF" w:rsidR="00884469" w:rsidDel="00A542E8" w:rsidRDefault="00884469" w:rsidP="00884469">
            <w:pPr>
              <w:pStyle w:val="CellBody"/>
              <w:rPr>
                <w:del w:id="1116" w:author="Jindal, Deepak [AUTOSOL/PWS/NOIDA]" w:date="2022-06-19T14:19:00Z"/>
                <w:rFonts w:ascii="Times New Roman" w:hAnsi="Times New Roman"/>
                <w:color w:val="auto"/>
              </w:rPr>
            </w:pPr>
            <w:del w:id="1117" w:author="Jindal, Deepak [AUTOSOL/PWS/NOIDA]" w:date="2022-06-09T16:31:00Z">
              <w:r w:rsidDel="00C56E8C">
                <w:rPr>
                  <w:rFonts w:ascii="Times New Roman" w:hAnsi="Times New Roman"/>
                  <w:color w:val="auto"/>
                </w:rPr>
                <w:delText xml:space="preserve">P/F/F#/NA:  </w:delText>
              </w:r>
            </w:del>
          </w:p>
        </w:tc>
      </w:tr>
      <w:tr w:rsidR="00884469" w:rsidDel="00A542E8" w14:paraId="2EDD8817" w14:textId="2B2E0ECA" w:rsidTr="007712E9">
        <w:trPr>
          <w:cantSplit/>
          <w:trHeight w:val="316"/>
          <w:del w:id="1118" w:author="Jindal, Deepak [AUTOSOL/PWS/NOIDA]" w:date="2022-06-19T14:19:00Z"/>
        </w:trPr>
        <w:tc>
          <w:tcPr>
            <w:tcW w:w="7380" w:type="dxa"/>
            <w:gridSpan w:val="15"/>
            <w:tcBorders>
              <w:top w:val="single" w:sz="6" w:space="0" w:color="auto"/>
              <w:left w:val="single" w:sz="4" w:space="0" w:color="auto"/>
              <w:bottom w:val="single" w:sz="4" w:space="0" w:color="auto"/>
              <w:right w:val="single" w:sz="4" w:space="0" w:color="auto"/>
            </w:tcBorders>
          </w:tcPr>
          <w:p w14:paraId="3FDD3B26" w14:textId="4A185C64" w:rsidR="00884469" w:rsidDel="00A542E8" w:rsidRDefault="00884469">
            <w:pPr>
              <w:pStyle w:val="CellBody"/>
              <w:numPr>
                <w:ilvl w:val="0"/>
                <w:numId w:val="159"/>
              </w:numPr>
              <w:rPr>
                <w:del w:id="1119" w:author="Jindal, Deepak [AUTOSOL/PWS/NOIDA]" w:date="2022-06-19T14:19:00Z"/>
                <w:rFonts w:ascii="Times New Roman" w:hAnsi="Times New Roman"/>
                <w:color w:val="auto"/>
              </w:rPr>
              <w:pPrChange w:id="1120" w:author="Jindal, Deepak [AUTOSOL/PWS/NOIDA]" w:date="2022-06-09T16:40:00Z">
                <w:pPr>
                  <w:pStyle w:val="CellBody"/>
                </w:pPr>
              </w:pPrChange>
            </w:pPr>
          </w:p>
        </w:tc>
        <w:tc>
          <w:tcPr>
            <w:tcW w:w="2070" w:type="dxa"/>
            <w:gridSpan w:val="4"/>
            <w:tcBorders>
              <w:top w:val="single" w:sz="6" w:space="0" w:color="auto"/>
              <w:left w:val="single" w:sz="4" w:space="0" w:color="auto"/>
              <w:bottom w:val="single" w:sz="4" w:space="0" w:color="auto"/>
              <w:right w:val="single" w:sz="4" w:space="0" w:color="auto"/>
            </w:tcBorders>
          </w:tcPr>
          <w:p w14:paraId="2532F494" w14:textId="61DB0A7C" w:rsidR="00884469" w:rsidDel="00A542E8" w:rsidRDefault="00884469" w:rsidP="00884469">
            <w:pPr>
              <w:pStyle w:val="CellBody"/>
              <w:rPr>
                <w:del w:id="1121" w:author="Jindal, Deepak [AUTOSOL/PWS/NOIDA]" w:date="2022-06-19T14:19:00Z"/>
                <w:rFonts w:ascii="Times New Roman" w:hAnsi="Times New Roman"/>
                <w:color w:val="auto"/>
              </w:rPr>
            </w:pPr>
          </w:p>
        </w:tc>
      </w:tr>
      <w:tr w:rsidR="00515065" w:rsidDel="00A542E8" w14:paraId="2AD6A866" w14:textId="04B51A18" w:rsidTr="007712E9">
        <w:trPr>
          <w:cantSplit/>
          <w:trHeight w:val="316"/>
          <w:del w:id="1122" w:author="Jindal, Deepak [AUTOSOL/PWS/NOIDA]" w:date="2022-06-19T14:19:00Z"/>
        </w:trPr>
        <w:tc>
          <w:tcPr>
            <w:tcW w:w="9450" w:type="dxa"/>
            <w:gridSpan w:val="19"/>
            <w:tcBorders>
              <w:top w:val="single" w:sz="6" w:space="0" w:color="auto"/>
              <w:left w:val="single" w:sz="4" w:space="0" w:color="auto"/>
              <w:bottom w:val="single" w:sz="6" w:space="0" w:color="auto"/>
              <w:right w:val="single" w:sz="4" w:space="0" w:color="auto"/>
            </w:tcBorders>
          </w:tcPr>
          <w:p w14:paraId="03BAA849" w14:textId="5D82F9C6" w:rsidR="00515065" w:rsidDel="00A542E8" w:rsidRDefault="00515065" w:rsidP="00515065">
            <w:pPr>
              <w:pStyle w:val="CellBody"/>
              <w:rPr>
                <w:del w:id="1123" w:author="Jindal, Deepak [AUTOSOL/PWS/NOIDA]" w:date="2022-06-19T14:19:00Z"/>
              </w:rPr>
            </w:pPr>
            <w:del w:id="1124" w:author="Jindal, Deepak [AUTOSOL/PWS/NOIDA]" w:date="2022-06-19T14:19:00Z">
              <w:r w:rsidDel="00A542E8">
                <w:delText>Comments:</w:delText>
              </w:r>
            </w:del>
          </w:p>
        </w:tc>
      </w:tr>
      <w:tr w:rsidR="00226EE9" w14:paraId="680010C6" w14:textId="77777777" w:rsidTr="003D531E">
        <w:trPr>
          <w:cantSplit/>
          <w:trHeight w:val="316"/>
          <w:ins w:id="1125" w:author="Jindal, Deepak [AUTOSOL/PWS/NOIDA]" w:date="2022-06-19T14:25:00Z"/>
        </w:trPr>
        <w:tc>
          <w:tcPr>
            <w:tcW w:w="9450" w:type="dxa"/>
            <w:gridSpan w:val="19"/>
            <w:tcBorders>
              <w:top w:val="single" w:sz="4" w:space="0" w:color="auto"/>
              <w:left w:val="single" w:sz="4" w:space="0" w:color="auto"/>
              <w:bottom w:val="single" w:sz="4" w:space="0" w:color="auto"/>
              <w:right w:val="single" w:sz="4" w:space="0" w:color="auto"/>
            </w:tcBorders>
            <w:shd w:val="pct10" w:color="auto" w:fill="FFFFFF"/>
          </w:tcPr>
          <w:p w14:paraId="5BA1C499" w14:textId="0D70AE0D" w:rsidR="00226EE9" w:rsidRDefault="00226EE9">
            <w:pPr>
              <w:pStyle w:val="CellBody"/>
              <w:numPr>
                <w:ilvl w:val="4"/>
                <w:numId w:val="6"/>
              </w:numPr>
              <w:rPr>
                <w:ins w:id="1126" w:author="Jindal, Deepak [AUTOSOL/PWS/NOIDA]" w:date="2022-06-19T14:25:00Z"/>
              </w:rPr>
              <w:pPrChange w:id="1127" w:author="Jindal, Deepak [AUTOSOL/PWS/NOIDA]" w:date="2022-06-19T14:26:00Z">
                <w:pPr>
                  <w:pStyle w:val="CellBody"/>
                </w:pPr>
              </w:pPrChange>
            </w:pPr>
            <w:ins w:id="1128" w:author="Jindal, Deepak [AUTOSOL/PWS/NOIDA]" w:date="2022-06-19T14:25:00Z">
              <w:r w:rsidRPr="00226EE9">
                <w:rPr>
                  <w:b/>
                  <w:rPrChange w:id="1129" w:author="Jindal, Deepak [AUTOSOL/PWS/NOIDA]" w:date="2022-06-19T14:25:00Z">
                    <w:rPr>
                      <w:b/>
                      <w:u w:val="single"/>
                    </w:rPr>
                  </w:rPrChange>
                </w:rPr>
                <w:t>Test</w:t>
              </w:r>
              <w:r w:rsidRPr="00226EE9">
                <w:rPr>
                  <w:b/>
                  <w:rPrChange w:id="1130" w:author="Jindal, Deepak [AUTOSOL/PWS/NOIDA]" w:date="2022-06-19T14:25:00Z">
                    <w:rPr>
                      <w:u w:val="single"/>
                    </w:rPr>
                  </w:rPrChange>
                </w:rPr>
                <w:t>:</w:t>
              </w:r>
              <w:r w:rsidRPr="00226EE9">
                <w:rPr>
                  <w:b/>
                  <w:rPrChange w:id="1131" w:author="Jindal, Deepak [AUTOSOL/PWS/NOIDA]" w:date="2022-06-19T14:25:00Z">
                    <w:rPr/>
                  </w:rPrChange>
                </w:rPr>
                <w:t xml:space="preserve"> </w:t>
              </w:r>
              <w:r>
                <w:rPr>
                  <w:b/>
                </w:rPr>
                <w:t>Run the listed tests using while monitoring the Alarm List</w:t>
              </w:r>
              <w:r w:rsidRPr="00226EE9">
                <w:rPr>
                  <w:b/>
                  <w:rPrChange w:id="1132" w:author="Jindal, Deepak [AUTOSOL/PWS/NOIDA]" w:date="2022-06-19T14:25:00Z">
                    <w:rPr/>
                  </w:rPrChange>
                </w:rPr>
                <w:t>. Mark each test result as “P” or “F” (Pass/ Fail).</w:t>
              </w:r>
            </w:ins>
          </w:p>
        </w:tc>
      </w:tr>
      <w:tr w:rsidR="00226EE9" w14:paraId="2B08CA1C" w14:textId="77777777" w:rsidTr="003D531E">
        <w:trPr>
          <w:cantSplit/>
          <w:trHeight w:val="316"/>
          <w:ins w:id="1133" w:author="Jindal, Deepak [AUTOSOL/PWS/NOIDA]" w:date="2022-06-19T14:25:00Z"/>
        </w:trPr>
        <w:tc>
          <w:tcPr>
            <w:tcW w:w="1440" w:type="dxa"/>
            <w:tcBorders>
              <w:top w:val="single" w:sz="6" w:space="0" w:color="auto"/>
              <w:left w:val="single" w:sz="4" w:space="0" w:color="auto"/>
              <w:bottom w:val="single" w:sz="4" w:space="0" w:color="auto"/>
              <w:right w:val="single" w:sz="6" w:space="0" w:color="auto"/>
            </w:tcBorders>
          </w:tcPr>
          <w:p w14:paraId="65906B0C" w14:textId="77777777" w:rsidR="00226EE9" w:rsidRDefault="00226EE9" w:rsidP="003D531E">
            <w:pPr>
              <w:pStyle w:val="CellBody"/>
              <w:rPr>
                <w:ins w:id="1134" w:author="Jindal, Deepak [AUTOSOL/PWS/NOIDA]" w:date="2022-06-19T14:25:00Z"/>
              </w:rPr>
            </w:pPr>
            <w:ins w:id="1135" w:author="Jindal, Deepak [AUTOSOL/PWS/NOIDA]" w:date="2022-06-19T14:25:00Z">
              <w:r>
                <w:t xml:space="preserve">Date: </w:t>
              </w:r>
            </w:ins>
          </w:p>
        </w:tc>
        <w:tc>
          <w:tcPr>
            <w:tcW w:w="1800" w:type="dxa"/>
            <w:gridSpan w:val="5"/>
            <w:tcBorders>
              <w:top w:val="single" w:sz="6" w:space="0" w:color="auto"/>
              <w:left w:val="single" w:sz="6" w:space="0" w:color="auto"/>
              <w:bottom w:val="single" w:sz="4" w:space="0" w:color="auto"/>
              <w:right w:val="single" w:sz="6" w:space="0" w:color="auto"/>
            </w:tcBorders>
          </w:tcPr>
          <w:p w14:paraId="70679382" w14:textId="77777777" w:rsidR="00226EE9" w:rsidRDefault="00226EE9" w:rsidP="003D531E">
            <w:pPr>
              <w:pStyle w:val="CellBody"/>
              <w:rPr>
                <w:ins w:id="1136" w:author="Jindal, Deepak [AUTOSOL/PWS/NOIDA]" w:date="2022-06-19T14:25:00Z"/>
              </w:rPr>
            </w:pPr>
            <w:ins w:id="1137" w:author="Jindal, Deepak [AUTOSOL/PWS/NOIDA]" w:date="2022-06-19T14:25:00Z">
              <w:r>
                <w:t xml:space="preserve">Initials: </w:t>
              </w:r>
            </w:ins>
          </w:p>
        </w:tc>
        <w:tc>
          <w:tcPr>
            <w:tcW w:w="6210" w:type="dxa"/>
            <w:gridSpan w:val="13"/>
            <w:tcBorders>
              <w:top w:val="single" w:sz="6" w:space="0" w:color="auto"/>
              <w:left w:val="single" w:sz="6" w:space="0" w:color="auto"/>
              <w:bottom w:val="single" w:sz="4" w:space="0" w:color="auto"/>
              <w:right w:val="single" w:sz="4" w:space="0" w:color="auto"/>
            </w:tcBorders>
          </w:tcPr>
          <w:p w14:paraId="5092CE7F" w14:textId="77777777" w:rsidR="00226EE9" w:rsidRDefault="00226EE9" w:rsidP="003D531E">
            <w:pPr>
              <w:pStyle w:val="CellBody"/>
              <w:rPr>
                <w:ins w:id="1138" w:author="Jindal, Deepak [AUTOSOL/PWS/NOIDA]" w:date="2022-06-19T14:25:00Z"/>
              </w:rPr>
            </w:pPr>
            <w:ins w:id="1139" w:author="Jindal, Deepak [AUTOSOL/PWS/NOIDA]" w:date="2022-06-19T14:25:00Z">
              <w:r>
                <w:t>Findings#</w:t>
              </w:r>
            </w:ins>
          </w:p>
        </w:tc>
      </w:tr>
      <w:tr w:rsidR="00226EE9" w14:paraId="019E3518" w14:textId="77777777" w:rsidTr="003D531E">
        <w:trPr>
          <w:cantSplit/>
          <w:trHeight w:val="316"/>
          <w:ins w:id="1140" w:author="Jindal, Deepak [AUTOSOL/PWS/NOIDA]" w:date="2022-06-19T14:25:00Z"/>
        </w:trPr>
        <w:tc>
          <w:tcPr>
            <w:tcW w:w="1440" w:type="dxa"/>
            <w:tcBorders>
              <w:top w:val="single" w:sz="6" w:space="0" w:color="auto"/>
              <w:left w:val="single" w:sz="4" w:space="0" w:color="auto"/>
              <w:bottom w:val="single" w:sz="4" w:space="0" w:color="auto"/>
              <w:right w:val="single" w:sz="4" w:space="0" w:color="auto"/>
            </w:tcBorders>
          </w:tcPr>
          <w:p w14:paraId="0B3E6433" w14:textId="77777777" w:rsidR="00226EE9" w:rsidRDefault="00226EE9" w:rsidP="003D531E">
            <w:pPr>
              <w:pStyle w:val="CellBody"/>
              <w:rPr>
                <w:ins w:id="1141" w:author="Jindal, Deepak [AUTOSOL/PWS/NOIDA]" w:date="2022-06-19T14:25:00Z"/>
              </w:rPr>
            </w:pPr>
            <w:ins w:id="1142" w:author="Jindal, Deepak [AUTOSOL/PWS/NOIDA]" w:date="2022-06-19T14:25:00Z">
              <w:r>
                <w:t xml:space="preserve">Operation   </w:t>
              </w:r>
            </w:ins>
          </w:p>
        </w:tc>
        <w:tc>
          <w:tcPr>
            <w:tcW w:w="540" w:type="dxa"/>
            <w:tcBorders>
              <w:top w:val="single" w:sz="6" w:space="0" w:color="auto"/>
              <w:left w:val="single" w:sz="4" w:space="0" w:color="auto"/>
              <w:bottom w:val="single" w:sz="4" w:space="0" w:color="auto"/>
              <w:right w:val="single" w:sz="6" w:space="0" w:color="auto"/>
            </w:tcBorders>
          </w:tcPr>
          <w:p w14:paraId="7396ABB3" w14:textId="77777777" w:rsidR="00226EE9" w:rsidRDefault="00226EE9" w:rsidP="003D531E">
            <w:pPr>
              <w:pStyle w:val="CellBody"/>
              <w:rPr>
                <w:ins w:id="1143" w:author="Jindal, Deepak [AUTOSOL/PWS/NOIDA]" w:date="2022-06-19T14:25:00Z"/>
              </w:rPr>
            </w:pPr>
            <w:ins w:id="1144" w:author="Jindal, Deepak [AUTOSOL/PWS/NOIDA]" w:date="2022-06-19T14:25:00Z">
              <w:r>
                <w:t xml:space="preserve">Fast </w:t>
              </w:r>
            </w:ins>
          </w:p>
          <w:p w14:paraId="7645F48D" w14:textId="77777777" w:rsidR="00226EE9" w:rsidRDefault="00226EE9" w:rsidP="003D531E">
            <w:pPr>
              <w:pStyle w:val="CellBody"/>
              <w:rPr>
                <w:ins w:id="1145" w:author="Jindal, Deepak [AUTOSOL/PWS/NOIDA]" w:date="2022-06-19T14:25:00Z"/>
              </w:rPr>
            </w:pPr>
            <w:ins w:id="1146" w:author="Jindal, Deepak [AUTOSOL/PWS/NOIDA]" w:date="2022-06-19T14:25:00Z">
              <w:r>
                <w:t>OPP</w:t>
              </w:r>
            </w:ins>
          </w:p>
          <w:p w14:paraId="74C3AF3E" w14:textId="77777777" w:rsidR="00226EE9" w:rsidRDefault="00226EE9" w:rsidP="003D531E">
            <w:pPr>
              <w:pStyle w:val="CellBody"/>
              <w:rPr>
                <w:ins w:id="1147" w:author="Jindal, Deepak [AUTOSOL/PWS/NOIDA]" w:date="2022-06-19T14:25:00Z"/>
              </w:rPr>
            </w:pPr>
            <w:ins w:id="1148" w:author="Jindal, Deepak [AUTOSOL/PWS/NOIDA]" w:date="2022-06-19T14:25:00Z">
              <w:r>
                <w:t>LA</w:t>
              </w:r>
            </w:ins>
          </w:p>
        </w:tc>
        <w:tc>
          <w:tcPr>
            <w:tcW w:w="540" w:type="dxa"/>
            <w:gridSpan w:val="2"/>
            <w:tcBorders>
              <w:top w:val="single" w:sz="6" w:space="0" w:color="auto"/>
              <w:left w:val="single" w:sz="6" w:space="0" w:color="auto"/>
              <w:bottom w:val="single" w:sz="4" w:space="0" w:color="auto"/>
              <w:right w:val="single" w:sz="4" w:space="0" w:color="auto"/>
            </w:tcBorders>
          </w:tcPr>
          <w:p w14:paraId="1226DEA1" w14:textId="77777777" w:rsidR="00226EE9" w:rsidRDefault="00226EE9" w:rsidP="003D531E">
            <w:pPr>
              <w:pStyle w:val="CellBody"/>
              <w:rPr>
                <w:ins w:id="1149" w:author="Jindal, Deepak [AUTOSOL/PWS/NOIDA]" w:date="2022-06-19T14:25:00Z"/>
              </w:rPr>
            </w:pPr>
            <w:ins w:id="1150" w:author="Jindal, Deepak [AUTOSOL/PWS/NOIDA]" w:date="2022-06-19T14:25:00Z">
              <w:r>
                <w:t>Fast</w:t>
              </w:r>
            </w:ins>
          </w:p>
          <w:p w14:paraId="783778C3" w14:textId="77777777" w:rsidR="00226EE9" w:rsidRDefault="00226EE9" w:rsidP="003D531E">
            <w:pPr>
              <w:pStyle w:val="CellBody"/>
              <w:rPr>
                <w:ins w:id="1151" w:author="Jindal, Deepak [AUTOSOL/PWS/NOIDA]" w:date="2022-06-19T14:25:00Z"/>
              </w:rPr>
            </w:pPr>
            <w:ins w:id="1152" w:author="Jindal, Deepak [AUTOSOL/PWS/NOIDA]" w:date="2022-06-19T14:25:00Z">
              <w:r>
                <w:t>OPPLD</w:t>
              </w:r>
            </w:ins>
          </w:p>
        </w:tc>
        <w:tc>
          <w:tcPr>
            <w:tcW w:w="540" w:type="dxa"/>
            <w:tcBorders>
              <w:top w:val="single" w:sz="6" w:space="0" w:color="auto"/>
              <w:left w:val="single" w:sz="4" w:space="0" w:color="auto"/>
              <w:bottom w:val="single" w:sz="4" w:space="0" w:color="auto"/>
              <w:right w:val="single" w:sz="4" w:space="0" w:color="auto"/>
            </w:tcBorders>
          </w:tcPr>
          <w:p w14:paraId="0320CC7A" w14:textId="77777777" w:rsidR="00226EE9" w:rsidRDefault="00226EE9" w:rsidP="003D531E">
            <w:pPr>
              <w:pStyle w:val="CellBody"/>
              <w:rPr>
                <w:ins w:id="1153" w:author="Jindal, Deepak [AUTOSOL/PWS/NOIDA]" w:date="2022-06-19T14:25:00Z"/>
              </w:rPr>
            </w:pPr>
            <w:ins w:id="1154" w:author="Jindal, Deepak [AUTOSOL/PWS/NOIDA]" w:date="2022-06-19T14:25:00Z">
              <w:r>
                <w:t xml:space="preserve">Fast </w:t>
              </w:r>
            </w:ins>
          </w:p>
          <w:p w14:paraId="1C510CB6" w14:textId="77777777" w:rsidR="00226EE9" w:rsidRDefault="00226EE9" w:rsidP="003D531E">
            <w:pPr>
              <w:pStyle w:val="CellBody"/>
              <w:rPr>
                <w:ins w:id="1155" w:author="Jindal, Deepak [AUTOSOL/PWS/NOIDA]" w:date="2022-06-19T14:25:00Z"/>
              </w:rPr>
            </w:pPr>
            <w:ins w:id="1156" w:author="Jindal, Deepak [AUTOSOL/PWS/NOIDA]" w:date="2022-06-19T14:25:00Z">
              <w:r>
                <w:t>OPPLP</w:t>
              </w:r>
            </w:ins>
          </w:p>
        </w:tc>
        <w:tc>
          <w:tcPr>
            <w:tcW w:w="540" w:type="dxa"/>
            <w:gridSpan w:val="2"/>
            <w:tcBorders>
              <w:top w:val="single" w:sz="6" w:space="0" w:color="auto"/>
              <w:left w:val="single" w:sz="4" w:space="0" w:color="auto"/>
              <w:bottom w:val="single" w:sz="4" w:space="0" w:color="auto"/>
              <w:right w:val="single" w:sz="4" w:space="0" w:color="auto"/>
            </w:tcBorders>
          </w:tcPr>
          <w:p w14:paraId="6C6151EC" w14:textId="77777777" w:rsidR="00226EE9" w:rsidRDefault="00226EE9" w:rsidP="003D531E">
            <w:pPr>
              <w:pStyle w:val="CellBody"/>
              <w:rPr>
                <w:ins w:id="1157" w:author="Jindal, Deepak [AUTOSOL/PWS/NOIDA]" w:date="2022-06-19T14:25:00Z"/>
              </w:rPr>
            </w:pPr>
            <w:ins w:id="1158" w:author="Jindal, Deepak [AUTOSOL/PWS/NOIDA]" w:date="2022-06-19T14:25:00Z">
              <w:r>
                <w:t>Fast</w:t>
              </w:r>
            </w:ins>
          </w:p>
          <w:p w14:paraId="6C90B73A" w14:textId="77777777" w:rsidR="00226EE9" w:rsidRDefault="00226EE9" w:rsidP="003D531E">
            <w:pPr>
              <w:pStyle w:val="CellBody"/>
              <w:rPr>
                <w:ins w:id="1159" w:author="Jindal, Deepak [AUTOSOL/PWS/NOIDA]" w:date="2022-06-19T14:25:00Z"/>
              </w:rPr>
            </w:pPr>
            <w:ins w:id="1160" w:author="Jindal, Deepak [AUTOSOL/PWS/NOIDA]" w:date="2022-06-19T14:25:00Z">
              <w:r>
                <w:t>OPPDA</w:t>
              </w:r>
            </w:ins>
          </w:p>
        </w:tc>
        <w:tc>
          <w:tcPr>
            <w:tcW w:w="630" w:type="dxa"/>
            <w:tcBorders>
              <w:top w:val="single" w:sz="6" w:space="0" w:color="auto"/>
              <w:left w:val="single" w:sz="4" w:space="0" w:color="auto"/>
              <w:bottom w:val="single" w:sz="4" w:space="0" w:color="auto"/>
              <w:right w:val="single" w:sz="6" w:space="0" w:color="auto"/>
            </w:tcBorders>
          </w:tcPr>
          <w:p w14:paraId="06D22CE0" w14:textId="77777777" w:rsidR="00226EE9" w:rsidRDefault="00226EE9" w:rsidP="003D531E">
            <w:pPr>
              <w:pStyle w:val="CellBody"/>
              <w:rPr>
                <w:ins w:id="1161" w:author="Jindal, Deepak [AUTOSOL/PWS/NOIDA]" w:date="2022-06-19T14:25:00Z"/>
              </w:rPr>
            </w:pPr>
            <w:ins w:id="1162" w:author="Jindal, Deepak [AUTOSOL/PWS/NOIDA]" w:date="2022-06-19T14:25:00Z">
              <w:r>
                <w:t>Fast</w:t>
              </w:r>
            </w:ins>
          </w:p>
          <w:p w14:paraId="48104A24" w14:textId="77777777" w:rsidR="00226EE9" w:rsidRDefault="00226EE9" w:rsidP="003D531E">
            <w:pPr>
              <w:pStyle w:val="CellBody"/>
              <w:rPr>
                <w:ins w:id="1163" w:author="Jindal, Deepak [AUTOSOL/PWS/NOIDA]" w:date="2022-06-19T14:25:00Z"/>
              </w:rPr>
            </w:pPr>
            <w:ins w:id="1164" w:author="Jindal, Deepak [AUTOSOL/PWS/NOIDA]" w:date="2022-06-19T14:25:00Z">
              <w:r>
                <w:t>OPP DD</w:t>
              </w:r>
            </w:ins>
          </w:p>
        </w:tc>
        <w:tc>
          <w:tcPr>
            <w:tcW w:w="630" w:type="dxa"/>
            <w:tcBorders>
              <w:top w:val="single" w:sz="6" w:space="0" w:color="auto"/>
              <w:left w:val="single" w:sz="6" w:space="0" w:color="auto"/>
              <w:bottom w:val="single" w:sz="4" w:space="0" w:color="auto"/>
              <w:right w:val="single" w:sz="4" w:space="0" w:color="auto"/>
            </w:tcBorders>
          </w:tcPr>
          <w:p w14:paraId="33F92CD5" w14:textId="77777777" w:rsidR="00226EE9" w:rsidRDefault="00226EE9" w:rsidP="003D531E">
            <w:pPr>
              <w:pStyle w:val="CellBody"/>
              <w:rPr>
                <w:ins w:id="1165" w:author="Jindal, Deepak [AUTOSOL/PWS/NOIDA]" w:date="2022-06-19T14:25:00Z"/>
              </w:rPr>
            </w:pPr>
            <w:ins w:id="1166" w:author="Jindal, Deepak [AUTOSOL/PWS/NOIDA]" w:date="2022-06-19T14:25:00Z">
              <w:r>
                <w:t>Fast</w:t>
              </w:r>
            </w:ins>
          </w:p>
          <w:p w14:paraId="7939B47A" w14:textId="77777777" w:rsidR="00226EE9" w:rsidRDefault="00226EE9" w:rsidP="003D531E">
            <w:pPr>
              <w:pStyle w:val="CellBody"/>
              <w:rPr>
                <w:ins w:id="1167" w:author="Jindal, Deepak [AUTOSOL/PWS/NOIDA]" w:date="2022-06-19T14:25:00Z"/>
              </w:rPr>
            </w:pPr>
            <w:ins w:id="1168" w:author="Jindal, Deepak [AUTOSOL/PWS/NOIDA]" w:date="2022-06-19T14:25:00Z">
              <w:r>
                <w:t>OPP DP</w:t>
              </w:r>
            </w:ins>
          </w:p>
        </w:tc>
        <w:tc>
          <w:tcPr>
            <w:tcW w:w="630" w:type="dxa"/>
            <w:tcBorders>
              <w:top w:val="single" w:sz="6" w:space="0" w:color="auto"/>
              <w:left w:val="single" w:sz="4" w:space="0" w:color="auto"/>
              <w:bottom w:val="single" w:sz="4" w:space="0" w:color="auto"/>
              <w:right w:val="single" w:sz="4" w:space="0" w:color="auto"/>
            </w:tcBorders>
          </w:tcPr>
          <w:p w14:paraId="35CDA900" w14:textId="77777777" w:rsidR="00226EE9" w:rsidRDefault="00226EE9" w:rsidP="003D531E">
            <w:pPr>
              <w:pStyle w:val="CellBody"/>
              <w:rPr>
                <w:ins w:id="1169" w:author="Jindal, Deepak [AUTOSOL/PWS/NOIDA]" w:date="2022-06-19T14:25:00Z"/>
              </w:rPr>
            </w:pPr>
            <w:ins w:id="1170" w:author="Jindal, Deepak [AUTOSOL/PWS/NOIDA]" w:date="2022-06-19T14:25:00Z">
              <w:r>
                <w:t>Slow</w:t>
              </w:r>
            </w:ins>
          </w:p>
          <w:p w14:paraId="2DD9486E" w14:textId="77777777" w:rsidR="00226EE9" w:rsidRDefault="00226EE9" w:rsidP="003D531E">
            <w:pPr>
              <w:pStyle w:val="CellBody"/>
              <w:rPr>
                <w:ins w:id="1171" w:author="Jindal, Deepak [AUTOSOL/PWS/NOIDA]" w:date="2022-06-19T14:25:00Z"/>
              </w:rPr>
            </w:pPr>
            <w:ins w:id="1172" w:author="Jindal, Deepak [AUTOSOL/PWS/NOIDA]" w:date="2022-06-19T14:25:00Z">
              <w:r>
                <w:t>OPP LA</w:t>
              </w:r>
            </w:ins>
          </w:p>
        </w:tc>
        <w:tc>
          <w:tcPr>
            <w:tcW w:w="630" w:type="dxa"/>
            <w:gridSpan w:val="2"/>
            <w:tcBorders>
              <w:top w:val="single" w:sz="6" w:space="0" w:color="auto"/>
              <w:left w:val="single" w:sz="4" w:space="0" w:color="auto"/>
              <w:bottom w:val="single" w:sz="4" w:space="0" w:color="auto"/>
              <w:right w:val="single" w:sz="4" w:space="0" w:color="auto"/>
            </w:tcBorders>
          </w:tcPr>
          <w:p w14:paraId="03BC7F3A" w14:textId="77777777" w:rsidR="00226EE9" w:rsidRDefault="00226EE9" w:rsidP="003D531E">
            <w:pPr>
              <w:pStyle w:val="CellBody"/>
              <w:rPr>
                <w:ins w:id="1173" w:author="Jindal, Deepak [AUTOSOL/PWS/NOIDA]" w:date="2022-06-19T14:25:00Z"/>
              </w:rPr>
            </w:pPr>
            <w:ins w:id="1174" w:author="Jindal, Deepak [AUTOSOL/PWS/NOIDA]" w:date="2022-06-19T14:25:00Z">
              <w:r>
                <w:t>Slow</w:t>
              </w:r>
            </w:ins>
          </w:p>
          <w:p w14:paraId="716990AF" w14:textId="77777777" w:rsidR="00226EE9" w:rsidRDefault="00226EE9" w:rsidP="003D531E">
            <w:pPr>
              <w:pStyle w:val="CellBody"/>
              <w:rPr>
                <w:ins w:id="1175" w:author="Jindal, Deepak [AUTOSOL/PWS/NOIDA]" w:date="2022-06-19T14:25:00Z"/>
              </w:rPr>
            </w:pPr>
            <w:ins w:id="1176" w:author="Jindal, Deepak [AUTOSOL/PWS/NOIDA]" w:date="2022-06-19T14:25:00Z">
              <w:r>
                <w:t>OPP LD</w:t>
              </w:r>
            </w:ins>
          </w:p>
        </w:tc>
        <w:tc>
          <w:tcPr>
            <w:tcW w:w="630" w:type="dxa"/>
            <w:tcBorders>
              <w:top w:val="single" w:sz="6" w:space="0" w:color="auto"/>
              <w:left w:val="single" w:sz="4" w:space="0" w:color="auto"/>
              <w:bottom w:val="single" w:sz="4" w:space="0" w:color="auto"/>
              <w:right w:val="single" w:sz="6" w:space="0" w:color="auto"/>
            </w:tcBorders>
          </w:tcPr>
          <w:p w14:paraId="79E087C0" w14:textId="77777777" w:rsidR="00226EE9" w:rsidRDefault="00226EE9" w:rsidP="003D531E">
            <w:pPr>
              <w:pStyle w:val="CellBody"/>
              <w:rPr>
                <w:ins w:id="1177" w:author="Jindal, Deepak [AUTOSOL/PWS/NOIDA]" w:date="2022-06-19T14:25:00Z"/>
              </w:rPr>
            </w:pPr>
            <w:ins w:id="1178" w:author="Jindal, Deepak [AUTOSOL/PWS/NOIDA]" w:date="2022-06-19T14:25:00Z">
              <w:r>
                <w:t>Slow</w:t>
              </w:r>
            </w:ins>
          </w:p>
          <w:p w14:paraId="35C4CC75" w14:textId="77777777" w:rsidR="00226EE9" w:rsidRDefault="00226EE9" w:rsidP="003D531E">
            <w:pPr>
              <w:pStyle w:val="CellBody"/>
              <w:rPr>
                <w:ins w:id="1179" w:author="Jindal, Deepak [AUTOSOL/PWS/NOIDA]" w:date="2022-06-19T14:25:00Z"/>
              </w:rPr>
            </w:pPr>
            <w:ins w:id="1180" w:author="Jindal, Deepak [AUTOSOL/PWS/NOIDA]" w:date="2022-06-19T14:25:00Z">
              <w:r>
                <w:t>OPP LP</w:t>
              </w:r>
            </w:ins>
          </w:p>
        </w:tc>
        <w:tc>
          <w:tcPr>
            <w:tcW w:w="536" w:type="dxa"/>
            <w:tcBorders>
              <w:top w:val="single" w:sz="6" w:space="0" w:color="auto"/>
              <w:left w:val="single" w:sz="6" w:space="0" w:color="auto"/>
              <w:bottom w:val="single" w:sz="4" w:space="0" w:color="auto"/>
              <w:right w:val="single" w:sz="4" w:space="0" w:color="auto"/>
            </w:tcBorders>
          </w:tcPr>
          <w:p w14:paraId="59E47A25" w14:textId="77777777" w:rsidR="00226EE9" w:rsidRDefault="00226EE9" w:rsidP="003D531E">
            <w:pPr>
              <w:pStyle w:val="CellBody"/>
              <w:rPr>
                <w:ins w:id="1181" w:author="Jindal, Deepak [AUTOSOL/PWS/NOIDA]" w:date="2022-06-19T14:25:00Z"/>
              </w:rPr>
            </w:pPr>
            <w:ins w:id="1182" w:author="Jindal, Deepak [AUTOSOL/PWS/NOIDA]" w:date="2022-06-19T14:25:00Z">
              <w:r>
                <w:t>Slow</w:t>
              </w:r>
            </w:ins>
          </w:p>
          <w:p w14:paraId="2D2ECEE2" w14:textId="77777777" w:rsidR="00226EE9" w:rsidRDefault="00226EE9" w:rsidP="003D531E">
            <w:pPr>
              <w:pStyle w:val="CellBody"/>
              <w:rPr>
                <w:ins w:id="1183" w:author="Jindal, Deepak [AUTOSOL/PWS/NOIDA]" w:date="2022-06-19T14:25:00Z"/>
              </w:rPr>
            </w:pPr>
            <w:ins w:id="1184" w:author="Jindal, Deepak [AUTOSOL/PWS/NOIDA]" w:date="2022-06-19T14:25:00Z">
              <w:r>
                <w:t>OPPDA</w:t>
              </w:r>
            </w:ins>
          </w:p>
        </w:tc>
        <w:tc>
          <w:tcPr>
            <w:tcW w:w="548" w:type="dxa"/>
            <w:gridSpan w:val="2"/>
            <w:tcBorders>
              <w:top w:val="single" w:sz="6" w:space="0" w:color="auto"/>
              <w:left w:val="single" w:sz="4" w:space="0" w:color="auto"/>
              <w:bottom w:val="single" w:sz="4" w:space="0" w:color="auto"/>
              <w:right w:val="single" w:sz="4" w:space="0" w:color="auto"/>
            </w:tcBorders>
          </w:tcPr>
          <w:p w14:paraId="77C38E16" w14:textId="77777777" w:rsidR="00226EE9" w:rsidRDefault="00226EE9" w:rsidP="003D531E">
            <w:pPr>
              <w:pStyle w:val="CellBody"/>
              <w:rPr>
                <w:ins w:id="1185" w:author="Jindal, Deepak [AUTOSOL/PWS/NOIDA]" w:date="2022-06-19T14:25:00Z"/>
              </w:rPr>
            </w:pPr>
            <w:ins w:id="1186" w:author="Jindal, Deepak [AUTOSOL/PWS/NOIDA]" w:date="2022-06-19T14:25:00Z">
              <w:r>
                <w:t>Slow</w:t>
              </w:r>
            </w:ins>
          </w:p>
          <w:p w14:paraId="242EE7F7" w14:textId="77777777" w:rsidR="00226EE9" w:rsidRDefault="00226EE9" w:rsidP="003D531E">
            <w:pPr>
              <w:pStyle w:val="CellBody"/>
              <w:rPr>
                <w:ins w:id="1187" w:author="Jindal, Deepak [AUTOSOL/PWS/NOIDA]" w:date="2022-06-19T14:25:00Z"/>
              </w:rPr>
            </w:pPr>
            <w:ins w:id="1188" w:author="Jindal, Deepak [AUTOSOL/PWS/NOIDA]" w:date="2022-06-19T14:25:00Z">
              <w:r>
                <w:t>OPPDD</w:t>
              </w:r>
            </w:ins>
          </w:p>
        </w:tc>
        <w:tc>
          <w:tcPr>
            <w:tcW w:w="586" w:type="dxa"/>
            <w:tcBorders>
              <w:top w:val="single" w:sz="6" w:space="0" w:color="auto"/>
              <w:left w:val="single" w:sz="4" w:space="0" w:color="auto"/>
              <w:bottom w:val="single" w:sz="4" w:space="0" w:color="auto"/>
              <w:right w:val="single" w:sz="4" w:space="0" w:color="auto"/>
            </w:tcBorders>
          </w:tcPr>
          <w:p w14:paraId="3685BFE1" w14:textId="77777777" w:rsidR="00226EE9" w:rsidRDefault="00226EE9" w:rsidP="003D531E">
            <w:pPr>
              <w:pStyle w:val="CellBody"/>
              <w:rPr>
                <w:ins w:id="1189" w:author="Jindal, Deepak [AUTOSOL/PWS/NOIDA]" w:date="2022-06-19T14:25:00Z"/>
              </w:rPr>
            </w:pPr>
            <w:ins w:id="1190" w:author="Jindal, Deepak [AUTOSOL/PWS/NOIDA]" w:date="2022-06-19T14:25:00Z">
              <w:r>
                <w:t>Slow</w:t>
              </w:r>
            </w:ins>
          </w:p>
          <w:p w14:paraId="441EE9B6" w14:textId="77777777" w:rsidR="00226EE9" w:rsidRDefault="00226EE9" w:rsidP="003D531E">
            <w:pPr>
              <w:pStyle w:val="CellBody"/>
              <w:rPr>
                <w:ins w:id="1191" w:author="Jindal, Deepak [AUTOSOL/PWS/NOIDA]" w:date="2022-06-19T14:25:00Z"/>
              </w:rPr>
            </w:pPr>
            <w:ins w:id="1192" w:author="Jindal, Deepak [AUTOSOL/PWS/NOIDA]" w:date="2022-06-19T14:25:00Z">
              <w:r>
                <w:t>OPPDP</w:t>
              </w:r>
            </w:ins>
          </w:p>
        </w:tc>
        <w:tc>
          <w:tcPr>
            <w:tcW w:w="536" w:type="dxa"/>
            <w:tcBorders>
              <w:top w:val="single" w:sz="6" w:space="0" w:color="auto"/>
              <w:left w:val="single" w:sz="4" w:space="0" w:color="auto"/>
              <w:bottom w:val="single" w:sz="4" w:space="0" w:color="auto"/>
              <w:right w:val="single" w:sz="4" w:space="0" w:color="auto"/>
            </w:tcBorders>
          </w:tcPr>
          <w:p w14:paraId="70F8D630" w14:textId="77777777" w:rsidR="00226EE9" w:rsidRDefault="00226EE9" w:rsidP="003D531E">
            <w:pPr>
              <w:pStyle w:val="CellBody"/>
              <w:rPr>
                <w:ins w:id="1193" w:author="Jindal, Deepak [AUTOSOL/PWS/NOIDA]" w:date="2022-06-19T14:25:00Z"/>
              </w:rPr>
            </w:pPr>
            <w:ins w:id="1194" w:author="Jindal, Deepak [AUTOSOL/PWS/NOIDA]" w:date="2022-06-19T14:25:00Z">
              <w:r>
                <w:t>DU</w:t>
              </w:r>
            </w:ins>
          </w:p>
        </w:tc>
        <w:tc>
          <w:tcPr>
            <w:tcW w:w="494" w:type="dxa"/>
            <w:tcBorders>
              <w:top w:val="single" w:sz="6" w:space="0" w:color="auto"/>
              <w:left w:val="single" w:sz="4" w:space="0" w:color="auto"/>
              <w:bottom w:val="single" w:sz="4" w:space="0" w:color="auto"/>
              <w:right w:val="single" w:sz="4" w:space="0" w:color="auto"/>
            </w:tcBorders>
          </w:tcPr>
          <w:p w14:paraId="153DDEEF" w14:textId="77777777" w:rsidR="00226EE9" w:rsidRDefault="00226EE9" w:rsidP="003D531E">
            <w:pPr>
              <w:pStyle w:val="CellBody"/>
              <w:rPr>
                <w:ins w:id="1195" w:author="Jindal, Deepak [AUTOSOL/PWS/NOIDA]" w:date="2022-06-19T14:25:00Z"/>
              </w:rPr>
            </w:pPr>
          </w:p>
        </w:tc>
      </w:tr>
      <w:tr w:rsidR="00226EE9" w14:paraId="4B735A52" w14:textId="77777777" w:rsidTr="003D531E">
        <w:trPr>
          <w:cantSplit/>
          <w:trHeight w:val="316"/>
          <w:ins w:id="1196" w:author="Jindal, Deepak [AUTOSOL/PWS/NOIDA]" w:date="2022-06-19T14:25:00Z"/>
        </w:trPr>
        <w:tc>
          <w:tcPr>
            <w:tcW w:w="1440" w:type="dxa"/>
            <w:tcBorders>
              <w:top w:val="single" w:sz="6" w:space="0" w:color="auto"/>
              <w:left w:val="single" w:sz="4" w:space="0" w:color="auto"/>
              <w:bottom w:val="single" w:sz="4" w:space="0" w:color="auto"/>
              <w:right w:val="single" w:sz="4" w:space="0" w:color="auto"/>
            </w:tcBorders>
          </w:tcPr>
          <w:p w14:paraId="2D678B06" w14:textId="36D1D77B" w:rsidR="00226EE9" w:rsidRDefault="00226EE9" w:rsidP="003D531E">
            <w:pPr>
              <w:pStyle w:val="CellBody"/>
              <w:rPr>
                <w:ins w:id="1197" w:author="Jindal, Deepak [AUTOSOL/PWS/NOIDA]" w:date="2022-06-19T14:25:00Z"/>
              </w:rPr>
            </w:pPr>
            <w:ins w:id="1198" w:author="Jindal, Deepak [AUTOSOL/PWS/NOIDA]" w:date="2022-06-19T14:25:00Z">
              <w:r>
                <w:t xml:space="preserve">a- Cause point to go into Alarm. Verify the alarm appears on Alarm List  </w:t>
              </w:r>
            </w:ins>
          </w:p>
        </w:tc>
        <w:tc>
          <w:tcPr>
            <w:tcW w:w="540" w:type="dxa"/>
            <w:tcBorders>
              <w:top w:val="single" w:sz="6" w:space="0" w:color="auto"/>
              <w:left w:val="single" w:sz="4" w:space="0" w:color="auto"/>
              <w:bottom w:val="single" w:sz="4" w:space="0" w:color="auto"/>
              <w:right w:val="single" w:sz="6" w:space="0" w:color="auto"/>
            </w:tcBorders>
          </w:tcPr>
          <w:p w14:paraId="784D2C96" w14:textId="77777777" w:rsidR="00226EE9" w:rsidRDefault="00226EE9" w:rsidP="003D531E">
            <w:pPr>
              <w:pStyle w:val="CellBody"/>
              <w:rPr>
                <w:ins w:id="1199" w:author="Jindal, Deepak [AUTOSOL/PWS/NOIDA]" w:date="2022-06-19T14:25:00Z"/>
              </w:rPr>
            </w:pPr>
            <w:ins w:id="1200" w:author="Jindal, Deepak [AUTOSOL/PWS/NOIDA]" w:date="2022-06-19T14:25:00Z">
              <w:r>
                <w:t xml:space="preserve"> </w:t>
              </w:r>
            </w:ins>
          </w:p>
        </w:tc>
        <w:tc>
          <w:tcPr>
            <w:tcW w:w="540" w:type="dxa"/>
            <w:gridSpan w:val="2"/>
            <w:tcBorders>
              <w:top w:val="single" w:sz="6" w:space="0" w:color="auto"/>
              <w:left w:val="single" w:sz="6" w:space="0" w:color="auto"/>
              <w:bottom w:val="single" w:sz="4" w:space="0" w:color="auto"/>
              <w:right w:val="single" w:sz="4" w:space="0" w:color="auto"/>
            </w:tcBorders>
          </w:tcPr>
          <w:p w14:paraId="43B45FCE" w14:textId="77777777" w:rsidR="00226EE9" w:rsidRDefault="00226EE9" w:rsidP="003D531E">
            <w:pPr>
              <w:pStyle w:val="CellBody"/>
              <w:rPr>
                <w:ins w:id="1201" w:author="Jindal, Deepak [AUTOSOL/PWS/NOIDA]" w:date="2022-06-19T14:25:00Z"/>
              </w:rPr>
            </w:pPr>
            <w:ins w:id="1202" w:author="Jindal, Deepak [AUTOSOL/PWS/NOIDA]" w:date="2022-06-19T14:25:00Z">
              <w:r>
                <w:t xml:space="preserve"> </w:t>
              </w:r>
            </w:ins>
          </w:p>
        </w:tc>
        <w:tc>
          <w:tcPr>
            <w:tcW w:w="540" w:type="dxa"/>
            <w:tcBorders>
              <w:top w:val="single" w:sz="6" w:space="0" w:color="auto"/>
              <w:left w:val="single" w:sz="4" w:space="0" w:color="auto"/>
              <w:bottom w:val="single" w:sz="4" w:space="0" w:color="auto"/>
              <w:right w:val="single" w:sz="4" w:space="0" w:color="auto"/>
            </w:tcBorders>
          </w:tcPr>
          <w:p w14:paraId="79CC33E1" w14:textId="77777777" w:rsidR="00226EE9" w:rsidRDefault="00226EE9" w:rsidP="003D531E">
            <w:pPr>
              <w:pStyle w:val="CellBody"/>
              <w:rPr>
                <w:ins w:id="1203" w:author="Jindal, Deepak [AUTOSOL/PWS/NOIDA]" w:date="2022-06-19T14:25:00Z"/>
              </w:rPr>
            </w:pPr>
            <w:ins w:id="1204" w:author="Jindal, Deepak [AUTOSOL/PWS/NOIDA]" w:date="2022-06-19T14:25:00Z">
              <w:r>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29EF3AF9" w14:textId="77777777" w:rsidR="00226EE9" w:rsidRDefault="00226EE9" w:rsidP="003D531E">
            <w:pPr>
              <w:pStyle w:val="CellBody"/>
              <w:rPr>
                <w:ins w:id="1205" w:author="Jindal, Deepak [AUTOSOL/PWS/NOIDA]" w:date="2022-06-19T14:25:00Z"/>
              </w:rPr>
            </w:pPr>
            <w:ins w:id="1206" w:author="Jindal, Deepak [AUTOSOL/PWS/NOIDA]" w:date="2022-06-19T14:25:00Z">
              <w:r>
                <w:t xml:space="preserve"> </w:t>
              </w:r>
            </w:ins>
          </w:p>
        </w:tc>
        <w:tc>
          <w:tcPr>
            <w:tcW w:w="630" w:type="dxa"/>
            <w:tcBorders>
              <w:top w:val="single" w:sz="6" w:space="0" w:color="auto"/>
              <w:left w:val="single" w:sz="4" w:space="0" w:color="auto"/>
              <w:bottom w:val="single" w:sz="4" w:space="0" w:color="auto"/>
              <w:right w:val="single" w:sz="6" w:space="0" w:color="auto"/>
            </w:tcBorders>
          </w:tcPr>
          <w:p w14:paraId="59B61C3A" w14:textId="77777777" w:rsidR="00226EE9" w:rsidRDefault="00226EE9" w:rsidP="003D531E">
            <w:pPr>
              <w:pStyle w:val="CellBody"/>
              <w:rPr>
                <w:ins w:id="1207" w:author="Jindal, Deepak [AUTOSOL/PWS/NOIDA]" w:date="2022-06-19T14:25:00Z"/>
              </w:rPr>
            </w:pPr>
            <w:ins w:id="1208" w:author="Jindal, Deepak [AUTOSOL/PWS/NOIDA]" w:date="2022-06-19T14:25:00Z">
              <w:r>
                <w:t xml:space="preserve"> </w:t>
              </w:r>
            </w:ins>
          </w:p>
        </w:tc>
        <w:tc>
          <w:tcPr>
            <w:tcW w:w="630" w:type="dxa"/>
            <w:tcBorders>
              <w:top w:val="single" w:sz="6" w:space="0" w:color="auto"/>
              <w:left w:val="single" w:sz="6" w:space="0" w:color="auto"/>
              <w:bottom w:val="single" w:sz="4" w:space="0" w:color="auto"/>
              <w:right w:val="single" w:sz="4" w:space="0" w:color="auto"/>
            </w:tcBorders>
          </w:tcPr>
          <w:p w14:paraId="3A65B8A2" w14:textId="77777777" w:rsidR="00226EE9" w:rsidRDefault="00226EE9" w:rsidP="003D531E">
            <w:pPr>
              <w:pStyle w:val="CellBody"/>
              <w:rPr>
                <w:ins w:id="1209" w:author="Jindal, Deepak [AUTOSOL/PWS/NOIDA]" w:date="2022-06-19T14:25:00Z"/>
              </w:rPr>
            </w:pPr>
            <w:ins w:id="1210" w:author="Jindal, Deepak [AUTOSOL/PWS/NOIDA]" w:date="2022-06-19T14:25:00Z">
              <w:r>
                <w:t xml:space="preserve"> </w:t>
              </w:r>
            </w:ins>
          </w:p>
        </w:tc>
        <w:tc>
          <w:tcPr>
            <w:tcW w:w="630" w:type="dxa"/>
            <w:tcBorders>
              <w:top w:val="single" w:sz="6" w:space="0" w:color="auto"/>
              <w:left w:val="single" w:sz="4" w:space="0" w:color="auto"/>
              <w:bottom w:val="single" w:sz="4" w:space="0" w:color="auto"/>
              <w:right w:val="single" w:sz="4" w:space="0" w:color="auto"/>
            </w:tcBorders>
          </w:tcPr>
          <w:p w14:paraId="6B68F757" w14:textId="77777777" w:rsidR="00226EE9" w:rsidRDefault="00226EE9" w:rsidP="003D531E">
            <w:pPr>
              <w:pStyle w:val="CellBody"/>
              <w:rPr>
                <w:ins w:id="1211" w:author="Jindal, Deepak [AUTOSOL/PWS/NOIDA]" w:date="2022-06-19T14:25:00Z"/>
              </w:rPr>
            </w:pPr>
            <w:ins w:id="1212" w:author="Jindal, Deepak [AUTOSOL/PWS/NOIDA]" w:date="2022-06-19T14:25:00Z">
              <w:r>
                <w:t xml:space="preserve"> </w:t>
              </w:r>
            </w:ins>
          </w:p>
        </w:tc>
        <w:tc>
          <w:tcPr>
            <w:tcW w:w="630" w:type="dxa"/>
            <w:gridSpan w:val="2"/>
            <w:tcBorders>
              <w:top w:val="single" w:sz="6" w:space="0" w:color="auto"/>
              <w:left w:val="single" w:sz="4" w:space="0" w:color="auto"/>
              <w:bottom w:val="single" w:sz="4" w:space="0" w:color="auto"/>
              <w:right w:val="single" w:sz="4" w:space="0" w:color="auto"/>
            </w:tcBorders>
          </w:tcPr>
          <w:p w14:paraId="34E5B24D" w14:textId="77777777" w:rsidR="00226EE9" w:rsidRDefault="00226EE9" w:rsidP="003D531E">
            <w:pPr>
              <w:pStyle w:val="CellBody"/>
              <w:rPr>
                <w:ins w:id="1213" w:author="Jindal, Deepak [AUTOSOL/PWS/NOIDA]" w:date="2022-06-19T14:25:00Z"/>
              </w:rPr>
            </w:pPr>
            <w:ins w:id="1214" w:author="Jindal, Deepak [AUTOSOL/PWS/NOIDA]" w:date="2022-06-19T14:25:00Z">
              <w:r>
                <w:t xml:space="preserve"> </w:t>
              </w:r>
            </w:ins>
          </w:p>
        </w:tc>
        <w:tc>
          <w:tcPr>
            <w:tcW w:w="630" w:type="dxa"/>
            <w:tcBorders>
              <w:top w:val="single" w:sz="6" w:space="0" w:color="auto"/>
              <w:left w:val="single" w:sz="4" w:space="0" w:color="auto"/>
              <w:bottom w:val="single" w:sz="4" w:space="0" w:color="auto"/>
              <w:right w:val="single" w:sz="6" w:space="0" w:color="auto"/>
            </w:tcBorders>
          </w:tcPr>
          <w:p w14:paraId="6AF60AD0" w14:textId="77777777" w:rsidR="00226EE9" w:rsidRDefault="00226EE9" w:rsidP="003D531E">
            <w:pPr>
              <w:pStyle w:val="CellBody"/>
              <w:rPr>
                <w:ins w:id="1215" w:author="Jindal, Deepak [AUTOSOL/PWS/NOIDA]" w:date="2022-06-19T14:25:00Z"/>
              </w:rPr>
            </w:pPr>
            <w:ins w:id="1216" w:author="Jindal, Deepak [AUTOSOL/PWS/NOIDA]" w:date="2022-06-19T14:25:00Z">
              <w:r>
                <w:t xml:space="preserve"> </w:t>
              </w:r>
            </w:ins>
          </w:p>
        </w:tc>
        <w:tc>
          <w:tcPr>
            <w:tcW w:w="536" w:type="dxa"/>
            <w:tcBorders>
              <w:top w:val="single" w:sz="6" w:space="0" w:color="auto"/>
              <w:left w:val="single" w:sz="6" w:space="0" w:color="auto"/>
              <w:bottom w:val="single" w:sz="4" w:space="0" w:color="auto"/>
              <w:right w:val="single" w:sz="4" w:space="0" w:color="auto"/>
            </w:tcBorders>
          </w:tcPr>
          <w:p w14:paraId="7C09BB67" w14:textId="77777777" w:rsidR="00226EE9" w:rsidRDefault="00226EE9" w:rsidP="003D531E">
            <w:pPr>
              <w:pStyle w:val="CellBody"/>
              <w:rPr>
                <w:ins w:id="1217" w:author="Jindal, Deepak [AUTOSOL/PWS/NOIDA]" w:date="2022-06-19T14:25:00Z"/>
              </w:rPr>
            </w:pPr>
            <w:ins w:id="1218" w:author="Jindal, Deepak [AUTOSOL/PWS/NOIDA]" w:date="2022-06-19T14:25:00Z">
              <w:r>
                <w:t xml:space="preserve"> </w:t>
              </w:r>
            </w:ins>
          </w:p>
        </w:tc>
        <w:tc>
          <w:tcPr>
            <w:tcW w:w="548" w:type="dxa"/>
            <w:gridSpan w:val="2"/>
            <w:tcBorders>
              <w:top w:val="single" w:sz="6" w:space="0" w:color="auto"/>
              <w:left w:val="single" w:sz="4" w:space="0" w:color="auto"/>
              <w:bottom w:val="single" w:sz="4" w:space="0" w:color="auto"/>
              <w:right w:val="single" w:sz="4" w:space="0" w:color="auto"/>
            </w:tcBorders>
          </w:tcPr>
          <w:p w14:paraId="1C6769B6" w14:textId="77777777" w:rsidR="00226EE9" w:rsidRDefault="00226EE9" w:rsidP="003D531E">
            <w:pPr>
              <w:pStyle w:val="CellBody"/>
              <w:rPr>
                <w:ins w:id="1219" w:author="Jindal, Deepak [AUTOSOL/PWS/NOIDA]" w:date="2022-06-19T14:25:00Z"/>
              </w:rPr>
            </w:pPr>
            <w:ins w:id="1220" w:author="Jindal, Deepak [AUTOSOL/PWS/NOIDA]" w:date="2022-06-19T14:25:00Z">
              <w:r>
                <w:t xml:space="preserve"> </w:t>
              </w:r>
            </w:ins>
          </w:p>
        </w:tc>
        <w:tc>
          <w:tcPr>
            <w:tcW w:w="586" w:type="dxa"/>
            <w:tcBorders>
              <w:top w:val="single" w:sz="6" w:space="0" w:color="auto"/>
              <w:left w:val="single" w:sz="4" w:space="0" w:color="auto"/>
              <w:bottom w:val="single" w:sz="4" w:space="0" w:color="auto"/>
              <w:right w:val="single" w:sz="4" w:space="0" w:color="auto"/>
            </w:tcBorders>
          </w:tcPr>
          <w:p w14:paraId="464F385E" w14:textId="77777777" w:rsidR="00226EE9" w:rsidRDefault="00226EE9" w:rsidP="003D531E">
            <w:pPr>
              <w:pStyle w:val="CellBody"/>
              <w:rPr>
                <w:ins w:id="1221" w:author="Jindal, Deepak [AUTOSOL/PWS/NOIDA]" w:date="2022-06-19T14:25:00Z"/>
              </w:rPr>
            </w:pPr>
            <w:ins w:id="1222" w:author="Jindal, Deepak [AUTOSOL/PWS/NOIDA]" w:date="2022-06-19T14:25:00Z">
              <w:r>
                <w:t xml:space="preserve"> </w:t>
              </w:r>
            </w:ins>
          </w:p>
        </w:tc>
        <w:tc>
          <w:tcPr>
            <w:tcW w:w="536" w:type="dxa"/>
            <w:tcBorders>
              <w:top w:val="single" w:sz="6" w:space="0" w:color="auto"/>
              <w:left w:val="single" w:sz="4" w:space="0" w:color="auto"/>
              <w:bottom w:val="single" w:sz="4" w:space="0" w:color="auto"/>
              <w:right w:val="single" w:sz="4" w:space="0" w:color="auto"/>
            </w:tcBorders>
          </w:tcPr>
          <w:p w14:paraId="68325266" w14:textId="77777777" w:rsidR="00226EE9" w:rsidRDefault="00226EE9" w:rsidP="003D531E">
            <w:pPr>
              <w:pStyle w:val="CellBody"/>
              <w:rPr>
                <w:ins w:id="1223" w:author="Jindal, Deepak [AUTOSOL/PWS/NOIDA]" w:date="2022-06-19T14:25:00Z"/>
              </w:rPr>
            </w:pPr>
            <w:ins w:id="1224" w:author="Jindal, Deepak [AUTOSOL/PWS/NOIDA]" w:date="2022-06-19T14:25:00Z">
              <w:r>
                <w:t xml:space="preserve"> </w:t>
              </w:r>
            </w:ins>
          </w:p>
        </w:tc>
        <w:tc>
          <w:tcPr>
            <w:tcW w:w="494" w:type="dxa"/>
            <w:tcBorders>
              <w:top w:val="single" w:sz="6" w:space="0" w:color="auto"/>
              <w:left w:val="single" w:sz="4" w:space="0" w:color="auto"/>
              <w:bottom w:val="single" w:sz="4" w:space="0" w:color="auto"/>
              <w:right w:val="single" w:sz="4" w:space="0" w:color="auto"/>
            </w:tcBorders>
          </w:tcPr>
          <w:p w14:paraId="6D90149A" w14:textId="77777777" w:rsidR="00226EE9" w:rsidRDefault="00226EE9" w:rsidP="003D531E">
            <w:pPr>
              <w:pStyle w:val="CellBody"/>
              <w:rPr>
                <w:ins w:id="1225" w:author="Jindal, Deepak [AUTOSOL/PWS/NOIDA]" w:date="2022-06-19T14:25:00Z"/>
              </w:rPr>
            </w:pPr>
          </w:p>
        </w:tc>
      </w:tr>
      <w:tr w:rsidR="00226EE9" w14:paraId="73013122" w14:textId="77777777" w:rsidTr="003D531E">
        <w:trPr>
          <w:cantSplit/>
          <w:trHeight w:val="316"/>
          <w:ins w:id="1226" w:author="Jindal, Deepak [AUTOSOL/PWS/NOIDA]" w:date="2022-06-19T14:25:00Z"/>
        </w:trPr>
        <w:tc>
          <w:tcPr>
            <w:tcW w:w="1440" w:type="dxa"/>
            <w:tcBorders>
              <w:top w:val="single" w:sz="6" w:space="0" w:color="auto"/>
              <w:left w:val="single" w:sz="4" w:space="0" w:color="auto"/>
              <w:bottom w:val="single" w:sz="4" w:space="0" w:color="auto"/>
              <w:right w:val="single" w:sz="4" w:space="0" w:color="auto"/>
            </w:tcBorders>
          </w:tcPr>
          <w:p w14:paraId="235CD7BA" w14:textId="75E508CD" w:rsidR="00226EE9" w:rsidRDefault="00226EE9" w:rsidP="003D531E">
            <w:pPr>
              <w:pStyle w:val="CellBody"/>
              <w:rPr>
                <w:ins w:id="1227" w:author="Jindal, Deepak [AUTOSOL/PWS/NOIDA]" w:date="2022-06-19T14:25:00Z"/>
              </w:rPr>
            </w:pPr>
            <w:ins w:id="1228" w:author="Jindal, Deepak [AUTOSOL/PWS/NOIDA]" w:date="2022-06-19T14:25:00Z">
              <w:r>
                <w:t>b- Cause analog point to have an incremental alarm Cause Packed points to have other bits go into alarm. Verify the  alarm changes appears on the Alarm List</w:t>
              </w:r>
            </w:ins>
          </w:p>
        </w:tc>
        <w:tc>
          <w:tcPr>
            <w:tcW w:w="540" w:type="dxa"/>
            <w:tcBorders>
              <w:top w:val="single" w:sz="6" w:space="0" w:color="auto"/>
              <w:left w:val="single" w:sz="4" w:space="0" w:color="auto"/>
              <w:bottom w:val="single" w:sz="4" w:space="0" w:color="auto"/>
              <w:right w:val="single" w:sz="6" w:space="0" w:color="auto"/>
            </w:tcBorders>
          </w:tcPr>
          <w:p w14:paraId="3BCCCF8A" w14:textId="77777777" w:rsidR="00226EE9" w:rsidRDefault="00226EE9" w:rsidP="003D531E">
            <w:pPr>
              <w:pStyle w:val="CellBody"/>
              <w:rPr>
                <w:ins w:id="1229" w:author="Jindal, Deepak [AUTOSOL/PWS/NOIDA]" w:date="2022-06-19T14:25:00Z"/>
              </w:rPr>
            </w:pPr>
          </w:p>
        </w:tc>
        <w:tc>
          <w:tcPr>
            <w:tcW w:w="540" w:type="dxa"/>
            <w:gridSpan w:val="2"/>
            <w:tcBorders>
              <w:top w:val="single" w:sz="6" w:space="0" w:color="auto"/>
              <w:left w:val="single" w:sz="6" w:space="0" w:color="auto"/>
              <w:bottom w:val="single" w:sz="4" w:space="0" w:color="auto"/>
              <w:right w:val="single" w:sz="4" w:space="0" w:color="auto"/>
            </w:tcBorders>
          </w:tcPr>
          <w:p w14:paraId="3B42BA39" w14:textId="77777777" w:rsidR="00226EE9" w:rsidRDefault="00226EE9" w:rsidP="003D531E">
            <w:pPr>
              <w:pStyle w:val="CellBody"/>
              <w:rPr>
                <w:ins w:id="1230" w:author="Jindal, Deepak [AUTOSOL/PWS/NOIDA]" w:date="2022-06-19T14:25:00Z"/>
              </w:rPr>
            </w:pPr>
            <w:ins w:id="1231" w:author="Jindal, Deepak [AUTOSOL/PWS/NOIDA]" w:date="2022-06-19T14:25:00Z">
              <w:r>
                <w:t>N/A</w:t>
              </w:r>
            </w:ins>
          </w:p>
        </w:tc>
        <w:tc>
          <w:tcPr>
            <w:tcW w:w="540" w:type="dxa"/>
            <w:tcBorders>
              <w:top w:val="single" w:sz="6" w:space="0" w:color="auto"/>
              <w:left w:val="single" w:sz="4" w:space="0" w:color="auto"/>
              <w:bottom w:val="single" w:sz="4" w:space="0" w:color="auto"/>
              <w:right w:val="single" w:sz="4" w:space="0" w:color="auto"/>
            </w:tcBorders>
          </w:tcPr>
          <w:p w14:paraId="09EEF56D" w14:textId="77777777" w:rsidR="00226EE9" w:rsidRDefault="00226EE9" w:rsidP="003D531E">
            <w:pPr>
              <w:pStyle w:val="CellBody"/>
              <w:rPr>
                <w:ins w:id="1232" w:author="Jindal, Deepak [AUTOSOL/PWS/NOIDA]" w:date="2022-06-19T14:25:00Z"/>
              </w:rPr>
            </w:pPr>
          </w:p>
        </w:tc>
        <w:tc>
          <w:tcPr>
            <w:tcW w:w="540" w:type="dxa"/>
            <w:gridSpan w:val="2"/>
            <w:tcBorders>
              <w:top w:val="single" w:sz="6" w:space="0" w:color="auto"/>
              <w:left w:val="single" w:sz="4" w:space="0" w:color="auto"/>
              <w:bottom w:val="single" w:sz="4" w:space="0" w:color="auto"/>
              <w:right w:val="single" w:sz="4" w:space="0" w:color="auto"/>
            </w:tcBorders>
          </w:tcPr>
          <w:p w14:paraId="2F4A0C79" w14:textId="77777777" w:rsidR="00226EE9" w:rsidRDefault="00226EE9" w:rsidP="003D531E">
            <w:pPr>
              <w:pStyle w:val="CellBody"/>
              <w:rPr>
                <w:ins w:id="1233" w:author="Jindal, Deepak [AUTOSOL/PWS/NOIDA]" w:date="2022-06-19T14:25:00Z"/>
              </w:rPr>
            </w:pPr>
          </w:p>
        </w:tc>
        <w:tc>
          <w:tcPr>
            <w:tcW w:w="630" w:type="dxa"/>
            <w:tcBorders>
              <w:top w:val="single" w:sz="6" w:space="0" w:color="auto"/>
              <w:left w:val="single" w:sz="4" w:space="0" w:color="auto"/>
              <w:bottom w:val="single" w:sz="4" w:space="0" w:color="auto"/>
              <w:right w:val="single" w:sz="6" w:space="0" w:color="auto"/>
            </w:tcBorders>
          </w:tcPr>
          <w:p w14:paraId="46CD4870" w14:textId="77777777" w:rsidR="00226EE9" w:rsidRDefault="00226EE9" w:rsidP="003D531E">
            <w:pPr>
              <w:pStyle w:val="CellBody"/>
              <w:rPr>
                <w:ins w:id="1234" w:author="Jindal, Deepak [AUTOSOL/PWS/NOIDA]" w:date="2022-06-19T14:25:00Z"/>
              </w:rPr>
            </w:pPr>
            <w:ins w:id="1235" w:author="Jindal, Deepak [AUTOSOL/PWS/NOIDA]" w:date="2022-06-19T14:25:00Z">
              <w:r>
                <w:t>N/A</w:t>
              </w:r>
            </w:ins>
          </w:p>
        </w:tc>
        <w:tc>
          <w:tcPr>
            <w:tcW w:w="630" w:type="dxa"/>
            <w:tcBorders>
              <w:top w:val="single" w:sz="6" w:space="0" w:color="auto"/>
              <w:left w:val="single" w:sz="6" w:space="0" w:color="auto"/>
              <w:bottom w:val="single" w:sz="4" w:space="0" w:color="auto"/>
              <w:right w:val="single" w:sz="4" w:space="0" w:color="auto"/>
            </w:tcBorders>
          </w:tcPr>
          <w:p w14:paraId="4C60B94B" w14:textId="77777777" w:rsidR="00226EE9" w:rsidRDefault="00226EE9" w:rsidP="003D531E">
            <w:pPr>
              <w:pStyle w:val="CellBody"/>
              <w:rPr>
                <w:ins w:id="1236" w:author="Jindal, Deepak [AUTOSOL/PWS/NOIDA]" w:date="2022-06-19T14:25:00Z"/>
              </w:rPr>
            </w:pPr>
          </w:p>
        </w:tc>
        <w:tc>
          <w:tcPr>
            <w:tcW w:w="630" w:type="dxa"/>
            <w:tcBorders>
              <w:top w:val="single" w:sz="6" w:space="0" w:color="auto"/>
              <w:left w:val="single" w:sz="4" w:space="0" w:color="auto"/>
              <w:bottom w:val="single" w:sz="4" w:space="0" w:color="auto"/>
              <w:right w:val="single" w:sz="4" w:space="0" w:color="auto"/>
            </w:tcBorders>
          </w:tcPr>
          <w:p w14:paraId="35B14C76" w14:textId="77777777" w:rsidR="00226EE9" w:rsidRDefault="00226EE9" w:rsidP="003D531E">
            <w:pPr>
              <w:pStyle w:val="CellBody"/>
              <w:rPr>
                <w:ins w:id="1237" w:author="Jindal, Deepak [AUTOSOL/PWS/NOIDA]" w:date="2022-06-19T14:25:00Z"/>
              </w:rPr>
            </w:pPr>
          </w:p>
        </w:tc>
        <w:tc>
          <w:tcPr>
            <w:tcW w:w="630" w:type="dxa"/>
            <w:gridSpan w:val="2"/>
            <w:tcBorders>
              <w:top w:val="single" w:sz="6" w:space="0" w:color="auto"/>
              <w:left w:val="single" w:sz="4" w:space="0" w:color="auto"/>
              <w:bottom w:val="single" w:sz="4" w:space="0" w:color="auto"/>
              <w:right w:val="single" w:sz="4" w:space="0" w:color="auto"/>
            </w:tcBorders>
          </w:tcPr>
          <w:p w14:paraId="6DCF1904" w14:textId="77777777" w:rsidR="00226EE9" w:rsidRDefault="00226EE9" w:rsidP="003D531E">
            <w:pPr>
              <w:pStyle w:val="CellBody"/>
              <w:rPr>
                <w:ins w:id="1238" w:author="Jindal, Deepak [AUTOSOL/PWS/NOIDA]" w:date="2022-06-19T14:25:00Z"/>
              </w:rPr>
            </w:pPr>
            <w:ins w:id="1239" w:author="Jindal, Deepak [AUTOSOL/PWS/NOIDA]" w:date="2022-06-19T14:25:00Z">
              <w:r>
                <w:t>N/A</w:t>
              </w:r>
            </w:ins>
          </w:p>
        </w:tc>
        <w:tc>
          <w:tcPr>
            <w:tcW w:w="630" w:type="dxa"/>
            <w:tcBorders>
              <w:top w:val="single" w:sz="6" w:space="0" w:color="auto"/>
              <w:left w:val="single" w:sz="4" w:space="0" w:color="auto"/>
              <w:bottom w:val="single" w:sz="4" w:space="0" w:color="auto"/>
              <w:right w:val="single" w:sz="6" w:space="0" w:color="auto"/>
            </w:tcBorders>
          </w:tcPr>
          <w:p w14:paraId="3CFF999A" w14:textId="77777777" w:rsidR="00226EE9" w:rsidRDefault="00226EE9" w:rsidP="003D531E">
            <w:pPr>
              <w:pStyle w:val="CellBody"/>
              <w:rPr>
                <w:ins w:id="1240" w:author="Jindal, Deepak [AUTOSOL/PWS/NOIDA]" w:date="2022-06-19T14:25:00Z"/>
              </w:rPr>
            </w:pPr>
          </w:p>
        </w:tc>
        <w:tc>
          <w:tcPr>
            <w:tcW w:w="536" w:type="dxa"/>
            <w:tcBorders>
              <w:top w:val="single" w:sz="6" w:space="0" w:color="auto"/>
              <w:left w:val="single" w:sz="6" w:space="0" w:color="auto"/>
              <w:bottom w:val="single" w:sz="4" w:space="0" w:color="auto"/>
              <w:right w:val="single" w:sz="4" w:space="0" w:color="auto"/>
            </w:tcBorders>
          </w:tcPr>
          <w:p w14:paraId="34B47932" w14:textId="77777777" w:rsidR="00226EE9" w:rsidRDefault="00226EE9" w:rsidP="003D531E">
            <w:pPr>
              <w:pStyle w:val="CellBody"/>
              <w:rPr>
                <w:ins w:id="1241" w:author="Jindal, Deepak [AUTOSOL/PWS/NOIDA]" w:date="2022-06-19T14:25:00Z"/>
              </w:rPr>
            </w:pPr>
          </w:p>
        </w:tc>
        <w:tc>
          <w:tcPr>
            <w:tcW w:w="548" w:type="dxa"/>
            <w:gridSpan w:val="2"/>
            <w:tcBorders>
              <w:top w:val="single" w:sz="6" w:space="0" w:color="auto"/>
              <w:left w:val="single" w:sz="4" w:space="0" w:color="auto"/>
              <w:bottom w:val="single" w:sz="4" w:space="0" w:color="auto"/>
              <w:right w:val="single" w:sz="4" w:space="0" w:color="auto"/>
            </w:tcBorders>
          </w:tcPr>
          <w:p w14:paraId="0A9A3B40" w14:textId="77777777" w:rsidR="00226EE9" w:rsidRDefault="00226EE9" w:rsidP="003D531E">
            <w:pPr>
              <w:pStyle w:val="CellBody"/>
              <w:rPr>
                <w:ins w:id="1242" w:author="Jindal, Deepak [AUTOSOL/PWS/NOIDA]" w:date="2022-06-19T14:25:00Z"/>
              </w:rPr>
            </w:pPr>
            <w:ins w:id="1243" w:author="Jindal, Deepak [AUTOSOL/PWS/NOIDA]" w:date="2022-06-19T14:25:00Z">
              <w:r>
                <w:t>N/A</w:t>
              </w:r>
            </w:ins>
          </w:p>
        </w:tc>
        <w:tc>
          <w:tcPr>
            <w:tcW w:w="586" w:type="dxa"/>
            <w:tcBorders>
              <w:top w:val="single" w:sz="6" w:space="0" w:color="auto"/>
              <w:left w:val="single" w:sz="4" w:space="0" w:color="auto"/>
              <w:bottom w:val="single" w:sz="4" w:space="0" w:color="auto"/>
              <w:right w:val="single" w:sz="4" w:space="0" w:color="auto"/>
            </w:tcBorders>
          </w:tcPr>
          <w:p w14:paraId="59DFAFAF" w14:textId="77777777" w:rsidR="00226EE9" w:rsidRDefault="00226EE9" w:rsidP="003D531E">
            <w:pPr>
              <w:pStyle w:val="CellBody"/>
              <w:rPr>
                <w:ins w:id="1244" w:author="Jindal, Deepak [AUTOSOL/PWS/NOIDA]" w:date="2022-06-19T14:25:00Z"/>
              </w:rPr>
            </w:pPr>
          </w:p>
        </w:tc>
        <w:tc>
          <w:tcPr>
            <w:tcW w:w="536" w:type="dxa"/>
            <w:tcBorders>
              <w:top w:val="single" w:sz="6" w:space="0" w:color="auto"/>
              <w:left w:val="single" w:sz="4" w:space="0" w:color="auto"/>
              <w:bottom w:val="single" w:sz="4" w:space="0" w:color="auto"/>
              <w:right w:val="single" w:sz="4" w:space="0" w:color="auto"/>
            </w:tcBorders>
          </w:tcPr>
          <w:p w14:paraId="7563B792" w14:textId="77777777" w:rsidR="00226EE9" w:rsidRDefault="00226EE9" w:rsidP="003D531E">
            <w:pPr>
              <w:pStyle w:val="CellBody"/>
              <w:rPr>
                <w:ins w:id="1245" w:author="Jindal, Deepak [AUTOSOL/PWS/NOIDA]" w:date="2022-06-19T14:25:00Z"/>
              </w:rPr>
            </w:pPr>
          </w:p>
        </w:tc>
        <w:tc>
          <w:tcPr>
            <w:tcW w:w="494" w:type="dxa"/>
            <w:tcBorders>
              <w:top w:val="single" w:sz="6" w:space="0" w:color="auto"/>
              <w:left w:val="single" w:sz="4" w:space="0" w:color="auto"/>
              <w:bottom w:val="single" w:sz="4" w:space="0" w:color="auto"/>
              <w:right w:val="single" w:sz="4" w:space="0" w:color="auto"/>
            </w:tcBorders>
          </w:tcPr>
          <w:p w14:paraId="0D864491" w14:textId="77777777" w:rsidR="00226EE9" w:rsidRDefault="00226EE9" w:rsidP="003D531E">
            <w:pPr>
              <w:pStyle w:val="CellBody"/>
              <w:rPr>
                <w:ins w:id="1246" w:author="Jindal, Deepak [AUTOSOL/PWS/NOIDA]" w:date="2022-06-19T14:25:00Z"/>
              </w:rPr>
            </w:pPr>
          </w:p>
        </w:tc>
      </w:tr>
      <w:tr w:rsidR="00226EE9" w14:paraId="0B3B0C5B" w14:textId="77777777" w:rsidTr="003D531E">
        <w:trPr>
          <w:cantSplit/>
          <w:trHeight w:val="316"/>
          <w:ins w:id="1247" w:author="Jindal, Deepak [AUTOSOL/PWS/NOIDA]" w:date="2022-06-19T14:25:00Z"/>
        </w:trPr>
        <w:tc>
          <w:tcPr>
            <w:tcW w:w="1440" w:type="dxa"/>
            <w:tcBorders>
              <w:top w:val="single" w:sz="6" w:space="0" w:color="auto"/>
              <w:left w:val="single" w:sz="4" w:space="0" w:color="auto"/>
              <w:bottom w:val="single" w:sz="4" w:space="0" w:color="auto"/>
              <w:right w:val="single" w:sz="4" w:space="0" w:color="auto"/>
            </w:tcBorders>
          </w:tcPr>
          <w:p w14:paraId="0FC6E9FA" w14:textId="6E8FA3D2" w:rsidR="00226EE9" w:rsidRDefault="00226EE9" w:rsidP="003D531E">
            <w:pPr>
              <w:pStyle w:val="CellBody"/>
              <w:rPr>
                <w:ins w:id="1248" w:author="Jindal, Deepak [AUTOSOL/PWS/NOIDA]" w:date="2022-06-19T14:25:00Z"/>
              </w:rPr>
            </w:pPr>
            <w:ins w:id="1249" w:author="Jindal, Deepak [AUTOSOL/PWS/NOIDA]" w:date="2022-06-19T14:25:00Z">
              <w:r>
                <w:t xml:space="preserve">c- Cause point to return from  Alarm. Verify the return appears on Alarm List </w:t>
              </w:r>
            </w:ins>
          </w:p>
        </w:tc>
        <w:tc>
          <w:tcPr>
            <w:tcW w:w="540" w:type="dxa"/>
            <w:tcBorders>
              <w:top w:val="single" w:sz="6" w:space="0" w:color="auto"/>
              <w:left w:val="single" w:sz="4" w:space="0" w:color="auto"/>
              <w:bottom w:val="single" w:sz="4" w:space="0" w:color="auto"/>
              <w:right w:val="single" w:sz="6" w:space="0" w:color="auto"/>
            </w:tcBorders>
          </w:tcPr>
          <w:p w14:paraId="5D0AE2C7" w14:textId="77777777" w:rsidR="00226EE9" w:rsidRDefault="00226EE9" w:rsidP="003D531E">
            <w:pPr>
              <w:pStyle w:val="CellBody"/>
              <w:rPr>
                <w:ins w:id="1250" w:author="Jindal, Deepak [AUTOSOL/PWS/NOIDA]" w:date="2022-06-19T14:25:00Z"/>
              </w:rPr>
            </w:pPr>
          </w:p>
        </w:tc>
        <w:tc>
          <w:tcPr>
            <w:tcW w:w="540" w:type="dxa"/>
            <w:gridSpan w:val="2"/>
            <w:tcBorders>
              <w:top w:val="single" w:sz="6" w:space="0" w:color="auto"/>
              <w:left w:val="single" w:sz="6" w:space="0" w:color="auto"/>
              <w:bottom w:val="single" w:sz="4" w:space="0" w:color="auto"/>
              <w:right w:val="single" w:sz="4" w:space="0" w:color="auto"/>
            </w:tcBorders>
          </w:tcPr>
          <w:p w14:paraId="05AAC6A9" w14:textId="77777777" w:rsidR="00226EE9" w:rsidRDefault="00226EE9" w:rsidP="003D531E">
            <w:pPr>
              <w:pStyle w:val="CellBody"/>
              <w:rPr>
                <w:ins w:id="1251" w:author="Jindal, Deepak [AUTOSOL/PWS/NOIDA]" w:date="2022-06-19T14:25:00Z"/>
              </w:rPr>
            </w:pPr>
          </w:p>
        </w:tc>
        <w:tc>
          <w:tcPr>
            <w:tcW w:w="540" w:type="dxa"/>
            <w:tcBorders>
              <w:top w:val="single" w:sz="6" w:space="0" w:color="auto"/>
              <w:left w:val="single" w:sz="4" w:space="0" w:color="auto"/>
              <w:bottom w:val="single" w:sz="4" w:space="0" w:color="auto"/>
              <w:right w:val="single" w:sz="4" w:space="0" w:color="auto"/>
            </w:tcBorders>
          </w:tcPr>
          <w:p w14:paraId="0393F71F" w14:textId="77777777" w:rsidR="00226EE9" w:rsidRDefault="00226EE9" w:rsidP="003D531E">
            <w:pPr>
              <w:pStyle w:val="CellBody"/>
              <w:rPr>
                <w:ins w:id="1252" w:author="Jindal, Deepak [AUTOSOL/PWS/NOIDA]" w:date="2022-06-19T14:25:00Z"/>
              </w:rPr>
            </w:pPr>
          </w:p>
        </w:tc>
        <w:tc>
          <w:tcPr>
            <w:tcW w:w="540" w:type="dxa"/>
            <w:gridSpan w:val="2"/>
            <w:tcBorders>
              <w:top w:val="single" w:sz="6" w:space="0" w:color="auto"/>
              <w:left w:val="single" w:sz="4" w:space="0" w:color="auto"/>
              <w:bottom w:val="single" w:sz="4" w:space="0" w:color="auto"/>
              <w:right w:val="single" w:sz="4" w:space="0" w:color="auto"/>
            </w:tcBorders>
          </w:tcPr>
          <w:p w14:paraId="5E7C1CCD" w14:textId="77777777" w:rsidR="00226EE9" w:rsidRDefault="00226EE9" w:rsidP="003D531E">
            <w:pPr>
              <w:pStyle w:val="CellBody"/>
              <w:rPr>
                <w:ins w:id="1253" w:author="Jindal, Deepak [AUTOSOL/PWS/NOIDA]" w:date="2022-06-19T14:25:00Z"/>
              </w:rPr>
            </w:pPr>
          </w:p>
        </w:tc>
        <w:tc>
          <w:tcPr>
            <w:tcW w:w="630" w:type="dxa"/>
            <w:tcBorders>
              <w:top w:val="single" w:sz="6" w:space="0" w:color="auto"/>
              <w:left w:val="single" w:sz="4" w:space="0" w:color="auto"/>
              <w:bottom w:val="single" w:sz="4" w:space="0" w:color="auto"/>
              <w:right w:val="single" w:sz="6" w:space="0" w:color="auto"/>
            </w:tcBorders>
          </w:tcPr>
          <w:p w14:paraId="5A69DBAF" w14:textId="77777777" w:rsidR="00226EE9" w:rsidRDefault="00226EE9" w:rsidP="003D531E">
            <w:pPr>
              <w:pStyle w:val="CellBody"/>
              <w:rPr>
                <w:ins w:id="1254" w:author="Jindal, Deepak [AUTOSOL/PWS/NOIDA]" w:date="2022-06-19T14:25:00Z"/>
              </w:rPr>
            </w:pPr>
          </w:p>
        </w:tc>
        <w:tc>
          <w:tcPr>
            <w:tcW w:w="630" w:type="dxa"/>
            <w:tcBorders>
              <w:top w:val="single" w:sz="6" w:space="0" w:color="auto"/>
              <w:left w:val="single" w:sz="6" w:space="0" w:color="auto"/>
              <w:bottom w:val="single" w:sz="4" w:space="0" w:color="auto"/>
              <w:right w:val="single" w:sz="4" w:space="0" w:color="auto"/>
            </w:tcBorders>
          </w:tcPr>
          <w:p w14:paraId="2A1DA20A" w14:textId="77777777" w:rsidR="00226EE9" w:rsidRDefault="00226EE9" w:rsidP="003D531E">
            <w:pPr>
              <w:pStyle w:val="CellBody"/>
              <w:rPr>
                <w:ins w:id="1255" w:author="Jindal, Deepak [AUTOSOL/PWS/NOIDA]" w:date="2022-06-19T14:25:00Z"/>
              </w:rPr>
            </w:pPr>
          </w:p>
        </w:tc>
        <w:tc>
          <w:tcPr>
            <w:tcW w:w="630" w:type="dxa"/>
            <w:tcBorders>
              <w:top w:val="single" w:sz="6" w:space="0" w:color="auto"/>
              <w:left w:val="single" w:sz="4" w:space="0" w:color="auto"/>
              <w:bottom w:val="single" w:sz="4" w:space="0" w:color="auto"/>
              <w:right w:val="single" w:sz="4" w:space="0" w:color="auto"/>
            </w:tcBorders>
          </w:tcPr>
          <w:p w14:paraId="4DDE2ED3" w14:textId="77777777" w:rsidR="00226EE9" w:rsidRDefault="00226EE9" w:rsidP="003D531E">
            <w:pPr>
              <w:pStyle w:val="CellBody"/>
              <w:rPr>
                <w:ins w:id="1256" w:author="Jindal, Deepak [AUTOSOL/PWS/NOIDA]" w:date="2022-06-19T14:25:00Z"/>
              </w:rPr>
            </w:pPr>
          </w:p>
        </w:tc>
        <w:tc>
          <w:tcPr>
            <w:tcW w:w="630" w:type="dxa"/>
            <w:gridSpan w:val="2"/>
            <w:tcBorders>
              <w:top w:val="single" w:sz="6" w:space="0" w:color="auto"/>
              <w:left w:val="single" w:sz="4" w:space="0" w:color="auto"/>
              <w:bottom w:val="single" w:sz="4" w:space="0" w:color="auto"/>
              <w:right w:val="single" w:sz="4" w:space="0" w:color="auto"/>
            </w:tcBorders>
          </w:tcPr>
          <w:p w14:paraId="5FB742A5" w14:textId="77777777" w:rsidR="00226EE9" w:rsidRDefault="00226EE9" w:rsidP="003D531E">
            <w:pPr>
              <w:pStyle w:val="CellBody"/>
              <w:rPr>
                <w:ins w:id="1257" w:author="Jindal, Deepak [AUTOSOL/PWS/NOIDA]" w:date="2022-06-19T14:25:00Z"/>
              </w:rPr>
            </w:pPr>
          </w:p>
        </w:tc>
        <w:tc>
          <w:tcPr>
            <w:tcW w:w="630" w:type="dxa"/>
            <w:tcBorders>
              <w:top w:val="single" w:sz="6" w:space="0" w:color="auto"/>
              <w:left w:val="single" w:sz="4" w:space="0" w:color="auto"/>
              <w:bottom w:val="single" w:sz="4" w:space="0" w:color="auto"/>
              <w:right w:val="single" w:sz="6" w:space="0" w:color="auto"/>
            </w:tcBorders>
          </w:tcPr>
          <w:p w14:paraId="1484A6A9" w14:textId="77777777" w:rsidR="00226EE9" w:rsidRDefault="00226EE9" w:rsidP="003D531E">
            <w:pPr>
              <w:pStyle w:val="CellBody"/>
              <w:rPr>
                <w:ins w:id="1258" w:author="Jindal, Deepak [AUTOSOL/PWS/NOIDA]" w:date="2022-06-19T14:25:00Z"/>
              </w:rPr>
            </w:pPr>
          </w:p>
        </w:tc>
        <w:tc>
          <w:tcPr>
            <w:tcW w:w="536" w:type="dxa"/>
            <w:tcBorders>
              <w:top w:val="single" w:sz="6" w:space="0" w:color="auto"/>
              <w:left w:val="single" w:sz="6" w:space="0" w:color="auto"/>
              <w:bottom w:val="single" w:sz="4" w:space="0" w:color="auto"/>
              <w:right w:val="single" w:sz="4" w:space="0" w:color="auto"/>
            </w:tcBorders>
          </w:tcPr>
          <w:p w14:paraId="3FFA5864" w14:textId="77777777" w:rsidR="00226EE9" w:rsidRDefault="00226EE9" w:rsidP="003D531E">
            <w:pPr>
              <w:pStyle w:val="CellBody"/>
              <w:rPr>
                <w:ins w:id="1259" w:author="Jindal, Deepak [AUTOSOL/PWS/NOIDA]" w:date="2022-06-19T14:25:00Z"/>
              </w:rPr>
            </w:pPr>
          </w:p>
        </w:tc>
        <w:tc>
          <w:tcPr>
            <w:tcW w:w="548" w:type="dxa"/>
            <w:gridSpan w:val="2"/>
            <w:tcBorders>
              <w:top w:val="single" w:sz="6" w:space="0" w:color="auto"/>
              <w:left w:val="single" w:sz="4" w:space="0" w:color="auto"/>
              <w:bottom w:val="single" w:sz="4" w:space="0" w:color="auto"/>
              <w:right w:val="single" w:sz="4" w:space="0" w:color="auto"/>
            </w:tcBorders>
          </w:tcPr>
          <w:p w14:paraId="021DDA9C" w14:textId="77777777" w:rsidR="00226EE9" w:rsidRDefault="00226EE9" w:rsidP="003D531E">
            <w:pPr>
              <w:pStyle w:val="CellBody"/>
              <w:rPr>
                <w:ins w:id="1260" w:author="Jindal, Deepak [AUTOSOL/PWS/NOIDA]" w:date="2022-06-19T14:25:00Z"/>
              </w:rPr>
            </w:pPr>
          </w:p>
        </w:tc>
        <w:tc>
          <w:tcPr>
            <w:tcW w:w="586" w:type="dxa"/>
            <w:tcBorders>
              <w:top w:val="single" w:sz="6" w:space="0" w:color="auto"/>
              <w:left w:val="single" w:sz="4" w:space="0" w:color="auto"/>
              <w:bottom w:val="single" w:sz="4" w:space="0" w:color="auto"/>
              <w:right w:val="single" w:sz="4" w:space="0" w:color="auto"/>
            </w:tcBorders>
          </w:tcPr>
          <w:p w14:paraId="4E5843D3" w14:textId="77777777" w:rsidR="00226EE9" w:rsidRDefault="00226EE9" w:rsidP="003D531E">
            <w:pPr>
              <w:pStyle w:val="CellBody"/>
              <w:rPr>
                <w:ins w:id="1261" w:author="Jindal, Deepak [AUTOSOL/PWS/NOIDA]" w:date="2022-06-19T14:25:00Z"/>
              </w:rPr>
            </w:pPr>
          </w:p>
        </w:tc>
        <w:tc>
          <w:tcPr>
            <w:tcW w:w="536" w:type="dxa"/>
            <w:tcBorders>
              <w:top w:val="single" w:sz="6" w:space="0" w:color="auto"/>
              <w:left w:val="single" w:sz="4" w:space="0" w:color="auto"/>
              <w:bottom w:val="single" w:sz="4" w:space="0" w:color="auto"/>
              <w:right w:val="single" w:sz="4" w:space="0" w:color="auto"/>
            </w:tcBorders>
          </w:tcPr>
          <w:p w14:paraId="2B2ED57D" w14:textId="77777777" w:rsidR="00226EE9" w:rsidRDefault="00226EE9" w:rsidP="003D531E">
            <w:pPr>
              <w:pStyle w:val="CellBody"/>
              <w:rPr>
                <w:ins w:id="1262" w:author="Jindal, Deepak [AUTOSOL/PWS/NOIDA]" w:date="2022-06-19T14:25:00Z"/>
              </w:rPr>
            </w:pPr>
          </w:p>
        </w:tc>
        <w:tc>
          <w:tcPr>
            <w:tcW w:w="494" w:type="dxa"/>
            <w:tcBorders>
              <w:top w:val="single" w:sz="6" w:space="0" w:color="auto"/>
              <w:left w:val="single" w:sz="4" w:space="0" w:color="auto"/>
              <w:bottom w:val="single" w:sz="4" w:space="0" w:color="auto"/>
              <w:right w:val="single" w:sz="4" w:space="0" w:color="auto"/>
            </w:tcBorders>
          </w:tcPr>
          <w:p w14:paraId="3EC0F31A" w14:textId="77777777" w:rsidR="00226EE9" w:rsidRDefault="00226EE9" w:rsidP="003D531E">
            <w:pPr>
              <w:pStyle w:val="CellBody"/>
              <w:rPr>
                <w:ins w:id="1263" w:author="Jindal, Deepak [AUTOSOL/PWS/NOIDA]" w:date="2022-06-19T14:25:00Z"/>
              </w:rPr>
            </w:pPr>
          </w:p>
        </w:tc>
      </w:tr>
      <w:tr w:rsidR="00226EE9" w14:paraId="4F7262B6" w14:textId="77777777" w:rsidTr="003D531E">
        <w:trPr>
          <w:cantSplit/>
          <w:trHeight w:val="316"/>
          <w:ins w:id="1264" w:author="Jindal, Deepak [AUTOSOL/PWS/NOIDA]" w:date="2022-06-19T14:25:00Z"/>
        </w:trPr>
        <w:tc>
          <w:tcPr>
            <w:tcW w:w="1440" w:type="dxa"/>
            <w:tcBorders>
              <w:top w:val="single" w:sz="6" w:space="0" w:color="auto"/>
              <w:left w:val="single" w:sz="4" w:space="0" w:color="auto"/>
              <w:bottom w:val="single" w:sz="4" w:space="0" w:color="auto"/>
              <w:right w:val="single" w:sz="4" w:space="0" w:color="auto"/>
            </w:tcBorders>
          </w:tcPr>
          <w:p w14:paraId="7355C5B7" w14:textId="77777777" w:rsidR="00226EE9" w:rsidRDefault="00226EE9" w:rsidP="003D531E">
            <w:pPr>
              <w:pStyle w:val="CellBody"/>
              <w:rPr>
                <w:ins w:id="1265" w:author="Jindal, Deepak [AUTOSOL/PWS/NOIDA]" w:date="2022-06-19T14:25:00Z"/>
              </w:rPr>
            </w:pPr>
            <w:ins w:id="1266" w:author="Jindal, Deepak [AUTOSOL/PWS/NOIDA]" w:date="2022-06-19T14:25:00Z">
              <w:r>
                <w:lastRenderedPageBreak/>
                <w:t xml:space="preserve">e-Alarm Ack </w:t>
              </w:r>
            </w:ins>
          </w:p>
        </w:tc>
        <w:tc>
          <w:tcPr>
            <w:tcW w:w="540" w:type="dxa"/>
            <w:tcBorders>
              <w:top w:val="single" w:sz="6" w:space="0" w:color="auto"/>
              <w:left w:val="single" w:sz="4" w:space="0" w:color="auto"/>
              <w:bottom w:val="single" w:sz="4" w:space="0" w:color="auto"/>
              <w:right w:val="single" w:sz="6" w:space="0" w:color="auto"/>
            </w:tcBorders>
          </w:tcPr>
          <w:p w14:paraId="3C8EE256" w14:textId="77777777" w:rsidR="00226EE9" w:rsidRDefault="00226EE9" w:rsidP="003D531E">
            <w:pPr>
              <w:pStyle w:val="CellBody"/>
              <w:rPr>
                <w:ins w:id="1267" w:author="Jindal, Deepak [AUTOSOL/PWS/NOIDA]" w:date="2022-06-19T14:25:00Z"/>
              </w:rPr>
            </w:pPr>
            <w:ins w:id="1268" w:author="Jindal, Deepak [AUTOSOL/PWS/NOIDA]" w:date="2022-06-19T14:25:00Z">
              <w:r>
                <w:t xml:space="preserve"> </w:t>
              </w:r>
            </w:ins>
          </w:p>
        </w:tc>
        <w:tc>
          <w:tcPr>
            <w:tcW w:w="540" w:type="dxa"/>
            <w:gridSpan w:val="2"/>
            <w:tcBorders>
              <w:top w:val="single" w:sz="6" w:space="0" w:color="auto"/>
              <w:left w:val="single" w:sz="6" w:space="0" w:color="auto"/>
              <w:bottom w:val="single" w:sz="4" w:space="0" w:color="auto"/>
              <w:right w:val="single" w:sz="4" w:space="0" w:color="auto"/>
            </w:tcBorders>
          </w:tcPr>
          <w:p w14:paraId="508DC399" w14:textId="77777777" w:rsidR="00226EE9" w:rsidRDefault="00226EE9" w:rsidP="003D531E">
            <w:pPr>
              <w:pStyle w:val="CellBody"/>
              <w:rPr>
                <w:ins w:id="1269" w:author="Jindal, Deepak [AUTOSOL/PWS/NOIDA]" w:date="2022-06-19T14:25:00Z"/>
              </w:rPr>
            </w:pPr>
            <w:ins w:id="1270" w:author="Jindal, Deepak [AUTOSOL/PWS/NOIDA]" w:date="2022-06-19T14:25:00Z">
              <w:r>
                <w:t xml:space="preserve"> </w:t>
              </w:r>
            </w:ins>
          </w:p>
        </w:tc>
        <w:tc>
          <w:tcPr>
            <w:tcW w:w="540" w:type="dxa"/>
            <w:tcBorders>
              <w:top w:val="single" w:sz="6" w:space="0" w:color="auto"/>
              <w:left w:val="single" w:sz="4" w:space="0" w:color="auto"/>
              <w:bottom w:val="single" w:sz="4" w:space="0" w:color="auto"/>
              <w:right w:val="single" w:sz="4" w:space="0" w:color="auto"/>
            </w:tcBorders>
          </w:tcPr>
          <w:p w14:paraId="6995B3EC" w14:textId="77777777" w:rsidR="00226EE9" w:rsidRDefault="00226EE9" w:rsidP="003D531E">
            <w:pPr>
              <w:pStyle w:val="CellBody"/>
              <w:rPr>
                <w:ins w:id="1271" w:author="Jindal, Deepak [AUTOSOL/PWS/NOIDA]" w:date="2022-06-19T14:25:00Z"/>
              </w:rPr>
            </w:pPr>
            <w:ins w:id="1272" w:author="Jindal, Deepak [AUTOSOL/PWS/NOIDA]" w:date="2022-06-19T14:25:00Z">
              <w:r>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2F2461CB" w14:textId="77777777" w:rsidR="00226EE9" w:rsidRDefault="00226EE9" w:rsidP="003D531E">
            <w:pPr>
              <w:pStyle w:val="CellBody"/>
              <w:rPr>
                <w:ins w:id="1273" w:author="Jindal, Deepak [AUTOSOL/PWS/NOIDA]" w:date="2022-06-19T14:25:00Z"/>
              </w:rPr>
            </w:pPr>
            <w:ins w:id="1274" w:author="Jindal, Deepak [AUTOSOL/PWS/NOIDA]" w:date="2022-06-19T14:25:00Z">
              <w:r>
                <w:t xml:space="preserve"> </w:t>
              </w:r>
            </w:ins>
          </w:p>
        </w:tc>
        <w:tc>
          <w:tcPr>
            <w:tcW w:w="630" w:type="dxa"/>
            <w:tcBorders>
              <w:top w:val="single" w:sz="6" w:space="0" w:color="auto"/>
              <w:left w:val="single" w:sz="4" w:space="0" w:color="auto"/>
              <w:bottom w:val="single" w:sz="4" w:space="0" w:color="auto"/>
              <w:right w:val="single" w:sz="6" w:space="0" w:color="auto"/>
            </w:tcBorders>
          </w:tcPr>
          <w:p w14:paraId="21C8624B" w14:textId="77777777" w:rsidR="00226EE9" w:rsidRDefault="00226EE9" w:rsidP="003D531E">
            <w:pPr>
              <w:pStyle w:val="CellBody"/>
              <w:rPr>
                <w:ins w:id="1275" w:author="Jindal, Deepak [AUTOSOL/PWS/NOIDA]" w:date="2022-06-19T14:25:00Z"/>
              </w:rPr>
            </w:pPr>
            <w:ins w:id="1276" w:author="Jindal, Deepak [AUTOSOL/PWS/NOIDA]" w:date="2022-06-19T14:25:00Z">
              <w:r>
                <w:t xml:space="preserve"> </w:t>
              </w:r>
            </w:ins>
          </w:p>
        </w:tc>
        <w:tc>
          <w:tcPr>
            <w:tcW w:w="630" w:type="dxa"/>
            <w:tcBorders>
              <w:top w:val="single" w:sz="6" w:space="0" w:color="auto"/>
              <w:left w:val="single" w:sz="6" w:space="0" w:color="auto"/>
              <w:bottom w:val="single" w:sz="4" w:space="0" w:color="auto"/>
              <w:right w:val="single" w:sz="4" w:space="0" w:color="auto"/>
            </w:tcBorders>
          </w:tcPr>
          <w:p w14:paraId="1F6F9DE8" w14:textId="77777777" w:rsidR="00226EE9" w:rsidRDefault="00226EE9" w:rsidP="003D531E">
            <w:pPr>
              <w:pStyle w:val="CellBody"/>
              <w:rPr>
                <w:ins w:id="1277" w:author="Jindal, Deepak [AUTOSOL/PWS/NOIDA]" w:date="2022-06-19T14:25:00Z"/>
              </w:rPr>
            </w:pPr>
            <w:ins w:id="1278" w:author="Jindal, Deepak [AUTOSOL/PWS/NOIDA]" w:date="2022-06-19T14:25:00Z">
              <w:r>
                <w:t xml:space="preserve"> </w:t>
              </w:r>
            </w:ins>
          </w:p>
        </w:tc>
        <w:tc>
          <w:tcPr>
            <w:tcW w:w="630" w:type="dxa"/>
            <w:tcBorders>
              <w:top w:val="single" w:sz="6" w:space="0" w:color="auto"/>
              <w:left w:val="single" w:sz="4" w:space="0" w:color="auto"/>
              <w:bottom w:val="single" w:sz="4" w:space="0" w:color="auto"/>
              <w:right w:val="single" w:sz="4" w:space="0" w:color="auto"/>
            </w:tcBorders>
          </w:tcPr>
          <w:p w14:paraId="18098BC6" w14:textId="77777777" w:rsidR="00226EE9" w:rsidRDefault="00226EE9" w:rsidP="003D531E">
            <w:pPr>
              <w:pStyle w:val="CellBody"/>
              <w:rPr>
                <w:ins w:id="1279" w:author="Jindal, Deepak [AUTOSOL/PWS/NOIDA]" w:date="2022-06-19T14:25:00Z"/>
              </w:rPr>
            </w:pPr>
            <w:ins w:id="1280" w:author="Jindal, Deepak [AUTOSOL/PWS/NOIDA]" w:date="2022-06-19T14:25:00Z">
              <w:r>
                <w:t xml:space="preserve"> </w:t>
              </w:r>
            </w:ins>
          </w:p>
        </w:tc>
        <w:tc>
          <w:tcPr>
            <w:tcW w:w="630" w:type="dxa"/>
            <w:gridSpan w:val="2"/>
            <w:tcBorders>
              <w:top w:val="single" w:sz="6" w:space="0" w:color="auto"/>
              <w:left w:val="single" w:sz="4" w:space="0" w:color="auto"/>
              <w:bottom w:val="single" w:sz="4" w:space="0" w:color="auto"/>
              <w:right w:val="single" w:sz="4" w:space="0" w:color="auto"/>
            </w:tcBorders>
          </w:tcPr>
          <w:p w14:paraId="4143F123" w14:textId="77777777" w:rsidR="00226EE9" w:rsidRDefault="00226EE9" w:rsidP="003D531E">
            <w:pPr>
              <w:pStyle w:val="CellBody"/>
              <w:rPr>
                <w:ins w:id="1281" w:author="Jindal, Deepak [AUTOSOL/PWS/NOIDA]" w:date="2022-06-19T14:25:00Z"/>
              </w:rPr>
            </w:pPr>
            <w:ins w:id="1282" w:author="Jindal, Deepak [AUTOSOL/PWS/NOIDA]" w:date="2022-06-19T14:25:00Z">
              <w:r>
                <w:t xml:space="preserve"> </w:t>
              </w:r>
            </w:ins>
          </w:p>
        </w:tc>
        <w:tc>
          <w:tcPr>
            <w:tcW w:w="630" w:type="dxa"/>
            <w:tcBorders>
              <w:top w:val="single" w:sz="6" w:space="0" w:color="auto"/>
              <w:left w:val="single" w:sz="4" w:space="0" w:color="auto"/>
              <w:bottom w:val="single" w:sz="4" w:space="0" w:color="auto"/>
              <w:right w:val="single" w:sz="6" w:space="0" w:color="auto"/>
            </w:tcBorders>
          </w:tcPr>
          <w:p w14:paraId="6686AD1F" w14:textId="77777777" w:rsidR="00226EE9" w:rsidRDefault="00226EE9" w:rsidP="003D531E">
            <w:pPr>
              <w:pStyle w:val="CellBody"/>
              <w:rPr>
                <w:ins w:id="1283" w:author="Jindal, Deepak [AUTOSOL/PWS/NOIDA]" w:date="2022-06-19T14:25:00Z"/>
              </w:rPr>
            </w:pPr>
            <w:ins w:id="1284" w:author="Jindal, Deepak [AUTOSOL/PWS/NOIDA]" w:date="2022-06-19T14:25:00Z">
              <w:r>
                <w:t xml:space="preserve"> </w:t>
              </w:r>
            </w:ins>
          </w:p>
        </w:tc>
        <w:tc>
          <w:tcPr>
            <w:tcW w:w="536" w:type="dxa"/>
            <w:tcBorders>
              <w:top w:val="single" w:sz="6" w:space="0" w:color="auto"/>
              <w:left w:val="single" w:sz="6" w:space="0" w:color="auto"/>
              <w:bottom w:val="single" w:sz="4" w:space="0" w:color="auto"/>
              <w:right w:val="single" w:sz="4" w:space="0" w:color="auto"/>
            </w:tcBorders>
          </w:tcPr>
          <w:p w14:paraId="57AC5D32" w14:textId="77777777" w:rsidR="00226EE9" w:rsidRDefault="00226EE9" w:rsidP="003D531E">
            <w:pPr>
              <w:pStyle w:val="CellBody"/>
              <w:rPr>
                <w:ins w:id="1285" w:author="Jindal, Deepak [AUTOSOL/PWS/NOIDA]" w:date="2022-06-19T14:25:00Z"/>
              </w:rPr>
            </w:pPr>
            <w:ins w:id="1286" w:author="Jindal, Deepak [AUTOSOL/PWS/NOIDA]" w:date="2022-06-19T14:25:00Z">
              <w:r>
                <w:t xml:space="preserve"> </w:t>
              </w:r>
            </w:ins>
          </w:p>
        </w:tc>
        <w:tc>
          <w:tcPr>
            <w:tcW w:w="548" w:type="dxa"/>
            <w:gridSpan w:val="2"/>
            <w:tcBorders>
              <w:top w:val="single" w:sz="6" w:space="0" w:color="auto"/>
              <w:left w:val="single" w:sz="4" w:space="0" w:color="auto"/>
              <w:bottom w:val="single" w:sz="4" w:space="0" w:color="auto"/>
              <w:right w:val="single" w:sz="4" w:space="0" w:color="auto"/>
            </w:tcBorders>
          </w:tcPr>
          <w:p w14:paraId="0A802654" w14:textId="77777777" w:rsidR="00226EE9" w:rsidRDefault="00226EE9" w:rsidP="003D531E">
            <w:pPr>
              <w:pStyle w:val="CellBody"/>
              <w:rPr>
                <w:ins w:id="1287" w:author="Jindal, Deepak [AUTOSOL/PWS/NOIDA]" w:date="2022-06-19T14:25:00Z"/>
              </w:rPr>
            </w:pPr>
            <w:ins w:id="1288" w:author="Jindal, Deepak [AUTOSOL/PWS/NOIDA]" w:date="2022-06-19T14:25:00Z">
              <w:r>
                <w:t xml:space="preserve"> </w:t>
              </w:r>
            </w:ins>
          </w:p>
        </w:tc>
        <w:tc>
          <w:tcPr>
            <w:tcW w:w="586" w:type="dxa"/>
            <w:tcBorders>
              <w:top w:val="single" w:sz="6" w:space="0" w:color="auto"/>
              <w:left w:val="single" w:sz="4" w:space="0" w:color="auto"/>
              <w:bottom w:val="single" w:sz="4" w:space="0" w:color="auto"/>
              <w:right w:val="single" w:sz="4" w:space="0" w:color="auto"/>
            </w:tcBorders>
          </w:tcPr>
          <w:p w14:paraId="714B0BDA" w14:textId="77777777" w:rsidR="00226EE9" w:rsidRDefault="00226EE9" w:rsidP="003D531E">
            <w:pPr>
              <w:pStyle w:val="CellBody"/>
              <w:rPr>
                <w:ins w:id="1289" w:author="Jindal, Deepak [AUTOSOL/PWS/NOIDA]" w:date="2022-06-19T14:25:00Z"/>
              </w:rPr>
            </w:pPr>
            <w:ins w:id="1290" w:author="Jindal, Deepak [AUTOSOL/PWS/NOIDA]" w:date="2022-06-19T14:25:00Z">
              <w:r>
                <w:t xml:space="preserve"> </w:t>
              </w:r>
            </w:ins>
          </w:p>
        </w:tc>
        <w:tc>
          <w:tcPr>
            <w:tcW w:w="536" w:type="dxa"/>
            <w:tcBorders>
              <w:top w:val="single" w:sz="6" w:space="0" w:color="auto"/>
              <w:left w:val="single" w:sz="4" w:space="0" w:color="auto"/>
              <w:bottom w:val="single" w:sz="4" w:space="0" w:color="auto"/>
              <w:right w:val="single" w:sz="4" w:space="0" w:color="auto"/>
            </w:tcBorders>
          </w:tcPr>
          <w:p w14:paraId="671291E5" w14:textId="77777777" w:rsidR="00226EE9" w:rsidRDefault="00226EE9" w:rsidP="003D531E">
            <w:pPr>
              <w:pStyle w:val="CellBody"/>
              <w:rPr>
                <w:ins w:id="1291" w:author="Jindal, Deepak [AUTOSOL/PWS/NOIDA]" w:date="2022-06-19T14:25:00Z"/>
              </w:rPr>
            </w:pPr>
            <w:ins w:id="1292" w:author="Jindal, Deepak [AUTOSOL/PWS/NOIDA]" w:date="2022-06-19T14:25:00Z">
              <w:r>
                <w:t xml:space="preserve"> </w:t>
              </w:r>
            </w:ins>
          </w:p>
        </w:tc>
        <w:tc>
          <w:tcPr>
            <w:tcW w:w="494" w:type="dxa"/>
            <w:tcBorders>
              <w:top w:val="single" w:sz="6" w:space="0" w:color="auto"/>
              <w:left w:val="single" w:sz="4" w:space="0" w:color="auto"/>
              <w:bottom w:val="single" w:sz="4" w:space="0" w:color="auto"/>
              <w:right w:val="single" w:sz="4" w:space="0" w:color="auto"/>
            </w:tcBorders>
          </w:tcPr>
          <w:p w14:paraId="4E73E704" w14:textId="77777777" w:rsidR="00226EE9" w:rsidRDefault="00226EE9" w:rsidP="003D531E">
            <w:pPr>
              <w:pStyle w:val="CellBody"/>
              <w:rPr>
                <w:ins w:id="1293" w:author="Jindal, Deepak [AUTOSOL/PWS/NOIDA]" w:date="2022-06-19T14:25:00Z"/>
              </w:rPr>
            </w:pPr>
          </w:p>
        </w:tc>
      </w:tr>
      <w:tr w:rsidR="00226EE9" w14:paraId="51401923" w14:textId="77777777" w:rsidTr="003D531E">
        <w:trPr>
          <w:cantSplit/>
          <w:trHeight w:val="316"/>
          <w:ins w:id="1294" w:author="Jindal, Deepak [AUTOSOL/PWS/NOIDA]" w:date="2022-06-19T14:25:00Z"/>
        </w:trPr>
        <w:tc>
          <w:tcPr>
            <w:tcW w:w="1440" w:type="dxa"/>
            <w:tcBorders>
              <w:top w:val="single" w:sz="6" w:space="0" w:color="auto"/>
              <w:left w:val="single" w:sz="4" w:space="0" w:color="auto"/>
              <w:bottom w:val="single" w:sz="4" w:space="0" w:color="auto"/>
              <w:right w:val="single" w:sz="4" w:space="0" w:color="auto"/>
            </w:tcBorders>
          </w:tcPr>
          <w:p w14:paraId="7241CD49" w14:textId="77777777" w:rsidR="00226EE9" w:rsidRDefault="00226EE9" w:rsidP="003D531E">
            <w:pPr>
              <w:pStyle w:val="CellBody"/>
              <w:rPr>
                <w:ins w:id="1295" w:author="Jindal, Deepak [AUTOSOL/PWS/NOIDA]" w:date="2022-06-19T14:25:00Z"/>
              </w:rPr>
            </w:pPr>
            <w:ins w:id="1296" w:author="Jindal, Deepak [AUTOSOL/PWS/NOIDA]" w:date="2022-06-19T14:25:00Z">
              <w:r>
                <w:t xml:space="preserve">f-Alarm Reset </w:t>
              </w:r>
            </w:ins>
          </w:p>
        </w:tc>
        <w:tc>
          <w:tcPr>
            <w:tcW w:w="540" w:type="dxa"/>
            <w:tcBorders>
              <w:top w:val="single" w:sz="6" w:space="0" w:color="auto"/>
              <w:left w:val="single" w:sz="4" w:space="0" w:color="auto"/>
              <w:bottom w:val="single" w:sz="4" w:space="0" w:color="auto"/>
              <w:right w:val="single" w:sz="6" w:space="0" w:color="auto"/>
            </w:tcBorders>
          </w:tcPr>
          <w:p w14:paraId="616D5C4F" w14:textId="77777777" w:rsidR="00226EE9" w:rsidRDefault="00226EE9" w:rsidP="003D531E">
            <w:pPr>
              <w:pStyle w:val="CellBody"/>
              <w:rPr>
                <w:ins w:id="1297" w:author="Jindal, Deepak [AUTOSOL/PWS/NOIDA]" w:date="2022-06-19T14:25:00Z"/>
              </w:rPr>
            </w:pPr>
            <w:ins w:id="1298" w:author="Jindal, Deepak [AUTOSOL/PWS/NOIDA]" w:date="2022-06-19T14:25:00Z">
              <w:r>
                <w:t xml:space="preserve"> </w:t>
              </w:r>
            </w:ins>
          </w:p>
        </w:tc>
        <w:tc>
          <w:tcPr>
            <w:tcW w:w="540" w:type="dxa"/>
            <w:gridSpan w:val="2"/>
            <w:tcBorders>
              <w:top w:val="single" w:sz="6" w:space="0" w:color="auto"/>
              <w:left w:val="single" w:sz="6" w:space="0" w:color="auto"/>
              <w:bottom w:val="single" w:sz="4" w:space="0" w:color="auto"/>
              <w:right w:val="single" w:sz="4" w:space="0" w:color="auto"/>
            </w:tcBorders>
          </w:tcPr>
          <w:p w14:paraId="3B7B2707" w14:textId="77777777" w:rsidR="00226EE9" w:rsidRDefault="00226EE9" w:rsidP="003D531E">
            <w:pPr>
              <w:pStyle w:val="CellBody"/>
              <w:rPr>
                <w:ins w:id="1299" w:author="Jindal, Deepak [AUTOSOL/PWS/NOIDA]" w:date="2022-06-19T14:25:00Z"/>
              </w:rPr>
            </w:pPr>
            <w:ins w:id="1300" w:author="Jindal, Deepak [AUTOSOL/PWS/NOIDA]" w:date="2022-06-19T14:25:00Z">
              <w:r>
                <w:t xml:space="preserve"> </w:t>
              </w:r>
            </w:ins>
          </w:p>
        </w:tc>
        <w:tc>
          <w:tcPr>
            <w:tcW w:w="540" w:type="dxa"/>
            <w:tcBorders>
              <w:top w:val="single" w:sz="6" w:space="0" w:color="auto"/>
              <w:left w:val="single" w:sz="4" w:space="0" w:color="auto"/>
              <w:bottom w:val="single" w:sz="4" w:space="0" w:color="auto"/>
              <w:right w:val="single" w:sz="4" w:space="0" w:color="auto"/>
            </w:tcBorders>
          </w:tcPr>
          <w:p w14:paraId="7E9519B2" w14:textId="77777777" w:rsidR="00226EE9" w:rsidRDefault="00226EE9" w:rsidP="003D531E">
            <w:pPr>
              <w:pStyle w:val="CellBody"/>
              <w:rPr>
                <w:ins w:id="1301" w:author="Jindal, Deepak [AUTOSOL/PWS/NOIDA]" w:date="2022-06-19T14:25:00Z"/>
              </w:rPr>
            </w:pPr>
            <w:ins w:id="1302" w:author="Jindal, Deepak [AUTOSOL/PWS/NOIDA]" w:date="2022-06-19T14:25:00Z">
              <w:r>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3907BFEB" w14:textId="77777777" w:rsidR="00226EE9" w:rsidRDefault="00226EE9" w:rsidP="003D531E">
            <w:pPr>
              <w:pStyle w:val="CellBody"/>
              <w:rPr>
                <w:ins w:id="1303" w:author="Jindal, Deepak [AUTOSOL/PWS/NOIDA]" w:date="2022-06-19T14:25:00Z"/>
              </w:rPr>
            </w:pPr>
            <w:ins w:id="1304" w:author="Jindal, Deepak [AUTOSOL/PWS/NOIDA]" w:date="2022-06-19T14:25:00Z">
              <w:r>
                <w:t xml:space="preserve"> </w:t>
              </w:r>
            </w:ins>
          </w:p>
        </w:tc>
        <w:tc>
          <w:tcPr>
            <w:tcW w:w="630" w:type="dxa"/>
            <w:tcBorders>
              <w:top w:val="single" w:sz="6" w:space="0" w:color="auto"/>
              <w:left w:val="single" w:sz="4" w:space="0" w:color="auto"/>
              <w:bottom w:val="single" w:sz="4" w:space="0" w:color="auto"/>
              <w:right w:val="single" w:sz="6" w:space="0" w:color="auto"/>
            </w:tcBorders>
          </w:tcPr>
          <w:p w14:paraId="795A76C1" w14:textId="77777777" w:rsidR="00226EE9" w:rsidRDefault="00226EE9" w:rsidP="003D531E">
            <w:pPr>
              <w:pStyle w:val="CellBody"/>
              <w:rPr>
                <w:ins w:id="1305" w:author="Jindal, Deepak [AUTOSOL/PWS/NOIDA]" w:date="2022-06-19T14:25:00Z"/>
              </w:rPr>
            </w:pPr>
            <w:ins w:id="1306" w:author="Jindal, Deepak [AUTOSOL/PWS/NOIDA]" w:date="2022-06-19T14:25:00Z">
              <w:r>
                <w:t xml:space="preserve"> </w:t>
              </w:r>
            </w:ins>
          </w:p>
        </w:tc>
        <w:tc>
          <w:tcPr>
            <w:tcW w:w="630" w:type="dxa"/>
            <w:tcBorders>
              <w:top w:val="single" w:sz="6" w:space="0" w:color="auto"/>
              <w:left w:val="single" w:sz="6" w:space="0" w:color="auto"/>
              <w:bottom w:val="single" w:sz="4" w:space="0" w:color="auto"/>
              <w:right w:val="single" w:sz="4" w:space="0" w:color="auto"/>
            </w:tcBorders>
          </w:tcPr>
          <w:p w14:paraId="1E8AC8E5" w14:textId="77777777" w:rsidR="00226EE9" w:rsidRDefault="00226EE9" w:rsidP="003D531E">
            <w:pPr>
              <w:pStyle w:val="CellBody"/>
              <w:rPr>
                <w:ins w:id="1307" w:author="Jindal, Deepak [AUTOSOL/PWS/NOIDA]" w:date="2022-06-19T14:25:00Z"/>
              </w:rPr>
            </w:pPr>
            <w:ins w:id="1308" w:author="Jindal, Deepak [AUTOSOL/PWS/NOIDA]" w:date="2022-06-19T14:25:00Z">
              <w:r>
                <w:t xml:space="preserve"> </w:t>
              </w:r>
            </w:ins>
          </w:p>
        </w:tc>
        <w:tc>
          <w:tcPr>
            <w:tcW w:w="630" w:type="dxa"/>
            <w:tcBorders>
              <w:top w:val="single" w:sz="6" w:space="0" w:color="auto"/>
              <w:left w:val="single" w:sz="4" w:space="0" w:color="auto"/>
              <w:bottom w:val="single" w:sz="4" w:space="0" w:color="auto"/>
              <w:right w:val="single" w:sz="4" w:space="0" w:color="auto"/>
            </w:tcBorders>
          </w:tcPr>
          <w:p w14:paraId="4D49B98E" w14:textId="77777777" w:rsidR="00226EE9" w:rsidRDefault="00226EE9" w:rsidP="003D531E">
            <w:pPr>
              <w:pStyle w:val="CellBody"/>
              <w:rPr>
                <w:ins w:id="1309" w:author="Jindal, Deepak [AUTOSOL/PWS/NOIDA]" w:date="2022-06-19T14:25:00Z"/>
              </w:rPr>
            </w:pPr>
            <w:ins w:id="1310" w:author="Jindal, Deepak [AUTOSOL/PWS/NOIDA]" w:date="2022-06-19T14:25:00Z">
              <w:r>
                <w:t xml:space="preserve"> </w:t>
              </w:r>
            </w:ins>
          </w:p>
        </w:tc>
        <w:tc>
          <w:tcPr>
            <w:tcW w:w="630" w:type="dxa"/>
            <w:gridSpan w:val="2"/>
            <w:tcBorders>
              <w:top w:val="single" w:sz="6" w:space="0" w:color="auto"/>
              <w:left w:val="single" w:sz="4" w:space="0" w:color="auto"/>
              <w:bottom w:val="single" w:sz="4" w:space="0" w:color="auto"/>
              <w:right w:val="single" w:sz="4" w:space="0" w:color="auto"/>
            </w:tcBorders>
          </w:tcPr>
          <w:p w14:paraId="2060578D" w14:textId="77777777" w:rsidR="00226EE9" w:rsidRDefault="00226EE9" w:rsidP="003D531E">
            <w:pPr>
              <w:pStyle w:val="CellBody"/>
              <w:rPr>
                <w:ins w:id="1311" w:author="Jindal, Deepak [AUTOSOL/PWS/NOIDA]" w:date="2022-06-19T14:25:00Z"/>
              </w:rPr>
            </w:pPr>
            <w:ins w:id="1312" w:author="Jindal, Deepak [AUTOSOL/PWS/NOIDA]" w:date="2022-06-19T14:25:00Z">
              <w:r>
                <w:t xml:space="preserve"> </w:t>
              </w:r>
            </w:ins>
          </w:p>
        </w:tc>
        <w:tc>
          <w:tcPr>
            <w:tcW w:w="630" w:type="dxa"/>
            <w:tcBorders>
              <w:top w:val="single" w:sz="6" w:space="0" w:color="auto"/>
              <w:left w:val="single" w:sz="4" w:space="0" w:color="auto"/>
              <w:bottom w:val="single" w:sz="4" w:space="0" w:color="auto"/>
              <w:right w:val="single" w:sz="6" w:space="0" w:color="auto"/>
            </w:tcBorders>
          </w:tcPr>
          <w:p w14:paraId="2B0B8355" w14:textId="77777777" w:rsidR="00226EE9" w:rsidRDefault="00226EE9" w:rsidP="003D531E">
            <w:pPr>
              <w:pStyle w:val="CellBody"/>
              <w:rPr>
                <w:ins w:id="1313" w:author="Jindal, Deepak [AUTOSOL/PWS/NOIDA]" w:date="2022-06-19T14:25:00Z"/>
              </w:rPr>
            </w:pPr>
            <w:ins w:id="1314" w:author="Jindal, Deepak [AUTOSOL/PWS/NOIDA]" w:date="2022-06-19T14:25:00Z">
              <w:r>
                <w:t xml:space="preserve"> </w:t>
              </w:r>
            </w:ins>
          </w:p>
        </w:tc>
        <w:tc>
          <w:tcPr>
            <w:tcW w:w="536" w:type="dxa"/>
            <w:tcBorders>
              <w:top w:val="single" w:sz="6" w:space="0" w:color="auto"/>
              <w:left w:val="single" w:sz="6" w:space="0" w:color="auto"/>
              <w:bottom w:val="single" w:sz="4" w:space="0" w:color="auto"/>
              <w:right w:val="single" w:sz="4" w:space="0" w:color="auto"/>
            </w:tcBorders>
          </w:tcPr>
          <w:p w14:paraId="73BA15D0" w14:textId="77777777" w:rsidR="00226EE9" w:rsidRDefault="00226EE9" w:rsidP="003D531E">
            <w:pPr>
              <w:pStyle w:val="CellBody"/>
              <w:rPr>
                <w:ins w:id="1315" w:author="Jindal, Deepak [AUTOSOL/PWS/NOIDA]" w:date="2022-06-19T14:25:00Z"/>
              </w:rPr>
            </w:pPr>
            <w:ins w:id="1316" w:author="Jindal, Deepak [AUTOSOL/PWS/NOIDA]" w:date="2022-06-19T14:25:00Z">
              <w:r>
                <w:t xml:space="preserve"> </w:t>
              </w:r>
            </w:ins>
          </w:p>
        </w:tc>
        <w:tc>
          <w:tcPr>
            <w:tcW w:w="548" w:type="dxa"/>
            <w:gridSpan w:val="2"/>
            <w:tcBorders>
              <w:top w:val="single" w:sz="6" w:space="0" w:color="auto"/>
              <w:left w:val="single" w:sz="4" w:space="0" w:color="auto"/>
              <w:bottom w:val="single" w:sz="4" w:space="0" w:color="auto"/>
              <w:right w:val="single" w:sz="4" w:space="0" w:color="auto"/>
            </w:tcBorders>
          </w:tcPr>
          <w:p w14:paraId="44E3C6C5" w14:textId="77777777" w:rsidR="00226EE9" w:rsidRDefault="00226EE9" w:rsidP="003D531E">
            <w:pPr>
              <w:pStyle w:val="CellBody"/>
              <w:rPr>
                <w:ins w:id="1317" w:author="Jindal, Deepak [AUTOSOL/PWS/NOIDA]" w:date="2022-06-19T14:25:00Z"/>
              </w:rPr>
            </w:pPr>
            <w:ins w:id="1318" w:author="Jindal, Deepak [AUTOSOL/PWS/NOIDA]" w:date="2022-06-19T14:25:00Z">
              <w:r>
                <w:t xml:space="preserve"> </w:t>
              </w:r>
            </w:ins>
          </w:p>
        </w:tc>
        <w:tc>
          <w:tcPr>
            <w:tcW w:w="586" w:type="dxa"/>
            <w:tcBorders>
              <w:top w:val="single" w:sz="6" w:space="0" w:color="auto"/>
              <w:left w:val="single" w:sz="4" w:space="0" w:color="auto"/>
              <w:bottom w:val="single" w:sz="4" w:space="0" w:color="auto"/>
              <w:right w:val="single" w:sz="4" w:space="0" w:color="auto"/>
            </w:tcBorders>
          </w:tcPr>
          <w:p w14:paraId="714D574B" w14:textId="77777777" w:rsidR="00226EE9" w:rsidRDefault="00226EE9" w:rsidP="003D531E">
            <w:pPr>
              <w:pStyle w:val="CellBody"/>
              <w:rPr>
                <w:ins w:id="1319" w:author="Jindal, Deepak [AUTOSOL/PWS/NOIDA]" w:date="2022-06-19T14:25:00Z"/>
              </w:rPr>
            </w:pPr>
            <w:ins w:id="1320" w:author="Jindal, Deepak [AUTOSOL/PWS/NOIDA]" w:date="2022-06-19T14:25:00Z">
              <w:r>
                <w:t xml:space="preserve"> </w:t>
              </w:r>
            </w:ins>
          </w:p>
        </w:tc>
        <w:tc>
          <w:tcPr>
            <w:tcW w:w="536" w:type="dxa"/>
            <w:tcBorders>
              <w:top w:val="single" w:sz="6" w:space="0" w:color="auto"/>
              <w:left w:val="single" w:sz="4" w:space="0" w:color="auto"/>
              <w:bottom w:val="single" w:sz="4" w:space="0" w:color="auto"/>
              <w:right w:val="single" w:sz="4" w:space="0" w:color="auto"/>
            </w:tcBorders>
          </w:tcPr>
          <w:p w14:paraId="3F1ACF62" w14:textId="77777777" w:rsidR="00226EE9" w:rsidRPr="00221A23" w:rsidRDefault="00226EE9" w:rsidP="003D531E">
            <w:pPr>
              <w:pStyle w:val="CellBody"/>
              <w:rPr>
                <w:ins w:id="1321" w:author="Jindal, Deepak [AUTOSOL/PWS/NOIDA]" w:date="2022-06-19T14:25:00Z"/>
              </w:rPr>
            </w:pPr>
            <w:ins w:id="1322" w:author="Jindal, Deepak [AUTOSOL/PWS/NOIDA]" w:date="2022-06-19T14:25:00Z">
              <w:r w:rsidRPr="00221A23">
                <w:t>NA</w:t>
              </w:r>
            </w:ins>
          </w:p>
        </w:tc>
        <w:tc>
          <w:tcPr>
            <w:tcW w:w="494" w:type="dxa"/>
            <w:tcBorders>
              <w:top w:val="single" w:sz="6" w:space="0" w:color="auto"/>
              <w:left w:val="single" w:sz="4" w:space="0" w:color="auto"/>
              <w:bottom w:val="single" w:sz="4" w:space="0" w:color="auto"/>
              <w:right w:val="single" w:sz="4" w:space="0" w:color="auto"/>
            </w:tcBorders>
          </w:tcPr>
          <w:p w14:paraId="0292B540" w14:textId="77777777" w:rsidR="00226EE9" w:rsidRDefault="00226EE9" w:rsidP="003D531E">
            <w:pPr>
              <w:pStyle w:val="CellBody"/>
              <w:rPr>
                <w:ins w:id="1323" w:author="Jindal, Deepak [AUTOSOL/PWS/NOIDA]" w:date="2022-06-19T14:25:00Z"/>
              </w:rPr>
            </w:pPr>
          </w:p>
        </w:tc>
      </w:tr>
      <w:tr w:rsidR="00226EE9" w14:paraId="66C83558" w14:textId="77777777" w:rsidTr="003D531E">
        <w:trPr>
          <w:cantSplit/>
          <w:trHeight w:val="251"/>
          <w:ins w:id="1324" w:author="Jindal, Deepak [AUTOSOL/PWS/NOIDA]" w:date="2022-06-19T14:25:00Z"/>
        </w:trPr>
        <w:tc>
          <w:tcPr>
            <w:tcW w:w="9450" w:type="dxa"/>
            <w:gridSpan w:val="19"/>
            <w:tcBorders>
              <w:top w:val="single" w:sz="4" w:space="0" w:color="auto"/>
              <w:left w:val="single" w:sz="4" w:space="0" w:color="auto"/>
              <w:bottom w:val="single" w:sz="6" w:space="0" w:color="auto"/>
              <w:right w:val="single" w:sz="4" w:space="0" w:color="auto"/>
            </w:tcBorders>
          </w:tcPr>
          <w:p w14:paraId="23113919" w14:textId="77777777" w:rsidR="00226EE9" w:rsidRDefault="00226EE9" w:rsidP="003D531E">
            <w:pPr>
              <w:pStyle w:val="CellBody"/>
              <w:rPr>
                <w:ins w:id="1325" w:author="Jindal, Deepak [AUTOSOL/PWS/NOIDA]" w:date="2022-06-19T14:25:00Z"/>
                <w:b/>
                <w:u w:val="single"/>
              </w:rPr>
            </w:pPr>
            <w:ins w:id="1326" w:author="Jindal, Deepak [AUTOSOL/PWS/NOIDA]" w:date="2022-06-19T14:25:00Z">
              <w:r>
                <w:t>Comments:</w:t>
              </w:r>
            </w:ins>
          </w:p>
        </w:tc>
      </w:tr>
      <w:tr w:rsidR="00226EE9" w14:paraId="7E5A3035" w14:textId="77777777" w:rsidTr="003D531E">
        <w:trPr>
          <w:cantSplit/>
          <w:trHeight w:val="316"/>
          <w:ins w:id="1327" w:author="Jindal, Deepak [AUTOSOL/PWS/NOIDA]" w:date="2022-06-19T14:25:00Z"/>
        </w:trPr>
        <w:tc>
          <w:tcPr>
            <w:tcW w:w="9450" w:type="dxa"/>
            <w:gridSpan w:val="19"/>
            <w:tcBorders>
              <w:top w:val="single" w:sz="4" w:space="0" w:color="auto"/>
              <w:left w:val="single" w:sz="4" w:space="0" w:color="auto"/>
              <w:bottom w:val="single" w:sz="4" w:space="0" w:color="auto"/>
              <w:right w:val="single" w:sz="4" w:space="0" w:color="auto"/>
            </w:tcBorders>
            <w:shd w:val="pct10" w:color="auto" w:fill="FFFFFF"/>
          </w:tcPr>
          <w:p w14:paraId="7259E95B" w14:textId="44E83931" w:rsidR="00226EE9" w:rsidRDefault="00226EE9">
            <w:pPr>
              <w:pStyle w:val="CellBody"/>
              <w:numPr>
                <w:ilvl w:val="4"/>
                <w:numId w:val="6"/>
              </w:numPr>
              <w:rPr>
                <w:ins w:id="1328" w:author="Jindal, Deepak [AUTOSOL/PWS/NOIDA]" w:date="2022-06-19T14:25:00Z"/>
              </w:rPr>
              <w:pPrChange w:id="1329" w:author="Jindal, Deepak [AUTOSOL/PWS/NOIDA]" w:date="2022-06-19T14:26:00Z">
                <w:pPr>
                  <w:pStyle w:val="CellBody"/>
                </w:pPr>
              </w:pPrChange>
            </w:pPr>
            <w:ins w:id="1330" w:author="Jindal, Deepak [AUTOSOL/PWS/NOIDA]" w:date="2022-06-19T14:25:00Z">
              <w:r w:rsidRPr="00226EE9">
                <w:rPr>
                  <w:b/>
                  <w:rPrChange w:id="1331" w:author="Jindal, Deepak [AUTOSOL/PWS/NOIDA]" w:date="2022-06-19T14:26:00Z">
                    <w:rPr>
                      <w:b/>
                      <w:u w:val="single"/>
                    </w:rPr>
                  </w:rPrChange>
                </w:rPr>
                <w:t>Test</w:t>
              </w:r>
              <w:r w:rsidRPr="00226EE9">
                <w:rPr>
                  <w:b/>
                  <w:rPrChange w:id="1332" w:author="Jindal, Deepak [AUTOSOL/PWS/NOIDA]" w:date="2022-06-19T14:26:00Z">
                    <w:rPr>
                      <w:u w:val="single"/>
                    </w:rPr>
                  </w:rPrChange>
                </w:rPr>
                <w:t>:</w:t>
              </w:r>
              <w:r w:rsidRPr="00226EE9">
                <w:rPr>
                  <w:b/>
                  <w:rPrChange w:id="1333" w:author="Jindal, Deepak [AUTOSOL/PWS/NOIDA]" w:date="2022-06-19T14:26:00Z">
                    <w:rPr/>
                  </w:rPrChange>
                </w:rPr>
                <w:t xml:space="preserve"> </w:t>
              </w:r>
            </w:ins>
            <w:ins w:id="1334" w:author="Jindal, Deepak [AUTOSOL/PWS/NOIDA]" w:date="2022-06-19T14:40:00Z">
              <w:r w:rsidR="0087010A">
                <w:rPr>
                  <w:b/>
                </w:rPr>
                <w:t xml:space="preserve">Fail/Reboot Primary Controller </w:t>
              </w:r>
              <w:r w:rsidR="0087010A" w:rsidRPr="003D531E">
                <w:rPr>
                  <w:b/>
                </w:rPr>
                <w:t>drop</w:t>
              </w:r>
              <w:r w:rsidR="0087010A">
                <w:rPr>
                  <w:b/>
                </w:rPr>
                <w:t xml:space="preserve"> and make secondary drop is in Control. Verify if respective alarm comes in alarm list </w:t>
              </w:r>
            </w:ins>
          </w:p>
        </w:tc>
      </w:tr>
      <w:tr w:rsidR="00226EE9" w14:paraId="0CE02902" w14:textId="77777777" w:rsidTr="003D531E">
        <w:trPr>
          <w:cantSplit/>
          <w:trHeight w:val="316"/>
          <w:ins w:id="1335" w:author="Jindal, Deepak [AUTOSOL/PWS/NOIDA]" w:date="2022-06-19T14:25:00Z"/>
        </w:trPr>
        <w:tc>
          <w:tcPr>
            <w:tcW w:w="1440" w:type="dxa"/>
            <w:tcBorders>
              <w:top w:val="single" w:sz="6" w:space="0" w:color="auto"/>
              <w:left w:val="single" w:sz="4" w:space="0" w:color="auto"/>
              <w:bottom w:val="single" w:sz="4" w:space="0" w:color="auto"/>
              <w:right w:val="single" w:sz="6" w:space="0" w:color="auto"/>
            </w:tcBorders>
          </w:tcPr>
          <w:p w14:paraId="64F84DAC" w14:textId="77777777" w:rsidR="00226EE9" w:rsidRDefault="00226EE9" w:rsidP="003D531E">
            <w:pPr>
              <w:pStyle w:val="CellBody"/>
              <w:rPr>
                <w:ins w:id="1336" w:author="Jindal, Deepak [AUTOSOL/PWS/NOIDA]" w:date="2022-06-19T14:25:00Z"/>
              </w:rPr>
            </w:pPr>
            <w:ins w:id="1337" w:author="Jindal, Deepak [AUTOSOL/PWS/NOIDA]" w:date="2022-06-19T14:25:00Z">
              <w:r>
                <w:t xml:space="preserve">Date: </w:t>
              </w:r>
            </w:ins>
          </w:p>
        </w:tc>
        <w:tc>
          <w:tcPr>
            <w:tcW w:w="1800" w:type="dxa"/>
            <w:gridSpan w:val="5"/>
            <w:tcBorders>
              <w:top w:val="single" w:sz="6" w:space="0" w:color="auto"/>
              <w:left w:val="single" w:sz="6" w:space="0" w:color="auto"/>
              <w:bottom w:val="single" w:sz="4" w:space="0" w:color="auto"/>
              <w:right w:val="single" w:sz="6" w:space="0" w:color="auto"/>
            </w:tcBorders>
          </w:tcPr>
          <w:p w14:paraId="24C8B965" w14:textId="77777777" w:rsidR="00226EE9" w:rsidRDefault="00226EE9" w:rsidP="003D531E">
            <w:pPr>
              <w:pStyle w:val="CellBody"/>
              <w:rPr>
                <w:ins w:id="1338" w:author="Jindal, Deepak [AUTOSOL/PWS/NOIDA]" w:date="2022-06-19T14:25:00Z"/>
              </w:rPr>
            </w:pPr>
            <w:ins w:id="1339" w:author="Jindal, Deepak [AUTOSOL/PWS/NOIDA]" w:date="2022-06-19T14:25:00Z">
              <w:r>
                <w:t xml:space="preserve">Initials: </w:t>
              </w:r>
            </w:ins>
          </w:p>
        </w:tc>
        <w:tc>
          <w:tcPr>
            <w:tcW w:w="2599" w:type="dxa"/>
            <w:gridSpan w:val="5"/>
            <w:tcBorders>
              <w:top w:val="single" w:sz="6" w:space="0" w:color="auto"/>
              <w:left w:val="single" w:sz="6" w:space="0" w:color="auto"/>
              <w:bottom w:val="single" w:sz="4" w:space="0" w:color="auto"/>
              <w:right w:val="single" w:sz="4" w:space="0" w:color="auto"/>
            </w:tcBorders>
          </w:tcPr>
          <w:p w14:paraId="437D1F79" w14:textId="77777777" w:rsidR="00226EE9" w:rsidRDefault="00226EE9" w:rsidP="003D531E">
            <w:pPr>
              <w:pStyle w:val="CellBody"/>
              <w:rPr>
                <w:ins w:id="1340" w:author="Jindal, Deepak [AUTOSOL/PWS/NOIDA]" w:date="2022-06-19T14:25:00Z"/>
              </w:rPr>
            </w:pPr>
            <w:ins w:id="1341" w:author="Jindal, Deepak [AUTOSOL/PWS/NOIDA]" w:date="2022-06-19T14:25:00Z">
              <w:r>
                <w:t xml:space="preserve">Pass/Fail                                 </w:t>
              </w:r>
            </w:ins>
          </w:p>
        </w:tc>
        <w:tc>
          <w:tcPr>
            <w:tcW w:w="3611" w:type="dxa"/>
            <w:gridSpan w:val="8"/>
            <w:tcBorders>
              <w:top w:val="single" w:sz="6" w:space="0" w:color="auto"/>
              <w:left w:val="single" w:sz="4" w:space="0" w:color="auto"/>
              <w:bottom w:val="single" w:sz="4" w:space="0" w:color="auto"/>
              <w:right w:val="single" w:sz="4" w:space="0" w:color="auto"/>
            </w:tcBorders>
          </w:tcPr>
          <w:p w14:paraId="322D3F3F" w14:textId="77777777" w:rsidR="00226EE9" w:rsidRDefault="00226EE9" w:rsidP="003D531E">
            <w:pPr>
              <w:pStyle w:val="CellBody"/>
              <w:rPr>
                <w:ins w:id="1342" w:author="Jindal, Deepak [AUTOSOL/PWS/NOIDA]" w:date="2022-06-19T14:25:00Z"/>
              </w:rPr>
            </w:pPr>
            <w:ins w:id="1343" w:author="Jindal, Deepak [AUTOSOL/PWS/NOIDA]" w:date="2022-06-19T14:25:00Z">
              <w:r>
                <w:t>Findings#</w:t>
              </w:r>
            </w:ins>
          </w:p>
        </w:tc>
      </w:tr>
      <w:tr w:rsidR="00226EE9" w14:paraId="100CB6CE" w14:textId="77777777" w:rsidTr="003D531E">
        <w:trPr>
          <w:cantSplit/>
          <w:trHeight w:val="251"/>
          <w:ins w:id="1344" w:author="Jindal, Deepak [AUTOSOL/PWS/NOIDA]" w:date="2022-06-19T14:25:00Z"/>
        </w:trPr>
        <w:tc>
          <w:tcPr>
            <w:tcW w:w="9450" w:type="dxa"/>
            <w:gridSpan w:val="19"/>
            <w:tcBorders>
              <w:top w:val="single" w:sz="4" w:space="0" w:color="auto"/>
              <w:left w:val="single" w:sz="4" w:space="0" w:color="auto"/>
              <w:bottom w:val="single" w:sz="6" w:space="0" w:color="auto"/>
              <w:right w:val="single" w:sz="4" w:space="0" w:color="auto"/>
            </w:tcBorders>
          </w:tcPr>
          <w:p w14:paraId="0E91F265" w14:textId="77777777" w:rsidR="00226EE9" w:rsidRDefault="00226EE9" w:rsidP="003D531E">
            <w:pPr>
              <w:pStyle w:val="CellBody"/>
              <w:rPr>
                <w:ins w:id="1345" w:author="Jindal, Deepak [AUTOSOL/PWS/NOIDA]" w:date="2022-06-19T14:25:00Z"/>
              </w:rPr>
            </w:pPr>
            <w:ins w:id="1346" w:author="Jindal, Deepak [AUTOSOL/PWS/NOIDA]" w:date="2022-06-19T14:25:00Z">
              <w:r>
                <w:t>Comments:</w:t>
              </w:r>
            </w:ins>
          </w:p>
        </w:tc>
      </w:tr>
      <w:tr w:rsidR="00226EE9" w14:paraId="67BC6B18" w14:textId="77777777" w:rsidTr="003D531E">
        <w:trPr>
          <w:cantSplit/>
          <w:trHeight w:val="316"/>
          <w:ins w:id="1347" w:author="Jindal, Deepak [AUTOSOL/PWS/NOIDA]" w:date="2022-06-19T14:25:00Z"/>
        </w:trPr>
        <w:tc>
          <w:tcPr>
            <w:tcW w:w="9450" w:type="dxa"/>
            <w:gridSpan w:val="19"/>
            <w:tcBorders>
              <w:top w:val="single" w:sz="4" w:space="0" w:color="auto"/>
              <w:left w:val="single" w:sz="4" w:space="0" w:color="auto"/>
              <w:bottom w:val="single" w:sz="4" w:space="0" w:color="auto"/>
              <w:right w:val="single" w:sz="4" w:space="0" w:color="auto"/>
            </w:tcBorders>
            <w:shd w:val="pct10" w:color="auto" w:fill="FFFFFF"/>
          </w:tcPr>
          <w:p w14:paraId="386A794E" w14:textId="3827417A" w:rsidR="00226EE9" w:rsidRDefault="00226EE9">
            <w:pPr>
              <w:pStyle w:val="CellBody"/>
              <w:numPr>
                <w:ilvl w:val="4"/>
                <w:numId w:val="6"/>
              </w:numPr>
              <w:rPr>
                <w:ins w:id="1348" w:author="Jindal, Deepak [AUTOSOL/PWS/NOIDA]" w:date="2022-06-19T14:25:00Z"/>
              </w:rPr>
              <w:pPrChange w:id="1349" w:author="Jindal, Deepak [AUTOSOL/PWS/NOIDA]" w:date="2022-06-19T14:31:00Z">
                <w:pPr>
                  <w:pStyle w:val="CellBody"/>
                </w:pPr>
              </w:pPrChange>
            </w:pPr>
            <w:ins w:id="1350" w:author="Jindal, Deepak [AUTOSOL/PWS/NOIDA]" w:date="2022-06-19T14:30:00Z">
              <w:r>
                <w:rPr>
                  <w:b/>
                </w:rPr>
                <w:t xml:space="preserve"> </w:t>
              </w:r>
            </w:ins>
            <w:ins w:id="1351" w:author="Jindal, Deepak [AUTOSOL/PWS/NOIDA]" w:date="2022-06-19T14:25:00Z">
              <w:r w:rsidRPr="00226EE9">
                <w:rPr>
                  <w:b/>
                  <w:rPrChange w:id="1352" w:author="Jindal, Deepak [AUTOSOL/PWS/NOIDA]" w:date="2022-06-19T14:26:00Z">
                    <w:rPr>
                      <w:b/>
                      <w:u w:val="single"/>
                    </w:rPr>
                  </w:rPrChange>
                </w:rPr>
                <w:t>Test</w:t>
              </w:r>
              <w:r w:rsidRPr="00226EE9">
                <w:rPr>
                  <w:b/>
                  <w:rPrChange w:id="1353" w:author="Jindal, Deepak [AUTOSOL/PWS/NOIDA]" w:date="2022-06-19T14:26:00Z">
                    <w:rPr>
                      <w:u w:val="single"/>
                    </w:rPr>
                  </w:rPrChange>
                </w:rPr>
                <w:t>:</w:t>
              </w:r>
              <w:r w:rsidRPr="00226EE9">
                <w:rPr>
                  <w:b/>
                  <w:rPrChange w:id="1354" w:author="Jindal, Deepak [AUTOSOL/PWS/NOIDA]" w:date="2022-06-19T14:26:00Z">
                    <w:rPr/>
                  </w:rPrChange>
                </w:rPr>
                <w:t xml:space="preserve"> </w:t>
              </w:r>
            </w:ins>
            <w:ins w:id="1355" w:author="Jindal, Deepak [AUTOSOL/PWS/NOIDA]" w:date="2022-06-19T14:40:00Z">
              <w:r w:rsidR="0087010A">
                <w:rPr>
                  <w:b/>
                </w:rPr>
                <w:t xml:space="preserve">Fail/Reboot Controller </w:t>
              </w:r>
              <w:r w:rsidR="0087010A" w:rsidRPr="003D531E">
                <w:rPr>
                  <w:b/>
                </w:rPr>
                <w:t xml:space="preserve">drop </w:t>
              </w:r>
              <w:r w:rsidR="0087010A">
                <w:rPr>
                  <w:b/>
                </w:rPr>
                <w:t>and check if respective alarm comes in alarm list</w:t>
              </w:r>
            </w:ins>
          </w:p>
        </w:tc>
      </w:tr>
      <w:tr w:rsidR="00226EE9" w14:paraId="66CAB2BD" w14:textId="77777777" w:rsidTr="003D531E">
        <w:trPr>
          <w:cantSplit/>
          <w:trHeight w:val="316"/>
          <w:ins w:id="1356" w:author="Jindal, Deepak [AUTOSOL/PWS/NOIDA]" w:date="2022-06-19T14:25:00Z"/>
        </w:trPr>
        <w:tc>
          <w:tcPr>
            <w:tcW w:w="1440" w:type="dxa"/>
            <w:tcBorders>
              <w:top w:val="single" w:sz="6" w:space="0" w:color="auto"/>
              <w:left w:val="single" w:sz="4" w:space="0" w:color="auto"/>
              <w:bottom w:val="single" w:sz="4" w:space="0" w:color="auto"/>
              <w:right w:val="single" w:sz="6" w:space="0" w:color="auto"/>
            </w:tcBorders>
          </w:tcPr>
          <w:p w14:paraId="426555AE" w14:textId="77777777" w:rsidR="00226EE9" w:rsidRDefault="00226EE9" w:rsidP="003D531E">
            <w:pPr>
              <w:pStyle w:val="CellBody"/>
              <w:rPr>
                <w:ins w:id="1357" w:author="Jindal, Deepak [AUTOSOL/PWS/NOIDA]" w:date="2022-06-19T14:25:00Z"/>
              </w:rPr>
            </w:pPr>
            <w:ins w:id="1358" w:author="Jindal, Deepak [AUTOSOL/PWS/NOIDA]" w:date="2022-06-19T14:25:00Z">
              <w:r>
                <w:t xml:space="preserve">Date: </w:t>
              </w:r>
            </w:ins>
          </w:p>
        </w:tc>
        <w:tc>
          <w:tcPr>
            <w:tcW w:w="1800" w:type="dxa"/>
            <w:gridSpan w:val="5"/>
            <w:tcBorders>
              <w:top w:val="single" w:sz="6" w:space="0" w:color="auto"/>
              <w:left w:val="single" w:sz="6" w:space="0" w:color="auto"/>
              <w:bottom w:val="single" w:sz="4" w:space="0" w:color="auto"/>
              <w:right w:val="single" w:sz="6" w:space="0" w:color="auto"/>
            </w:tcBorders>
          </w:tcPr>
          <w:p w14:paraId="4494C582" w14:textId="77777777" w:rsidR="00226EE9" w:rsidRDefault="00226EE9" w:rsidP="003D531E">
            <w:pPr>
              <w:pStyle w:val="CellBody"/>
              <w:rPr>
                <w:ins w:id="1359" w:author="Jindal, Deepak [AUTOSOL/PWS/NOIDA]" w:date="2022-06-19T14:25:00Z"/>
              </w:rPr>
            </w:pPr>
            <w:ins w:id="1360" w:author="Jindal, Deepak [AUTOSOL/PWS/NOIDA]" w:date="2022-06-19T14:25:00Z">
              <w:r>
                <w:t xml:space="preserve">Initials: </w:t>
              </w:r>
            </w:ins>
          </w:p>
        </w:tc>
        <w:tc>
          <w:tcPr>
            <w:tcW w:w="2599" w:type="dxa"/>
            <w:gridSpan w:val="5"/>
            <w:tcBorders>
              <w:top w:val="single" w:sz="6" w:space="0" w:color="auto"/>
              <w:left w:val="single" w:sz="6" w:space="0" w:color="auto"/>
              <w:bottom w:val="single" w:sz="4" w:space="0" w:color="auto"/>
              <w:right w:val="single" w:sz="4" w:space="0" w:color="auto"/>
            </w:tcBorders>
          </w:tcPr>
          <w:p w14:paraId="1A69E924" w14:textId="77777777" w:rsidR="00226EE9" w:rsidRDefault="00226EE9" w:rsidP="003D531E">
            <w:pPr>
              <w:pStyle w:val="CellBody"/>
              <w:rPr>
                <w:ins w:id="1361" w:author="Jindal, Deepak [AUTOSOL/PWS/NOIDA]" w:date="2022-06-19T14:25:00Z"/>
              </w:rPr>
            </w:pPr>
            <w:ins w:id="1362" w:author="Jindal, Deepak [AUTOSOL/PWS/NOIDA]" w:date="2022-06-19T14:25:00Z">
              <w:r>
                <w:t xml:space="preserve">Pass/Fail                                 </w:t>
              </w:r>
            </w:ins>
          </w:p>
        </w:tc>
        <w:tc>
          <w:tcPr>
            <w:tcW w:w="3611" w:type="dxa"/>
            <w:gridSpan w:val="8"/>
            <w:tcBorders>
              <w:top w:val="single" w:sz="6" w:space="0" w:color="auto"/>
              <w:left w:val="single" w:sz="4" w:space="0" w:color="auto"/>
              <w:bottom w:val="single" w:sz="4" w:space="0" w:color="auto"/>
              <w:right w:val="single" w:sz="4" w:space="0" w:color="auto"/>
            </w:tcBorders>
          </w:tcPr>
          <w:p w14:paraId="6C21C68B" w14:textId="77777777" w:rsidR="00226EE9" w:rsidRDefault="00226EE9" w:rsidP="003D531E">
            <w:pPr>
              <w:pStyle w:val="CellBody"/>
              <w:rPr>
                <w:ins w:id="1363" w:author="Jindal, Deepak [AUTOSOL/PWS/NOIDA]" w:date="2022-06-19T14:25:00Z"/>
              </w:rPr>
            </w:pPr>
            <w:ins w:id="1364" w:author="Jindal, Deepak [AUTOSOL/PWS/NOIDA]" w:date="2022-06-19T14:25:00Z">
              <w:r>
                <w:t>Findings#</w:t>
              </w:r>
            </w:ins>
          </w:p>
        </w:tc>
      </w:tr>
      <w:tr w:rsidR="00226EE9" w14:paraId="3EC23773" w14:textId="77777777" w:rsidTr="003D531E">
        <w:trPr>
          <w:cantSplit/>
          <w:trHeight w:val="251"/>
          <w:ins w:id="1365" w:author="Jindal, Deepak [AUTOSOL/PWS/NOIDA]" w:date="2022-06-19T14:25:00Z"/>
        </w:trPr>
        <w:tc>
          <w:tcPr>
            <w:tcW w:w="9450" w:type="dxa"/>
            <w:gridSpan w:val="19"/>
            <w:tcBorders>
              <w:top w:val="single" w:sz="4" w:space="0" w:color="auto"/>
              <w:left w:val="single" w:sz="4" w:space="0" w:color="auto"/>
              <w:bottom w:val="single" w:sz="6" w:space="0" w:color="auto"/>
              <w:right w:val="single" w:sz="4" w:space="0" w:color="auto"/>
            </w:tcBorders>
          </w:tcPr>
          <w:p w14:paraId="0937DA66" w14:textId="77777777" w:rsidR="00226EE9" w:rsidRDefault="00226EE9" w:rsidP="003D531E">
            <w:pPr>
              <w:pStyle w:val="CellBody"/>
              <w:rPr>
                <w:ins w:id="1366" w:author="Jindal, Deepak [AUTOSOL/PWS/NOIDA]" w:date="2022-06-19T14:25:00Z"/>
              </w:rPr>
            </w:pPr>
            <w:ins w:id="1367" w:author="Jindal, Deepak [AUTOSOL/PWS/NOIDA]" w:date="2022-06-19T14:25:00Z">
              <w:r>
                <w:t>Comments:</w:t>
              </w:r>
            </w:ins>
          </w:p>
        </w:tc>
      </w:tr>
    </w:tbl>
    <w:p w14:paraId="6F3F706F" w14:textId="52893237" w:rsidR="0087010A" w:rsidRDefault="0087010A" w:rsidP="0087010A">
      <w:pPr>
        <w:pStyle w:val="SectL2"/>
        <w:tabs>
          <w:tab w:val="clear" w:pos="1080"/>
        </w:tabs>
        <w:spacing w:after="120"/>
        <w:ind w:left="1440" w:firstLine="0"/>
        <w:rPr>
          <w:ins w:id="1368" w:author="Jindal, Deepak [AUTOSOL/PWS/NOIDA]" w:date="2022-06-19T14:38: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7010A" w:rsidRPr="003A700C" w14:paraId="5BA9F33C" w14:textId="77777777" w:rsidTr="003D531E">
        <w:trPr>
          <w:cantSplit/>
          <w:trHeight w:val="316"/>
          <w:ins w:id="1369" w:author="Jindal, Deepak [AUTOSOL/PWS/NOIDA]" w:date="2022-06-19T14:38: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BEA040A" w14:textId="40439F12" w:rsidR="0087010A" w:rsidRPr="003A700C" w:rsidRDefault="0087010A" w:rsidP="003D531E">
            <w:pPr>
              <w:pStyle w:val="CellBody"/>
              <w:numPr>
                <w:ilvl w:val="4"/>
                <w:numId w:val="6"/>
              </w:numPr>
              <w:rPr>
                <w:ins w:id="1370" w:author="Jindal, Deepak [AUTOSOL/PWS/NOIDA]" w:date="2022-06-19T14:38:00Z"/>
                <w:b/>
              </w:rPr>
            </w:pPr>
            <w:ins w:id="1371" w:author="Jindal, Deepak [AUTOSOL/PWS/NOIDA]" w:date="2022-06-19T14:38:00Z">
              <w:r w:rsidRPr="00AD33AF">
                <w:rPr>
                  <w:b/>
                </w:rPr>
                <w:t>Test :</w:t>
              </w:r>
              <w:r>
                <w:rPr>
                  <w:b/>
                </w:rPr>
                <w:t xml:space="preserve"> </w:t>
              </w:r>
              <w:r w:rsidRPr="003D531E">
                <w:rPr>
                  <w:b/>
                </w:rPr>
                <w:t xml:space="preserve">Verify </w:t>
              </w:r>
            </w:ins>
            <w:ins w:id="1372" w:author="Jindal, Deepak [AUTOSOL/PWS/NOIDA]" w:date="2022-06-19T14:41:00Z">
              <w:r>
                <w:rPr>
                  <w:b/>
                </w:rPr>
                <w:t>other</w:t>
              </w:r>
            </w:ins>
            <w:ins w:id="1373" w:author="Jindal, Deepak [AUTOSOL/PWS/NOIDA]" w:date="2022-06-19T14:38:00Z">
              <w:r w:rsidRPr="003D531E">
                <w:rPr>
                  <w:b/>
                </w:rPr>
                <w:t xml:space="preserve"> functionalities of Ovation Alarm System and list down below the verified operations &amp; tests</w:t>
              </w:r>
            </w:ins>
          </w:p>
        </w:tc>
      </w:tr>
      <w:tr w:rsidR="0087010A" w14:paraId="1B350FBD" w14:textId="77777777" w:rsidTr="003D531E">
        <w:trPr>
          <w:cantSplit/>
          <w:trHeight w:val="316"/>
          <w:ins w:id="1374" w:author="Jindal, Deepak [AUTOSOL/PWS/NOIDA]" w:date="2022-06-19T14:38:00Z"/>
        </w:trPr>
        <w:tc>
          <w:tcPr>
            <w:tcW w:w="2340" w:type="dxa"/>
            <w:tcBorders>
              <w:top w:val="single" w:sz="6" w:space="0" w:color="auto"/>
              <w:left w:val="single" w:sz="4" w:space="0" w:color="auto"/>
              <w:bottom w:val="single" w:sz="4" w:space="0" w:color="auto"/>
              <w:right w:val="single" w:sz="4" w:space="0" w:color="auto"/>
            </w:tcBorders>
          </w:tcPr>
          <w:p w14:paraId="21E52B87" w14:textId="77777777" w:rsidR="0087010A" w:rsidRDefault="0087010A" w:rsidP="003D531E">
            <w:pPr>
              <w:pStyle w:val="CellBody"/>
              <w:rPr>
                <w:ins w:id="1375" w:author="Jindal, Deepak [AUTOSOL/PWS/NOIDA]" w:date="2022-06-19T14:38:00Z"/>
                <w:rFonts w:ascii="Times New Roman" w:hAnsi="Times New Roman"/>
                <w:color w:val="auto"/>
              </w:rPr>
            </w:pPr>
            <w:ins w:id="1376" w:author="Jindal, Deepak [AUTOSOL/PWS/NOIDA]" w:date="2022-06-19T14:38: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6FC38EA4" w14:textId="77777777" w:rsidR="0087010A" w:rsidRDefault="0087010A" w:rsidP="003D531E">
            <w:pPr>
              <w:pStyle w:val="CellBody"/>
              <w:rPr>
                <w:ins w:id="1377" w:author="Jindal, Deepak [AUTOSOL/PWS/NOIDA]" w:date="2022-06-19T14:38:00Z"/>
                <w:rFonts w:ascii="Times New Roman" w:hAnsi="Times New Roman"/>
                <w:color w:val="auto"/>
              </w:rPr>
            </w:pPr>
            <w:ins w:id="1378" w:author="Jindal, Deepak [AUTOSOL/PWS/NOIDA]" w:date="2022-06-19T14:38: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3C44170D" w14:textId="77777777" w:rsidR="0087010A" w:rsidRDefault="0087010A" w:rsidP="003D531E">
            <w:pPr>
              <w:pStyle w:val="CellBody"/>
              <w:rPr>
                <w:ins w:id="1379" w:author="Jindal, Deepak [AUTOSOL/PWS/NOIDA]" w:date="2022-06-19T14:38:00Z"/>
                <w:rFonts w:ascii="Times New Roman" w:hAnsi="Times New Roman"/>
                <w:color w:val="auto"/>
              </w:rPr>
            </w:pPr>
            <w:ins w:id="1380" w:author="Jindal, Deepak [AUTOSOL/PWS/NOIDA]" w:date="2022-06-19T14:38:00Z">
              <w:r>
                <w:rPr>
                  <w:rFonts w:ascii="Times New Roman" w:hAnsi="Times New Roman"/>
                  <w:color w:val="auto"/>
                </w:rPr>
                <w:t xml:space="preserve"> </w:t>
              </w:r>
            </w:ins>
          </w:p>
        </w:tc>
      </w:tr>
      <w:tr w:rsidR="0087010A" w14:paraId="2803E0EF" w14:textId="77777777" w:rsidTr="003D531E">
        <w:trPr>
          <w:cantSplit/>
          <w:trHeight w:val="316"/>
          <w:ins w:id="1381" w:author="Jindal, Deepak [AUTOSOL/PWS/NOIDA]" w:date="2022-06-19T14:38:00Z"/>
        </w:trPr>
        <w:tc>
          <w:tcPr>
            <w:tcW w:w="7380" w:type="dxa"/>
            <w:gridSpan w:val="2"/>
            <w:tcBorders>
              <w:top w:val="single" w:sz="6" w:space="0" w:color="auto"/>
              <w:left w:val="single" w:sz="4" w:space="0" w:color="auto"/>
              <w:bottom w:val="single" w:sz="4" w:space="0" w:color="auto"/>
              <w:right w:val="single" w:sz="4" w:space="0" w:color="auto"/>
            </w:tcBorders>
          </w:tcPr>
          <w:p w14:paraId="5DA97A1C" w14:textId="77777777" w:rsidR="0087010A" w:rsidRDefault="0087010A" w:rsidP="003D531E">
            <w:pPr>
              <w:pStyle w:val="CellBody"/>
              <w:numPr>
                <w:ilvl w:val="0"/>
                <w:numId w:val="158"/>
              </w:numPr>
              <w:rPr>
                <w:ins w:id="1382" w:author="Jindal, Deepak [AUTOSOL/PWS/NOIDA]" w:date="2022-06-19T14:38: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9BE63B5" w14:textId="77777777" w:rsidR="0087010A" w:rsidRDefault="0087010A" w:rsidP="003D531E">
            <w:pPr>
              <w:pStyle w:val="CellBody"/>
              <w:rPr>
                <w:ins w:id="1383" w:author="Jindal, Deepak [AUTOSOL/PWS/NOIDA]" w:date="2022-06-19T14:38:00Z"/>
                <w:rFonts w:ascii="Times New Roman" w:hAnsi="Times New Roman"/>
                <w:color w:val="auto"/>
              </w:rPr>
            </w:pPr>
            <w:ins w:id="1384" w:author="Jindal, Deepak [AUTOSOL/PWS/NOIDA]" w:date="2022-06-19T14:38:00Z">
              <w:r>
                <w:rPr>
                  <w:rFonts w:ascii="Times New Roman" w:hAnsi="Times New Roman"/>
                  <w:color w:val="auto"/>
                </w:rPr>
                <w:t xml:space="preserve">P/F/F#/NA:  </w:t>
              </w:r>
            </w:ins>
          </w:p>
        </w:tc>
      </w:tr>
      <w:tr w:rsidR="0087010A" w14:paraId="6E323430" w14:textId="77777777" w:rsidTr="003D531E">
        <w:trPr>
          <w:cantSplit/>
          <w:trHeight w:val="316"/>
          <w:ins w:id="1385" w:author="Jindal, Deepak [AUTOSOL/PWS/NOIDA]" w:date="2022-06-19T14:38:00Z"/>
        </w:trPr>
        <w:tc>
          <w:tcPr>
            <w:tcW w:w="7380" w:type="dxa"/>
            <w:gridSpan w:val="2"/>
            <w:tcBorders>
              <w:top w:val="single" w:sz="6" w:space="0" w:color="auto"/>
              <w:left w:val="single" w:sz="4" w:space="0" w:color="auto"/>
              <w:bottom w:val="single" w:sz="4" w:space="0" w:color="auto"/>
              <w:right w:val="single" w:sz="4" w:space="0" w:color="auto"/>
            </w:tcBorders>
          </w:tcPr>
          <w:p w14:paraId="37D903EC" w14:textId="77777777" w:rsidR="0087010A" w:rsidRDefault="0087010A" w:rsidP="003D531E">
            <w:pPr>
              <w:pStyle w:val="CellBody"/>
              <w:numPr>
                <w:ilvl w:val="0"/>
                <w:numId w:val="158"/>
              </w:numPr>
              <w:rPr>
                <w:ins w:id="1386" w:author="Jindal, Deepak [AUTOSOL/PWS/NOIDA]" w:date="2022-06-19T14:38: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B783912" w14:textId="77777777" w:rsidR="0087010A" w:rsidRDefault="0087010A" w:rsidP="003D531E">
            <w:pPr>
              <w:pStyle w:val="CellBody"/>
              <w:rPr>
                <w:ins w:id="1387" w:author="Jindal, Deepak [AUTOSOL/PWS/NOIDA]" w:date="2022-06-19T14:38:00Z"/>
                <w:rFonts w:ascii="Times New Roman" w:hAnsi="Times New Roman"/>
                <w:color w:val="auto"/>
              </w:rPr>
            </w:pPr>
            <w:ins w:id="1388" w:author="Jindal, Deepak [AUTOSOL/PWS/NOIDA]" w:date="2022-06-19T14:38:00Z">
              <w:r w:rsidRPr="001A13BC">
                <w:rPr>
                  <w:rFonts w:ascii="Times New Roman" w:hAnsi="Times New Roman"/>
                  <w:color w:val="auto"/>
                </w:rPr>
                <w:t xml:space="preserve">P/F/F#/NA:  </w:t>
              </w:r>
            </w:ins>
          </w:p>
        </w:tc>
      </w:tr>
      <w:tr w:rsidR="0087010A" w14:paraId="6ABDE68C" w14:textId="77777777" w:rsidTr="003D531E">
        <w:trPr>
          <w:cantSplit/>
          <w:trHeight w:val="316"/>
          <w:ins w:id="1389" w:author="Jindal, Deepak [AUTOSOL/PWS/NOIDA]" w:date="2022-06-19T14:38:00Z"/>
        </w:trPr>
        <w:tc>
          <w:tcPr>
            <w:tcW w:w="7380" w:type="dxa"/>
            <w:gridSpan w:val="2"/>
            <w:tcBorders>
              <w:top w:val="single" w:sz="6" w:space="0" w:color="auto"/>
              <w:left w:val="single" w:sz="4" w:space="0" w:color="auto"/>
              <w:bottom w:val="single" w:sz="4" w:space="0" w:color="auto"/>
              <w:right w:val="single" w:sz="4" w:space="0" w:color="auto"/>
            </w:tcBorders>
          </w:tcPr>
          <w:p w14:paraId="17090EAD" w14:textId="77777777" w:rsidR="0087010A" w:rsidRDefault="0087010A" w:rsidP="003D531E">
            <w:pPr>
              <w:pStyle w:val="CellBody"/>
              <w:numPr>
                <w:ilvl w:val="0"/>
                <w:numId w:val="158"/>
              </w:numPr>
              <w:rPr>
                <w:ins w:id="1390" w:author="Jindal, Deepak [AUTOSOL/PWS/NOIDA]" w:date="2022-06-19T14:38: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184B26D" w14:textId="77777777" w:rsidR="0087010A" w:rsidRDefault="0087010A" w:rsidP="003D531E">
            <w:pPr>
              <w:pStyle w:val="CellBody"/>
              <w:rPr>
                <w:ins w:id="1391" w:author="Jindal, Deepak [AUTOSOL/PWS/NOIDA]" w:date="2022-06-19T14:38:00Z"/>
                <w:rFonts w:ascii="Times New Roman" w:hAnsi="Times New Roman"/>
                <w:color w:val="auto"/>
              </w:rPr>
            </w:pPr>
            <w:ins w:id="1392" w:author="Jindal, Deepak [AUTOSOL/PWS/NOIDA]" w:date="2022-06-19T14:38:00Z">
              <w:r w:rsidRPr="001A13BC">
                <w:rPr>
                  <w:rFonts w:ascii="Times New Roman" w:hAnsi="Times New Roman"/>
                  <w:color w:val="auto"/>
                </w:rPr>
                <w:t xml:space="preserve">P/F/F#/NA:  </w:t>
              </w:r>
            </w:ins>
          </w:p>
        </w:tc>
      </w:tr>
      <w:tr w:rsidR="0087010A" w14:paraId="763CCE45" w14:textId="77777777" w:rsidTr="003D531E">
        <w:trPr>
          <w:cantSplit/>
          <w:trHeight w:val="316"/>
          <w:ins w:id="1393" w:author="Jindal, Deepak [AUTOSOL/PWS/NOIDA]" w:date="2022-06-19T14:38:00Z"/>
        </w:trPr>
        <w:tc>
          <w:tcPr>
            <w:tcW w:w="7380" w:type="dxa"/>
            <w:gridSpan w:val="2"/>
            <w:tcBorders>
              <w:top w:val="single" w:sz="6" w:space="0" w:color="auto"/>
              <w:left w:val="single" w:sz="4" w:space="0" w:color="auto"/>
              <w:bottom w:val="single" w:sz="4" w:space="0" w:color="auto"/>
              <w:right w:val="single" w:sz="4" w:space="0" w:color="auto"/>
            </w:tcBorders>
          </w:tcPr>
          <w:p w14:paraId="124278BB" w14:textId="77777777" w:rsidR="0087010A" w:rsidRDefault="0087010A" w:rsidP="003D531E">
            <w:pPr>
              <w:pStyle w:val="CellBody"/>
              <w:numPr>
                <w:ilvl w:val="0"/>
                <w:numId w:val="158"/>
              </w:numPr>
              <w:rPr>
                <w:ins w:id="1394" w:author="Jindal, Deepak [AUTOSOL/PWS/NOIDA]" w:date="2022-06-19T14:38: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B1E58AE" w14:textId="77777777" w:rsidR="0087010A" w:rsidRDefault="0087010A" w:rsidP="003D531E">
            <w:pPr>
              <w:pStyle w:val="CellBody"/>
              <w:rPr>
                <w:ins w:id="1395" w:author="Jindal, Deepak [AUTOSOL/PWS/NOIDA]" w:date="2022-06-19T14:38:00Z"/>
                <w:rFonts w:ascii="Times New Roman" w:hAnsi="Times New Roman"/>
                <w:color w:val="auto"/>
              </w:rPr>
            </w:pPr>
            <w:ins w:id="1396" w:author="Jindal, Deepak [AUTOSOL/PWS/NOIDA]" w:date="2022-06-19T14:38:00Z">
              <w:r w:rsidRPr="001A13BC">
                <w:rPr>
                  <w:rFonts w:ascii="Times New Roman" w:hAnsi="Times New Roman"/>
                  <w:color w:val="auto"/>
                </w:rPr>
                <w:t xml:space="preserve">P/F/F#/NA:  </w:t>
              </w:r>
            </w:ins>
          </w:p>
        </w:tc>
      </w:tr>
      <w:tr w:rsidR="0087010A" w14:paraId="336D5EF5" w14:textId="77777777" w:rsidTr="003D531E">
        <w:trPr>
          <w:cantSplit/>
          <w:trHeight w:val="316"/>
          <w:ins w:id="1397" w:author="Jindal, Deepak [AUTOSOL/PWS/NOIDA]" w:date="2022-06-19T14:38:00Z"/>
        </w:trPr>
        <w:tc>
          <w:tcPr>
            <w:tcW w:w="7380" w:type="dxa"/>
            <w:gridSpan w:val="2"/>
            <w:tcBorders>
              <w:top w:val="single" w:sz="6" w:space="0" w:color="auto"/>
              <w:left w:val="single" w:sz="4" w:space="0" w:color="auto"/>
              <w:bottom w:val="single" w:sz="4" w:space="0" w:color="auto"/>
              <w:right w:val="single" w:sz="4" w:space="0" w:color="auto"/>
            </w:tcBorders>
          </w:tcPr>
          <w:p w14:paraId="15C21CB6" w14:textId="77777777" w:rsidR="0087010A" w:rsidRDefault="0087010A" w:rsidP="003D531E">
            <w:pPr>
              <w:pStyle w:val="CellBody"/>
              <w:numPr>
                <w:ilvl w:val="0"/>
                <w:numId w:val="158"/>
              </w:numPr>
              <w:rPr>
                <w:ins w:id="1398" w:author="Jindal, Deepak [AUTOSOL/PWS/NOIDA]" w:date="2022-06-19T14:38: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2D43E78" w14:textId="77777777" w:rsidR="0087010A" w:rsidRDefault="0087010A" w:rsidP="003D531E">
            <w:pPr>
              <w:pStyle w:val="CellBody"/>
              <w:rPr>
                <w:ins w:id="1399" w:author="Jindal, Deepak [AUTOSOL/PWS/NOIDA]" w:date="2022-06-19T14:38:00Z"/>
                <w:rFonts w:ascii="Times New Roman" w:hAnsi="Times New Roman"/>
                <w:color w:val="auto"/>
              </w:rPr>
            </w:pPr>
            <w:ins w:id="1400" w:author="Jindal, Deepak [AUTOSOL/PWS/NOIDA]" w:date="2022-06-19T14:38:00Z">
              <w:r w:rsidRPr="001A13BC">
                <w:rPr>
                  <w:rFonts w:ascii="Times New Roman" w:hAnsi="Times New Roman"/>
                  <w:color w:val="auto"/>
                </w:rPr>
                <w:t xml:space="preserve">P/F/F#/NA:  </w:t>
              </w:r>
            </w:ins>
          </w:p>
        </w:tc>
      </w:tr>
      <w:tr w:rsidR="0087010A" w14:paraId="14F0BAE4" w14:textId="77777777" w:rsidTr="003D531E">
        <w:trPr>
          <w:cantSplit/>
          <w:trHeight w:val="316"/>
          <w:ins w:id="1401" w:author="Jindal, Deepak [AUTOSOL/PWS/NOIDA]" w:date="2022-06-19T14:38:00Z"/>
        </w:trPr>
        <w:tc>
          <w:tcPr>
            <w:tcW w:w="9450" w:type="dxa"/>
            <w:gridSpan w:val="3"/>
            <w:tcBorders>
              <w:top w:val="single" w:sz="6" w:space="0" w:color="auto"/>
              <w:left w:val="single" w:sz="4" w:space="0" w:color="auto"/>
              <w:bottom w:val="single" w:sz="6" w:space="0" w:color="auto"/>
              <w:right w:val="single" w:sz="4" w:space="0" w:color="auto"/>
            </w:tcBorders>
          </w:tcPr>
          <w:p w14:paraId="05E09CEC" w14:textId="77777777" w:rsidR="0087010A" w:rsidRDefault="0087010A" w:rsidP="003D531E">
            <w:pPr>
              <w:pStyle w:val="CellBody"/>
              <w:rPr>
                <w:ins w:id="1402" w:author="Jindal, Deepak [AUTOSOL/PWS/NOIDA]" w:date="2022-06-19T14:38:00Z"/>
              </w:rPr>
            </w:pPr>
            <w:ins w:id="1403" w:author="Jindal, Deepak [AUTOSOL/PWS/NOIDA]" w:date="2022-06-19T14:38:00Z">
              <w:r>
                <w:t>Comments:</w:t>
              </w:r>
            </w:ins>
          </w:p>
        </w:tc>
      </w:tr>
    </w:tbl>
    <w:p w14:paraId="4DC325AD" w14:textId="77777777" w:rsidR="0087010A" w:rsidRDefault="0087010A" w:rsidP="0087010A">
      <w:pPr>
        <w:pStyle w:val="SectL2"/>
        <w:tabs>
          <w:tab w:val="clear" w:pos="1080"/>
        </w:tabs>
        <w:spacing w:after="120"/>
        <w:ind w:left="1440" w:firstLine="0"/>
        <w:rPr>
          <w:ins w:id="1404" w:author="Jindal, Deepak [AUTOSOL/PWS/NOIDA]" w:date="2022-06-19T14:34: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7010A" w:rsidRPr="003A700C" w14:paraId="2BF3AEC5" w14:textId="77777777" w:rsidTr="003D531E">
        <w:trPr>
          <w:cantSplit/>
          <w:trHeight w:val="316"/>
          <w:ins w:id="1405" w:author="Jindal, Deepak [AUTOSOL/PWS/NOIDA]" w:date="2022-06-19T14:34: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0A603FB" w14:textId="096140CB" w:rsidR="0087010A" w:rsidRPr="0087010A" w:rsidRDefault="0087010A" w:rsidP="003D531E">
            <w:pPr>
              <w:pStyle w:val="CellBody"/>
              <w:numPr>
                <w:ilvl w:val="4"/>
                <w:numId w:val="6"/>
              </w:numPr>
              <w:rPr>
                <w:ins w:id="1406" w:author="Jindal, Deepak [AUTOSOL/PWS/NOIDA]" w:date="2022-06-19T14:34:00Z"/>
                <w:b/>
              </w:rPr>
            </w:pPr>
            <w:ins w:id="1407" w:author="Jindal, Deepak [AUTOSOL/PWS/NOIDA]" w:date="2022-06-19T14:34:00Z">
              <w:r w:rsidRPr="0087010A">
                <w:rPr>
                  <w:b/>
                  <w:rPrChange w:id="1408" w:author="Jindal, Deepak [AUTOSOL/PWS/NOIDA]" w:date="2022-06-19T14:40:00Z">
                    <w:rPr>
                      <w:bCs/>
                    </w:rPr>
                  </w:rPrChange>
                </w:rPr>
                <w:t xml:space="preserve">Test : </w:t>
              </w:r>
            </w:ins>
            <w:ins w:id="1409" w:author="Jindal, Deepak [AUTOSOL/PWS/NOIDA]" w:date="2022-06-19T14:35:00Z">
              <w:r w:rsidRPr="0087010A">
                <w:rPr>
                  <w:b/>
                  <w:rPrChange w:id="1410" w:author="Jindal, Deepak [AUTOSOL/PWS/NOIDA]" w:date="2022-06-19T14:40:00Z">
                    <w:rPr>
                      <w:bCs/>
                    </w:rPr>
                  </w:rPrChange>
                </w:rPr>
                <w:t xml:space="preserve">Alarm avlanche- Generate very high number of </w:t>
              </w:r>
            </w:ins>
            <w:ins w:id="1411" w:author="Jindal, Deepak [AUTOSOL/PWS/NOIDA]" w:date="2022-06-19T14:36:00Z">
              <w:r w:rsidRPr="0087010A">
                <w:rPr>
                  <w:b/>
                  <w:rPrChange w:id="1412" w:author="Jindal, Deepak [AUTOSOL/PWS/NOIDA]" w:date="2022-06-19T14:40:00Z">
                    <w:rPr>
                      <w:bCs/>
                    </w:rPr>
                  </w:rPrChange>
                </w:rPr>
                <w:t xml:space="preserve">alarms (around </w:t>
              </w:r>
            </w:ins>
            <w:ins w:id="1413" w:author="Jindal, Deepak [AUTOSOL/PWS/NOIDA]" w:date="2022-06-19T14:39:00Z">
              <w:r w:rsidRPr="0087010A">
                <w:rPr>
                  <w:b/>
                  <w:rPrChange w:id="1414" w:author="Jindal, Deepak [AUTOSOL/PWS/NOIDA]" w:date="2022-06-19T14:40:00Z">
                    <w:rPr>
                      <w:bCs/>
                    </w:rPr>
                  </w:rPrChange>
                </w:rPr>
                <w:t>1</w:t>
              </w:r>
            </w:ins>
            <w:ins w:id="1415" w:author="Jindal, Deepak [AUTOSOL/PWS/NOIDA]" w:date="2022-06-19T14:37:00Z">
              <w:r w:rsidRPr="0087010A">
                <w:rPr>
                  <w:b/>
                  <w:rPrChange w:id="1416" w:author="Jindal, Deepak [AUTOSOL/PWS/NOIDA]" w:date="2022-06-19T14:40:00Z">
                    <w:rPr>
                      <w:bCs/>
                    </w:rPr>
                  </w:rPrChange>
                </w:rPr>
                <w:t xml:space="preserve">000 alarms </w:t>
              </w:r>
            </w:ins>
            <w:ins w:id="1417" w:author="Jindal, Deepak [AUTOSOL/PWS/NOIDA]" w:date="2022-06-19T14:36:00Z">
              <w:r w:rsidRPr="0087010A">
                <w:rPr>
                  <w:b/>
                  <w:rPrChange w:id="1418" w:author="Jindal, Deepak [AUTOSOL/PWS/NOIDA]" w:date="2022-06-19T14:40:00Z">
                    <w:rPr>
                      <w:bCs/>
                    </w:rPr>
                  </w:rPrChange>
                </w:rPr>
                <w:t xml:space="preserve">) </w:t>
              </w:r>
            </w:ins>
            <w:ins w:id="1419" w:author="Jindal, Deepak [AUTOSOL/PWS/NOIDA]" w:date="2022-06-19T14:37:00Z">
              <w:r w:rsidRPr="0087010A">
                <w:rPr>
                  <w:b/>
                  <w:rPrChange w:id="1420" w:author="Jindal, Deepak [AUTOSOL/PWS/NOIDA]" w:date="2022-06-19T14:40:00Z">
                    <w:rPr>
                      <w:bCs/>
                    </w:rPr>
                  </w:rPrChange>
                </w:rPr>
                <w:t>and check that able to see those alarms in alarm ist</w:t>
              </w:r>
            </w:ins>
          </w:p>
        </w:tc>
      </w:tr>
      <w:tr w:rsidR="0087010A" w14:paraId="249F4FED" w14:textId="77777777" w:rsidTr="003D531E">
        <w:trPr>
          <w:cantSplit/>
          <w:trHeight w:val="316"/>
          <w:ins w:id="1421" w:author="Jindal, Deepak [AUTOSOL/PWS/NOIDA]" w:date="2022-06-19T14:34:00Z"/>
        </w:trPr>
        <w:tc>
          <w:tcPr>
            <w:tcW w:w="2340" w:type="dxa"/>
            <w:tcBorders>
              <w:top w:val="single" w:sz="6" w:space="0" w:color="auto"/>
              <w:left w:val="single" w:sz="4" w:space="0" w:color="auto"/>
              <w:bottom w:val="single" w:sz="4" w:space="0" w:color="auto"/>
              <w:right w:val="single" w:sz="4" w:space="0" w:color="auto"/>
            </w:tcBorders>
          </w:tcPr>
          <w:p w14:paraId="3E847556" w14:textId="77777777" w:rsidR="0087010A" w:rsidRDefault="0087010A" w:rsidP="003D531E">
            <w:pPr>
              <w:pStyle w:val="CellBody"/>
              <w:rPr>
                <w:ins w:id="1422" w:author="Jindal, Deepak [AUTOSOL/PWS/NOIDA]" w:date="2022-06-19T14:34:00Z"/>
                <w:rFonts w:ascii="Times New Roman" w:hAnsi="Times New Roman"/>
                <w:color w:val="auto"/>
              </w:rPr>
            </w:pPr>
            <w:ins w:id="1423" w:author="Jindal, Deepak [AUTOSOL/PWS/NOIDA]" w:date="2022-06-19T14:34: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7A963FCD" w14:textId="77777777" w:rsidR="0087010A" w:rsidRDefault="0087010A" w:rsidP="003D531E">
            <w:pPr>
              <w:pStyle w:val="CellBody"/>
              <w:rPr>
                <w:ins w:id="1424" w:author="Jindal, Deepak [AUTOSOL/PWS/NOIDA]" w:date="2022-06-19T14:34:00Z"/>
                <w:rFonts w:ascii="Times New Roman" w:hAnsi="Times New Roman"/>
                <w:color w:val="auto"/>
              </w:rPr>
            </w:pPr>
            <w:ins w:id="1425" w:author="Jindal, Deepak [AUTOSOL/PWS/NOIDA]" w:date="2022-06-19T14:34: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711A9A53" w14:textId="77777777" w:rsidR="0087010A" w:rsidRDefault="0087010A" w:rsidP="003D531E">
            <w:pPr>
              <w:pStyle w:val="CellBody"/>
              <w:rPr>
                <w:ins w:id="1426" w:author="Jindal, Deepak [AUTOSOL/PWS/NOIDA]" w:date="2022-06-19T14:34:00Z"/>
                <w:rFonts w:ascii="Times New Roman" w:hAnsi="Times New Roman"/>
                <w:color w:val="auto"/>
              </w:rPr>
            </w:pPr>
            <w:ins w:id="1427" w:author="Jindal, Deepak [AUTOSOL/PWS/NOIDA]" w:date="2022-06-19T14:34:00Z">
              <w:r>
                <w:rPr>
                  <w:rFonts w:ascii="Times New Roman" w:hAnsi="Times New Roman"/>
                  <w:color w:val="auto"/>
                </w:rPr>
                <w:t xml:space="preserve"> </w:t>
              </w:r>
            </w:ins>
          </w:p>
        </w:tc>
      </w:tr>
      <w:tr w:rsidR="0087010A" w14:paraId="2A139764" w14:textId="77777777" w:rsidTr="003D531E">
        <w:trPr>
          <w:cantSplit/>
          <w:trHeight w:val="316"/>
          <w:ins w:id="1428" w:author="Jindal, Deepak [AUTOSOL/PWS/NOIDA]" w:date="2022-06-19T14:34:00Z"/>
        </w:trPr>
        <w:tc>
          <w:tcPr>
            <w:tcW w:w="7380" w:type="dxa"/>
            <w:gridSpan w:val="2"/>
            <w:tcBorders>
              <w:top w:val="single" w:sz="6" w:space="0" w:color="auto"/>
              <w:left w:val="single" w:sz="4" w:space="0" w:color="auto"/>
              <w:bottom w:val="single" w:sz="4" w:space="0" w:color="auto"/>
              <w:right w:val="single" w:sz="4" w:space="0" w:color="auto"/>
            </w:tcBorders>
          </w:tcPr>
          <w:p w14:paraId="0EC9EE9F" w14:textId="77777777" w:rsidR="0087010A" w:rsidRDefault="0087010A" w:rsidP="003D531E">
            <w:pPr>
              <w:pStyle w:val="CellBody"/>
              <w:numPr>
                <w:ilvl w:val="0"/>
                <w:numId w:val="167"/>
              </w:numPr>
              <w:rPr>
                <w:ins w:id="1429" w:author="Jindal, Deepak [AUTOSOL/PWS/NOIDA]" w:date="2022-06-19T14:3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3D41416" w14:textId="77777777" w:rsidR="0087010A" w:rsidRDefault="0087010A" w:rsidP="003D531E">
            <w:pPr>
              <w:pStyle w:val="CellBody"/>
              <w:rPr>
                <w:ins w:id="1430" w:author="Jindal, Deepak [AUTOSOL/PWS/NOIDA]" w:date="2022-06-19T14:34:00Z"/>
                <w:rFonts w:ascii="Times New Roman" w:hAnsi="Times New Roman"/>
                <w:color w:val="auto"/>
              </w:rPr>
            </w:pPr>
            <w:ins w:id="1431" w:author="Jindal, Deepak [AUTOSOL/PWS/NOIDA]" w:date="2022-06-19T14:34:00Z">
              <w:r>
                <w:rPr>
                  <w:rFonts w:ascii="Times New Roman" w:hAnsi="Times New Roman"/>
                  <w:color w:val="auto"/>
                </w:rPr>
                <w:t xml:space="preserve">P/F/F#/NA:  </w:t>
              </w:r>
            </w:ins>
          </w:p>
        </w:tc>
      </w:tr>
      <w:tr w:rsidR="0087010A" w14:paraId="4D5099EF" w14:textId="77777777" w:rsidTr="003D531E">
        <w:trPr>
          <w:cantSplit/>
          <w:trHeight w:val="316"/>
          <w:ins w:id="1432" w:author="Jindal, Deepak [AUTOSOL/PWS/NOIDA]" w:date="2022-06-19T14:34:00Z"/>
        </w:trPr>
        <w:tc>
          <w:tcPr>
            <w:tcW w:w="7380" w:type="dxa"/>
            <w:gridSpan w:val="2"/>
            <w:tcBorders>
              <w:top w:val="single" w:sz="6" w:space="0" w:color="auto"/>
              <w:left w:val="single" w:sz="4" w:space="0" w:color="auto"/>
              <w:bottom w:val="single" w:sz="4" w:space="0" w:color="auto"/>
              <w:right w:val="single" w:sz="4" w:space="0" w:color="auto"/>
            </w:tcBorders>
          </w:tcPr>
          <w:p w14:paraId="4CA3937F" w14:textId="77777777" w:rsidR="0087010A" w:rsidRDefault="0087010A" w:rsidP="003D531E">
            <w:pPr>
              <w:pStyle w:val="CellBody"/>
              <w:numPr>
                <w:ilvl w:val="0"/>
                <w:numId w:val="167"/>
              </w:numPr>
              <w:rPr>
                <w:ins w:id="1433" w:author="Jindal, Deepak [AUTOSOL/PWS/NOIDA]" w:date="2022-06-19T14:3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A5E4382" w14:textId="77777777" w:rsidR="0087010A" w:rsidRDefault="0087010A" w:rsidP="003D531E">
            <w:pPr>
              <w:pStyle w:val="CellBody"/>
              <w:rPr>
                <w:ins w:id="1434" w:author="Jindal, Deepak [AUTOSOL/PWS/NOIDA]" w:date="2022-06-19T14:34:00Z"/>
                <w:rFonts w:ascii="Times New Roman" w:hAnsi="Times New Roman"/>
                <w:color w:val="auto"/>
              </w:rPr>
            </w:pPr>
            <w:ins w:id="1435" w:author="Jindal, Deepak [AUTOSOL/PWS/NOIDA]" w:date="2022-06-19T14:34:00Z">
              <w:r w:rsidRPr="001A13BC">
                <w:rPr>
                  <w:rFonts w:ascii="Times New Roman" w:hAnsi="Times New Roman"/>
                  <w:color w:val="auto"/>
                </w:rPr>
                <w:t xml:space="preserve">P/F/F#/NA:  </w:t>
              </w:r>
            </w:ins>
          </w:p>
        </w:tc>
      </w:tr>
      <w:tr w:rsidR="0087010A" w14:paraId="5F0D0EDC" w14:textId="77777777" w:rsidTr="003D531E">
        <w:trPr>
          <w:cantSplit/>
          <w:trHeight w:val="316"/>
          <w:ins w:id="1436" w:author="Jindal, Deepak [AUTOSOL/PWS/NOIDA]" w:date="2022-06-19T14:34:00Z"/>
        </w:trPr>
        <w:tc>
          <w:tcPr>
            <w:tcW w:w="7380" w:type="dxa"/>
            <w:gridSpan w:val="2"/>
            <w:tcBorders>
              <w:top w:val="single" w:sz="6" w:space="0" w:color="auto"/>
              <w:left w:val="single" w:sz="4" w:space="0" w:color="auto"/>
              <w:bottom w:val="single" w:sz="4" w:space="0" w:color="auto"/>
              <w:right w:val="single" w:sz="4" w:space="0" w:color="auto"/>
            </w:tcBorders>
          </w:tcPr>
          <w:p w14:paraId="282E3925" w14:textId="77777777" w:rsidR="0087010A" w:rsidRDefault="0087010A" w:rsidP="003D531E">
            <w:pPr>
              <w:pStyle w:val="CellBody"/>
              <w:numPr>
                <w:ilvl w:val="0"/>
                <w:numId w:val="167"/>
              </w:numPr>
              <w:rPr>
                <w:ins w:id="1437" w:author="Jindal, Deepak [AUTOSOL/PWS/NOIDA]" w:date="2022-06-19T14:3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05319AF" w14:textId="77777777" w:rsidR="0087010A" w:rsidRDefault="0087010A" w:rsidP="003D531E">
            <w:pPr>
              <w:pStyle w:val="CellBody"/>
              <w:rPr>
                <w:ins w:id="1438" w:author="Jindal, Deepak [AUTOSOL/PWS/NOIDA]" w:date="2022-06-19T14:34:00Z"/>
                <w:rFonts w:ascii="Times New Roman" w:hAnsi="Times New Roman"/>
                <w:color w:val="auto"/>
              </w:rPr>
            </w:pPr>
            <w:ins w:id="1439" w:author="Jindal, Deepak [AUTOSOL/PWS/NOIDA]" w:date="2022-06-19T14:34:00Z">
              <w:r w:rsidRPr="001A13BC">
                <w:rPr>
                  <w:rFonts w:ascii="Times New Roman" w:hAnsi="Times New Roman"/>
                  <w:color w:val="auto"/>
                </w:rPr>
                <w:t xml:space="preserve">P/F/F#/NA:  </w:t>
              </w:r>
            </w:ins>
          </w:p>
        </w:tc>
      </w:tr>
      <w:tr w:rsidR="0087010A" w14:paraId="5BB90087" w14:textId="77777777" w:rsidTr="003D531E">
        <w:trPr>
          <w:cantSplit/>
          <w:trHeight w:val="316"/>
          <w:ins w:id="1440" w:author="Jindal, Deepak [AUTOSOL/PWS/NOIDA]" w:date="2022-06-19T14:34:00Z"/>
        </w:trPr>
        <w:tc>
          <w:tcPr>
            <w:tcW w:w="7380" w:type="dxa"/>
            <w:gridSpan w:val="2"/>
            <w:tcBorders>
              <w:top w:val="single" w:sz="6" w:space="0" w:color="auto"/>
              <w:left w:val="single" w:sz="4" w:space="0" w:color="auto"/>
              <w:bottom w:val="single" w:sz="4" w:space="0" w:color="auto"/>
              <w:right w:val="single" w:sz="4" w:space="0" w:color="auto"/>
            </w:tcBorders>
          </w:tcPr>
          <w:p w14:paraId="13000848" w14:textId="77777777" w:rsidR="0087010A" w:rsidRDefault="0087010A" w:rsidP="003D531E">
            <w:pPr>
              <w:pStyle w:val="CellBody"/>
              <w:numPr>
                <w:ilvl w:val="0"/>
                <w:numId w:val="167"/>
              </w:numPr>
              <w:rPr>
                <w:ins w:id="1441" w:author="Jindal, Deepak [AUTOSOL/PWS/NOIDA]" w:date="2022-06-19T14:3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034A7D63" w14:textId="77777777" w:rsidR="0087010A" w:rsidRDefault="0087010A" w:rsidP="003D531E">
            <w:pPr>
              <w:pStyle w:val="CellBody"/>
              <w:rPr>
                <w:ins w:id="1442" w:author="Jindal, Deepak [AUTOSOL/PWS/NOIDA]" w:date="2022-06-19T14:34:00Z"/>
                <w:rFonts w:ascii="Times New Roman" w:hAnsi="Times New Roman"/>
                <w:color w:val="auto"/>
              </w:rPr>
            </w:pPr>
            <w:ins w:id="1443" w:author="Jindal, Deepak [AUTOSOL/PWS/NOIDA]" w:date="2022-06-19T14:34:00Z">
              <w:r w:rsidRPr="001A13BC">
                <w:rPr>
                  <w:rFonts w:ascii="Times New Roman" w:hAnsi="Times New Roman"/>
                  <w:color w:val="auto"/>
                </w:rPr>
                <w:t xml:space="preserve">P/F/F#/NA:  </w:t>
              </w:r>
            </w:ins>
          </w:p>
        </w:tc>
      </w:tr>
      <w:tr w:rsidR="0087010A" w14:paraId="2CD29E3A" w14:textId="77777777" w:rsidTr="003D531E">
        <w:trPr>
          <w:cantSplit/>
          <w:trHeight w:val="316"/>
          <w:ins w:id="1444" w:author="Jindal, Deepak [AUTOSOL/PWS/NOIDA]" w:date="2022-06-19T14:34:00Z"/>
        </w:trPr>
        <w:tc>
          <w:tcPr>
            <w:tcW w:w="7380" w:type="dxa"/>
            <w:gridSpan w:val="2"/>
            <w:tcBorders>
              <w:top w:val="single" w:sz="6" w:space="0" w:color="auto"/>
              <w:left w:val="single" w:sz="4" w:space="0" w:color="auto"/>
              <w:bottom w:val="single" w:sz="4" w:space="0" w:color="auto"/>
              <w:right w:val="single" w:sz="4" w:space="0" w:color="auto"/>
            </w:tcBorders>
          </w:tcPr>
          <w:p w14:paraId="63561269" w14:textId="77777777" w:rsidR="0087010A" w:rsidRDefault="0087010A" w:rsidP="003D531E">
            <w:pPr>
              <w:pStyle w:val="CellBody"/>
              <w:numPr>
                <w:ilvl w:val="0"/>
                <w:numId w:val="167"/>
              </w:numPr>
              <w:rPr>
                <w:ins w:id="1445" w:author="Jindal, Deepak [AUTOSOL/PWS/NOIDA]" w:date="2022-06-19T14:3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80D2F0B" w14:textId="77777777" w:rsidR="0087010A" w:rsidRDefault="0087010A" w:rsidP="003D531E">
            <w:pPr>
              <w:pStyle w:val="CellBody"/>
              <w:rPr>
                <w:ins w:id="1446" w:author="Jindal, Deepak [AUTOSOL/PWS/NOIDA]" w:date="2022-06-19T14:34:00Z"/>
                <w:rFonts w:ascii="Times New Roman" w:hAnsi="Times New Roman"/>
                <w:color w:val="auto"/>
              </w:rPr>
            </w:pPr>
            <w:ins w:id="1447" w:author="Jindal, Deepak [AUTOSOL/PWS/NOIDA]" w:date="2022-06-19T14:34:00Z">
              <w:r w:rsidRPr="001A13BC">
                <w:rPr>
                  <w:rFonts w:ascii="Times New Roman" w:hAnsi="Times New Roman"/>
                  <w:color w:val="auto"/>
                </w:rPr>
                <w:t xml:space="preserve">P/F/F#/NA:  </w:t>
              </w:r>
            </w:ins>
          </w:p>
        </w:tc>
      </w:tr>
      <w:tr w:rsidR="0087010A" w14:paraId="330D9426" w14:textId="77777777" w:rsidTr="003D531E">
        <w:trPr>
          <w:cantSplit/>
          <w:trHeight w:val="316"/>
          <w:ins w:id="1448" w:author="Jindal, Deepak [AUTOSOL/PWS/NOIDA]" w:date="2022-06-19T14:34:00Z"/>
        </w:trPr>
        <w:tc>
          <w:tcPr>
            <w:tcW w:w="9450" w:type="dxa"/>
            <w:gridSpan w:val="3"/>
            <w:tcBorders>
              <w:top w:val="single" w:sz="6" w:space="0" w:color="auto"/>
              <w:left w:val="single" w:sz="4" w:space="0" w:color="auto"/>
              <w:bottom w:val="single" w:sz="6" w:space="0" w:color="auto"/>
              <w:right w:val="single" w:sz="4" w:space="0" w:color="auto"/>
            </w:tcBorders>
          </w:tcPr>
          <w:p w14:paraId="270CD9D5" w14:textId="77777777" w:rsidR="0087010A" w:rsidRDefault="0087010A" w:rsidP="003D531E">
            <w:pPr>
              <w:pStyle w:val="CellBody"/>
              <w:rPr>
                <w:ins w:id="1449" w:author="Jindal, Deepak [AUTOSOL/PWS/NOIDA]" w:date="2022-06-19T14:34:00Z"/>
              </w:rPr>
            </w:pPr>
            <w:ins w:id="1450" w:author="Jindal, Deepak [AUTOSOL/PWS/NOIDA]" w:date="2022-06-19T14:34:00Z">
              <w:r>
                <w:t>Comments:</w:t>
              </w:r>
            </w:ins>
          </w:p>
        </w:tc>
      </w:tr>
    </w:tbl>
    <w:p w14:paraId="5A0E4626" w14:textId="77777777" w:rsidR="0087010A" w:rsidRDefault="0087010A">
      <w:pPr>
        <w:pStyle w:val="SectL2"/>
        <w:tabs>
          <w:tab w:val="clear" w:pos="1080"/>
        </w:tabs>
        <w:spacing w:after="120"/>
        <w:ind w:left="1440" w:firstLine="0"/>
        <w:rPr>
          <w:ins w:id="1451" w:author="Jindal, Deepak [AUTOSOL/PWS/NOIDA]" w:date="2022-06-19T14:34:00Z"/>
        </w:rPr>
        <w:pPrChange w:id="1452" w:author="Jindal, Deepak [AUTOSOL/PWS/NOIDA]" w:date="2022-06-19T14:34:00Z">
          <w:pPr>
            <w:pStyle w:val="SectL2"/>
            <w:numPr>
              <w:ilvl w:val="1"/>
              <w:numId w:val="181"/>
            </w:numPr>
            <w:tabs>
              <w:tab w:val="clear" w:pos="1080"/>
              <w:tab w:val="num" w:pos="1440"/>
            </w:tabs>
            <w:spacing w:after="120"/>
            <w:ind w:left="1440" w:hanging="720"/>
          </w:pPr>
        </w:pPrChange>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D740A9" w:rsidRPr="003A700C" w14:paraId="4851F02B" w14:textId="77777777" w:rsidTr="00CF1925">
        <w:trPr>
          <w:cantSplit/>
          <w:trHeight w:val="316"/>
          <w:ins w:id="1453" w:author="Jindal, Deepak [AUTOSOL/PWS/NOIDA]" w:date="2022-07-21T21:48: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6BF69FE" w14:textId="72FF7446" w:rsidR="00D740A9" w:rsidRPr="0087010A" w:rsidRDefault="00D740A9" w:rsidP="00CF1925">
            <w:pPr>
              <w:pStyle w:val="CellBody"/>
              <w:numPr>
                <w:ilvl w:val="4"/>
                <w:numId w:val="6"/>
              </w:numPr>
              <w:rPr>
                <w:ins w:id="1454" w:author="Jindal, Deepak [AUTOSOL/PWS/NOIDA]" w:date="2022-07-21T21:48:00Z"/>
                <w:b/>
              </w:rPr>
            </w:pPr>
            <w:ins w:id="1455" w:author="Jindal, Deepak [AUTOSOL/PWS/NOIDA]" w:date="2022-07-21T21:48:00Z">
              <w:r w:rsidRPr="00CF1925">
                <w:rPr>
                  <w:b/>
                </w:rPr>
                <w:t>Test : Alarm avlanche- Generate very high number of alarms (around 100 alarms per second) and check that able to see those alarms in alarm ist</w:t>
              </w:r>
            </w:ins>
          </w:p>
        </w:tc>
      </w:tr>
      <w:tr w:rsidR="00D740A9" w14:paraId="280BDCFB" w14:textId="77777777" w:rsidTr="00CF1925">
        <w:trPr>
          <w:cantSplit/>
          <w:trHeight w:val="316"/>
          <w:ins w:id="1456" w:author="Jindal, Deepak [AUTOSOL/PWS/NOIDA]" w:date="2022-07-21T21:48:00Z"/>
        </w:trPr>
        <w:tc>
          <w:tcPr>
            <w:tcW w:w="2340" w:type="dxa"/>
            <w:tcBorders>
              <w:top w:val="single" w:sz="6" w:space="0" w:color="auto"/>
              <w:left w:val="single" w:sz="4" w:space="0" w:color="auto"/>
              <w:bottom w:val="single" w:sz="4" w:space="0" w:color="auto"/>
              <w:right w:val="single" w:sz="4" w:space="0" w:color="auto"/>
            </w:tcBorders>
          </w:tcPr>
          <w:p w14:paraId="0A77729F" w14:textId="77777777" w:rsidR="00D740A9" w:rsidRDefault="00D740A9" w:rsidP="00CF1925">
            <w:pPr>
              <w:pStyle w:val="CellBody"/>
              <w:rPr>
                <w:ins w:id="1457" w:author="Jindal, Deepak [AUTOSOL/PWS/NOIDA]" w:date="2022-07-21T21:48:00Z"/>
                <w:rFonts w:ascii="Times New Roman" w:hAnsi="Times New Roman"/>
                <w:color w:val="auto"/>
              </w:rPr>
            </w:pPr>
            <w:ins w:id="1458" w:author="Jindal, Deepak [AUTOSOL/PWS/NOIDA]" w:date="2022-07-21T21:48: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2374FECD" w14:textId="77777777" w:rsidR="00D740A9" w:rsidRDefault="00D740A9" w:rsidP="00CF1925">
            <w:pPr>
              <w:pStyle w:val="CellBody"/>
              <w:rPr>
                <w:ins w:id="1459" w:author="Jindal, Deepak [AUTOSOL/PWS/NOIDA]" w:date="2022-07-21T21:48:00Z"/>
                <w:rFonts w:ascii="Times New Roman" w:hAnsi="Times New Roman"/>
                <w:color w:val="auto"/>
              </w:rPr>
            </w:pPr>
            <w:ins w:id="1460" w:author="Jindal, Deepak [AUTOSOL/PWS/NOIDA]" w:date="2022-07-21T21:48: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5A5FCB6C" w14:textId="77777777" w:rsidR="00D740A9" w:rsidRDefault="00D740A9" w:rsidP="00CF1925">
            <w:pPr>
              <w:pStyle w:val="CellBody"/>
              <w:rPr>
                <w:ins w:id="1461" w:author="Jindal, Deepak [AUTOSOL/PWS/NOIDA]" w:date="2022-07-21T21:48:00Z"/>
                <w:rFonts w:ascii="Times New Roman" w:hAnsi="Times New Roman"/>
                <w:color w:val="auto"/>
              </w:rPr>
            </w:pPr>
            <w:ins w:id="1462" w:author="Jindal, Deepak [AUTOSOL/PWS/NOIDA]" w:date="2022-07-21T21:48:00Z">
              <w:r>
                <w:rPr>
                  <w:rFonts w:ascii="Times New Roman" w:hAnsi="Times New Roman"/>
                  <w:color w:val="auto"/>
                </w:rPr>
                <w:t xml:space="preserve"> </w:t>
              </w:r>
            </w:ins>
          </w:p>
        </w:tc>
      </w:tr>
      <w:tr w:rsidR="00D740A9" w14:paraId="368B648B" w14:textId="77777777" w:rsidTr="00CF1925">
        <w:trPr>
          <w:cantSplit/>
          <w:trHeight w:val="316"/>
          <w:ins w:id="1463" w:author="Jindal, Deepak [AUTOSOL/PWS/NOIDA]" w:date="2022-07-21T21:48:00Z"/>
        </w:trPr>
        <w:tc>
          <w:tcPr>
            <w:tcW w:w="7380" w:type="dxa"/>
            <w:gridSpan w:val="2"/>
            <w:tcBorders>
              <w:top w:val="single" w:sz="6" w:space="0" w:color="auto"/>
              <w:left w:val="single" w:sz="4" w:space="0" w:color="auto"/>
              <w:bottom w:val="single" w:sz="4" w:space="0" w:color="auto"/>
              <w:right w:val="single" w:sz="4" w:space="0" w:color="auto"/>
            </w:tcBorders>
          </w:tcPr>
          <w:p w14:paraId="6A294E7D" w14:textId="77777777" w:rsidR="00D740A9" w:rsidRDefault="00D740A9" w:rsidP="00CF1925">
            <w:pPr>
              <w:pStyle w:val="CellBody"/>
              <w:numPr>
                <w:ilvl w:val="0"/>
                <w:numId w:val="167"/>
              </w:numPr>
              <w:rPr>
                <w:ins w:id="1464" w:author="Jindal, Deepak [AUTOSOL/PWS/NOIDA]" w:date="2022-07-21T21:48: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DB51249" w14:textId="77777777" w:rsidR="00D740A9" w:rsidRDefault="00D740A9" w:rsidP="00CF1925">
            <w:pPr>
              <w:pStyle w:val="CellBody"/>
              <w:rPr>
                <w:ins w:id="1465" w:author="Jindal, Deepak [AUTOSOL/PWS/NOIDA]" w:date="2022-07-21T21:48:00Z"/>
                <w:rFonts w:ascii="Times New Roman" w:hAnsi="Times New Roman"/>
                <w:color w:val="auto"/>
              </w:rPr>
            </w:pPr>
            <w:ins w:id="1466" w:author="Jindal, Deepak [AUTOSOL/PWS/NOIDA]" w:date="2022-07-21T21:48:00Z">
              <w:r>
                <w:rPr>
                  <w:rFonts w:ascii="Times New Roman" w:hAnsi="Times New Roman"/>
                  <w:color w:val="auto"/>
                </w:rPr>
                <w:t xml:space="preserve">P/F/F#/NA:  </w:t>
              </w:r>
            </w:ins>
          </w:p>
        </w:tc>
      </w:tr>
      <w:tr w:rsidR="00D740A9" w14:paraId="61056D31" w14:textId="77777777" w:rsidTr="00CF1925">
        <w:trPr>
          <w:cantSplit/>
          <w:trHeight w:val="316"/>
          <w:ins w:id="1467" w:author="Jindal, Deepak [AUTOSOL/PWS/NOIDA]" w:date="2022-07-21T21:48:00Z"/>
        </w:trPr>
        <w:tc>
          <w:tcPr>
            <w:tcW w:w="7380" w:type="dxa"/>
            <w:gridSpan w:val="2"/>
            <w:tcBorders>
              <w:top w:val="single" w:sz="6" w:space="0" w:color="auto"/>
              <w:left w:val="single" w:sz="4" w:space="0" w:color="auto"/>
              <w:bottom w:val="single" w:sz="4" w:space="0" w:color="auto"/>
              <w:right w:val="single" w:sz="4" w:space="0" w:color="auto"/>
            </w:tcBorders>
          </w:tcPr>
          <w:p w14:paraId="1C9D0329" w14:textId="77777777" w:rsidR="00D740A9" w:rsidRDefault="00D740A9" w:rsidP="00CF1925">
            <w:pPr>
              <w:pStyle w:val="CellBody"/>
              <w:numPr>
                <w:ilvl w:val="0"/>
                <w:numId w:val="167"/>
              </w:numPr>
              <w:rPr>
                <w:ins w:id="1468" w:author="Jindal, Deepak [AUTOSOL/PWS/NOIDA]" w:date="2022-07-21T21:48: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E8F0D7E" w14:textId="77777777" w:rsidR="00D740A9" w:rsidRDefault="00D740A9" w:rsidP="00CF1925">
            <w:pPr>
              <w:pStyle w:val="CellBody"/>
              <w:rPr>
                <w:ins w:id="1469" w:author="Jindal, Deepak [AUTOSOL/PWS/NOIDA]" w:date="2022-07-21T21:48:00Z"/>
                <w:rFonts w:ascii="Times New Roman" w:hAnsi="Times New Roman"/>
                <w:color w:val="auto"/>
              </w:rPr>
            </w:pPr>
            <w:ins w:id="1470" w:author="Jindal, Deepak [AUTOSOL/PWS/NOIDA]" w:date="2022-07-21T21:48:00Z">
              <w:r w:rsidRPr="001A13BC">
                <w:rPr>
                  <w:rFonts w:ascii="Times New Roman" w:hAnsi="Times New Roman"/>
                  <w:color w:val="auto"/>
                </w:rPr>
                <w:t xml:space="preserve">P/F/F#/NA:  </w:t>
              </w:r>
            </w:ins>
          </w:p>
        </w:tc>
      </w:tr>
      <w:tr w:rsidR="00D740A9" w14:paraId="31472698" w14:textId="77777777" w:rsidTr="00CF1925">
        <w:trPr>
          <w:cantSplit/>
          <w:trHeight w:val="316"/>
          <w:ins w:id="1471" w:author="Jindal, Deepak [AUTOSOL/PWS/NOIDA]" w:date="2022-07-21T21:48:00Z"/>
        </w:trPr>
        <w:tc>
          <w:tcPr>
            <w:tcW w:w="7380" w:type="dxa"/>
            <w:gridSpan w:val="2"/>
            <w:tcBorders>
              <w:top w:val="single" w:sz="6" w:space="0" w:color="auto"/>
              <w:left w:val="single" w:sz="4" w:space="0" w:color="auto"/>
              <w:bottom w:val="single" w:sz="4" w:space="0" w:color="auto"/>
              <w:right w:val="single" w:sz="4" w:space="0" w:color="auto"/>
            </w:tcBorders>
          </w:tcPr>
          <w:p w14:paraId="283AE983" w14:textId="77777777" w:rsidR="00D740A9" w:rsidRDefault="00D740A9" w:rsidP="00CF1925">
            <w:pPr>
              <w:pStyle w:val="CellBody"/>
              <w:numPr>
                <w:ilvl w:val="0"/>
                <w:numId w:val="167"/>
              </w:numPr>
              <w:rPr>
                <w:ins w:id="1472" w:author="Jindal, Deepak [AUTOSOL/PWS/NOIDA]" w:date="2022-07-21T21:48: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71D11F7" w14:textId="77777777" w:rsidR="00D740A9" w:rsidRDefault="00D740A9" w:rsidP="00CF1925">
            <w:pPr>
              <w:pStyle w:val="CellBody"/>
              <w:rPr>
                <w:ins w:id="1473" w:author="Jindal, Deepak [AUTOSOL/PWS/NOIDA]" w:date="2022-07-21T21:48:00Z"/>
                <w:rFonts w:ascii="Times New Roman" w:hAnsi="Times New Roman"/>
                <w:color w:val="auto"/>
              </w:rPr>
            </w:pPr>
            <w:ins w:id="1474" w:author="Jindal, Deepak [AUTOSOL/PWS/NOIDA]" w:date="2022-07-21T21:48:00Z">
              <w:r w:rsidRPr="001A13BC">
                <w:rPr>
                  <w:rFonts w:ascii="Times New Roman" w:hAnsi="Times New Roman"/>
                  <w:color w:val="auto"/>
                </w:rPr>
                <w:t xml:space="preserve">P/F/F#/NA:  </w:t>
              </w:r>
            </w:ins>
          </w:p>
        </w:tc>
      </w:tr>
      <w:tr w:rsidR="00D740A9" w14:paraId="1AEC162E" w14:textId="77777777" w:rsidTr="00CF1925">
        <w:trPr>
          <w:cantSplit/>
          <w:trHeight w:val="316"/>
          <w:ins w:id="1475" w:author="Jindal, Deepak [AUTOSOL/PWS/NOIDA]" w:date="2022-07-21T21:48:00Z"/>
        </w:trPr>
        <w:tc>
          <w:tcPr>
            <w:tcW w:w="7380" w:type="dxa"/>
            <w:gridSpan w:val="2"/>
            <w:tcBorders>
              <w:top w:val="single" w:sz="6" w:space="0" w:color="auto"/>
              <w:left w:val="single" w:sz="4" w:space="0" w:color="auto"/>
              <w:bottom w:val="single" w:sz="4" w:space="0" w:color="auto"/>
              <w:right w:val="single" w:sz="4" w:space="0" w:color="auto"/>
            </w:tcBorders>
          </w:tcPr>
          <w:p w14:paraId="11A0646C" w14:textId="77777777" w:rsidR="00D740A9" w:rsidRDefault="00D740A9" w:rsidP="00CF1925">
            <w:pPr>
              <w:pStyle w:val="CellBody"/>
              <w:numPr>
                <w:ilvl w:val="0"/>
                <w:numId w:val="167"/>
              </w:numPr>
              <w:rPr>
                <w:ins w:id="1476" w:author="Jindal, Deepak [AUTOSOL/PWS/NOIDA]" w:date="2022-07-21T21:48: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139367C" w14:textId="77777777" w:rsidR="00D740A9" w:rsidRDefault="00D740A9" w:rsidP="00CF1925">
            <w:pPr>
              <w:pStyle w:val="CellBody"/>
              <w:rPr>
                <w:ins w:id="1477" w:author="Jindal, Deepak [AUTOSOL/PWS/NOIDA]" w:date="2022-07-21T21:48:00Z"/>
                <w:rFonts w:ascii="Times New Roman" w:hAnsi="Times New Roman"/>
                <w:color w:val="auto"/>
              </w:rPr>
            </w:pPr>
            <w:ins w:id="1478" w:author="Jindal, Deepak [AUTOSOL/PWS/NOIDA]" w:date="2022-07-21T21:48:00Z">
              <w:r w:rsidRPr="001A13BC">
                <w:rPr>
                  <w:rFonts w:ascii="Times New Roman" w:hAnsi="Times New Roman"/>
                  <w:color w:val="auto"/>
                </w:rPr>
                <w:t xml:space="preserve">P/F/F#/NA:  </w:t>
              </w:r>
            </w:ins>
          </w:p>
        </w:tc>
      </w:tr>
      <w:tr w:rsidR="00D740A9" w14:paraId="22EAAD41" w14:textId="77777777" w:rsidTr="00CF1925">
        <w:trPr>
          <w:cantSplit/>
          <w:trHeight w:val="316"/>
          <w:ins w:id="1479" w:author="Jindal, Deepak [AUTOSOL/PWS/NOIDA]" w:date="2022-07-21T21:48:00Z"/>
        </w:trPr>
        <w:tc>
          <w:tcPr>
            <w:tcW w:w="7380" w:type="dxa"/>
            <w:gridSpan w:val="2"/>
            <w:tcBorders>
              <w:top w:val="single" w:sz="6" w:space="0" w:color="auto"/>
              <w:left w:val="single" w:sz="4" w:space="0" w:color="auto"/>
              <w:bottom w:val="single" w:sz="4" w:space="0" w:color="auto"/>
              <w:right w:val="single" w:sz="4" w:space="0" w:color="auto"/>
            </w:tcBorders>
          </w:tcPr>
          <w:p w14:paraId="6E1BA219" w14:textId="77777777" w:rsidR="00D740A9" w:rsidRDefault="00D740A9" w:rsidP="00CF1925">
            <w:pPr>
              <w:pStyle w:val="CellBody"/>
              <w:numPr>
                <w:ilvl w:val="0"/>
                <w:numId w:val="167"/>
              </w:numPr>
              <w:rPr>
                <w:ins w:id="1480" w:author="Jindal, Deepak [AUTOSOL/PWS/NOIDA]" w:date="2022-07-21T21:48: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5268C8C" w14:textId="77777777" w:rsidR="00D740A9" w:rsidRDefault="00D740A9" w:rsidP="00CF1925">
            <w:pPr>
              <w:pStyle w:val="CellBody"/>
              <w:rPr>
                <w:ins w:id="1481" w:author="Jindal, Deepak [AUTOSOL/PWS/NOIDA]" w:date="2022-07-21T21:48:00Z"/>
                <w:rFonts w:ascii="Times New Roman" w:hAnsi="Times New Roman"/>
                <w:color w:val="auto"/>
              </w:rPr>
            </w:pPr>
            <w:ins w:id="1482" w:author="Jindal, Deepak [AUTOSOL/PWS/NOIDA]" w:date="2022-07-21T21:48:00Z">
              <w:r w:rsidRPr="001A13BC">
                <w:rPr>
                  <w:rFonts w:ascii="Times New Roman" w:hAnsi="Times New Roman"/>
                  <w:color w:val="auto"/>
                </w:rPr>
                <w:t xml:space="preserve">P/F/F#/NA:  </w:t>
              </w:r>
            </w:ins>
          </w:p>
        </w:tc>
      </w:tr>
      <w:tr w:rsidR="00D740A9" w14:paraId="08736973" w14:textId="77777777" w:rsidTr="00CF1925">
        <w:trPr>
          <w:cantSplit/>
          <w:trHeight w:val="316"/>
          <w:ins w:id="1483" w:author="Jindal, Deepak [AUTOSOL/PWS/NOIDA]" w:date="2022-07-21T21:48:00Z"/>
        </w:trPr>
        <w:tc>
          <w:tcPr>
            <w:tcW w:w="9450" w:type="dxa"/>
            <w:gridSpan w:val="3"/>
            <w:tcBorders>
              <w:top w:val="single" w:sz="6" w:space="0" w:color="auto"/>
              <w:left w:val="single" w:sz="4" w:space="0" w:color="auto"/>
              <w:bottom w:val="single" w:sz="6" w:space="0" w:color="auto"/>
              <w:right w:val="single" w:sz="4" w:space="0" w:color="auto"/>
            </w:tcBorders>
          </w:tcPr>
          <w:p w14:paraId="20055AA7" w14:textId="77777777" w:rsidR="00D740A9" w:rsidRDefault="00D740A9" w:rsidP="00CF1925">
            <w:pPr>
              <w:pStyle w:val="CellBody"/>
              <w:rPr>
                <w:ins w:id="1484" w:author="Jindal, Deepak [AUTOSOL/PWS/NOIDA]" w:date="2022-07-21T21:48:00Z"/>
              </w:rPr>
            </w:pPr>
            <w:ins w:id="1485" w:author="Jindal, Deepak [AUTOSOL/PWS/NOIDA]" w:date="2022-07-21T21:48:00Z">
              <w:r>
                <w:t>Comments:</w:t>
              </w:r>
            </w:ins>
          </w:p>
        </w:tc>
      </w:tr>
    </w:tbl>
    <w:p w14:paraId="46802D84" w14:textId="5ACC2D3D" w:rsidR="00226EE9" w:rsidRDefault="00226EE9">
      <w:pPr>
        <w:pStyle w:val="SectL2"/>
        <w:tabs>
          <w:tab w:val="clear" w:pos="1080"/>
        </w:tabs>
        <w:spacing w:after="120"/>
        <w:rPr>
          <w:ins w:id="1486" w:author="Jindal, Deepak [AUTOSOL/PWS/NOIDA]" w:date="2022-06-19T14:25:00Z"/>
        </w:rPr>
        <w:pPrChange w:id="1487" w:author="Jindal, Deepak [AUTOSOL/PWS/NOIDA]" w:date="2022-06-19T14:41:00Z">
          <w:pPr>
            <w:pStyle w:val="SectL2"/>
            <w:numPr>
              <w:ilvl w:val="1"/>
              <w:numId w:val="181"/>
            </w:numPr>
            <w:tabs>
              <w:tab w:val="clear" w:pos="1080"/>
              <w:tab w:val="num" w:pos="1440"/>
            </w:tabs>
            <w:spacing w:after="120"/>
            <w:ind w:left="1440" w:hanging="720"/>
          </w:pPr>
        </w:pPrChange>
      </w:pPr>
      <w:ins w:id="1488" w:author="Jindal, Deepak [AUTOSOL/PWS/NOIDA]" w:date="2022-06-19T14:25:00Z">
        <w:r>
          <w:br w:type="page"/>
        </w:r>
      </w:ins>
    </w:p>
    <w:p w14:paraId="4FDD1551" w14:textId="1623663A" w:rsidR="00152E59" w:rsidRDefault="00152E59" w:rsidP="00152E59">
      <w:pPr>
        <w:pStyle w:val="SectL2"/>
        <w:numPr>
          <w:ilvl w:val="3"/>
          <w:numId w:val="6"/>
        </w:numPr>
        <w:spacing w:after="120"/>
        <w:rPr>
          <w:ins w:id="1489" w:author="Jindal, Deepak [AUTOSOL/PWS/NOIDA]" w:date="2022-06-19T15:14:00Z"/>
        </w:rPr>
      </w:pPr>
      <w:bookmarkStart w:id="1490" w:name="_Toc108469354"/>
      <w:bookmarkStart w:id="1491" w:name="_Toc108469845"/>
      <w:ins w:id="1492" w:author="Jindal, Deepak [AUTOSOL/PWS/NOIDA]" w:date="2022-06-19T14:50:00Z">
        <w:r w:rsidRPr="00152E59">
          <w:lastRenderedPageBreak/>
          <w:t>Ovation Control builder</w:t>
        </w:r>
      </w:ins>
      <w:bookmarkEnd w:id="1490"/>
      <w:bookmarkEnd w:id="1491"/>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37363" w:rsidRPr="003A700C" w14:paraId="2213EA3F" w14:textId="77777777" w:rsidTr="003D531E">
        <w:trPr>
          <w:cantSplit/>
          <w:trHeight w:val="316"/>
          <w:ins w:id="1493" w:author="Jindal, Deepak [AUTOSOL/PWS/NOIDA]" w:date="2022-06-19T15:14: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0E87D18" w14:textId="2FAAC2B7" w:rsidR="00F37363" w:rsidRPr="003D531E" w:rsidRDefault="00F37363" w:rsidP="003D531E">
            <w:pPr>
              <w:pStyle w:val="CellBody"/>
              <w:numPr>
                <w:ilvl w:val="4"/>
                <w:numId w:val="6"/>
              </w:numPr>
              <w:rPr>
                <w:ins w:id="1494" w:author="Jindal, Deepak [AUTOSOL/PWS/NOIDA]" w:date="2022-06-19T15:14:00Z"/>
                <w:b/>
              </w:rPr>
            </w:pPr>
            <w:ins w:id="1495" w:author="Jindal, Deepak [AUTOSOL/PWS/NOIDA]" w:date="2022-06-19T15:14:00Z">
              <w:r w:rsidRPr="003D531E">
                <w:rPr>
                  <w:b/>
                </w:rPr>
                <w:t xml:space="preserve">Test : </w:t>
              </w:r>
              <w:r w:rsidR="00836213">
                <w:rPr>
                  <w:b/>
                </w:rPr>
                <w:t xml:space="preserve">Verify </w:t>
              </w:r>
            </w:ins>
            <w:ins w:id="1496" w:author="Jindal, Deepak [AUTOSOL/PWS/NOIDA]" w:date="2022-06-19T15:15:00Z">
              <w:r w:rsidR="00836213">
                <w:rPr>
                  <w:b/>
                </w:rPr>
                <w:t xml:space="preserve">basic functionality of </w:t>
              </w:r>
              <w:r w:rsidR="00836213" w:rsidRPr="003D531E">
                <w:rPr>
                  <w:b/>
                </w:rPr>
                <w:t>Ovation Control builder and list down below the verified operations &amp; tests</w:t>
              </w:r>
            </w:ins>
          </w:p>
        </w:tc>
      </w:tr>
      <w:tr w:rsidR="00F37363" w14:paraId="27B80BB7" w14:textId="77777777" w:rsidTr="003D531E">
        <w:trPr>
          <w:cantSplit/>
          <w:trHeight w:val="316"/>
          <w:ins w:id="1497" w:author="Jindal, Deepak [AUTOSOL/PWS/NOIDA]" w:date="2022-06-19T15:14:00Z"/>
        </w:trPr>
        <w:tc>
          <w:tcPr>
            <w:tcW w:w="2340" w:type="dxa"/>
            <w:tcBorders>
              <w:top w:val="single" w:sz="6" w:space="0" w:color="auto"/>
              <w:left w:val="single" w:sz="4" w:space="0" w:color="auto"/>
              <w:bottom w:val="single" w:sz="4" w:space="0" w:color="auto"/>
              <w:right w:val="single" w:sz="4" w:space="0" w:color="auto"/>
            </w:tcBorders>
          </w:tcPr>
          <w:p w14:paraId="710E3558" w14:textId="77777777" w:rsidR="00F37363" w:rsidRDefault="00F37363" w:rsidP="003D531E">
            <w:pPr>
              <w:pStyle w:val="CellBody"/>
              <w:rPr>
                <w:ins w:id="1498" w:author="Jindal, Deepak [AUTOSOL/PWS/NOIDA]" w:date="2022-06-19T15:14:00Z"/>
                <w:rFonts w:ascii="Times New Roman" w:hAnsi="Times New Roman"/>
                <w:color w:val="auto"/>
              </w:rPr>
            </w:pPr>
            <w:ins w:id="1499" w:author="Jindal, Deepak [AUTOSOL/PWS/NOIDA]" w:date="2022-06-19T15:14: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49217597" w14:textId="77777777" w:rsidR="00F37363" w:rsidRDefault="00F37363" w:rsidP="003D531E">
            <w:pPr>
              <w:pStyle w:val="CellBody"/>
              <w:rPr>
                <w:ins w:id="1500" w:author="Jindal, Deepak [AUTOSOL/PWS/NOIDA]" w:date="2022-06-19T15:14:00Z"/>
                <w:rFonts w:ascii="Times New Roman" w:hAnsi="Times New Roman"/>
                <w:color w:val="auto"/>
              </w:rPr>
            </w:pPr>
            <w:ins w:id="1501" w:author="Jindal, Deepak [AUTOSOL/PWS/NOIDA]" w:date="2022-06-19T15:14: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23A90F2E" w14:textId="77777777" w:rsidR="00F37363" w:rsidRDefault="00F37363" w:rsidP="003D531E">
            <w:pPr>
              <w:pStyle w:val="CellBody"/>
              <w:rPr>
                <w:ins w:id="1502" w:author="Jindal, Deepak [AUTOSOL/PWS/NOIDA]" w:date="2022-06-19T15:14:00Z"/>
                <w:rFonts w:ascii="Times New Roman" w:hAnsi="Times New Roman"/>
                <w:color w:val="auto"/>
              </w:rPr>
            </w:pPr>
            <w:ins w:id="1503" w:author="Jindal, Deepak [AUTOSOL/PWS/NOIDA]" w:date="2022-06-19T15:14:00Z">
              <w:r>
                <w:rPr>
                  <w:rFonts w:ascii="Times New Roman" w:hAnsi="Times New Roman"/>
                  <w:color w:val="auto"/>
                </w:rPr>
                <w:t xml:space="preserve"> </w:t>
              </w:r>
            </w:ins>
          </w:p>
        </w:tc>
      </w:tr>
      <w:tr w:rsidR="00F37363" w14:paraId="752924F4" w14:textId="77777777" w:rsidTr="003D531E">
        <w:trPr>
          <w:cantSplit/>
          <w:trHeight w:val="316"/>
          <w:ins w:id="1504" w:author="Jindal, Deepak [AUTOSOL/PWS/NOIDA]" w:date="2022-06-19T15:14:00Z"/>
        </w:trPr>
        <w:tc>
          <w:tcPr>
            <w:tcW w:w="7380" w:type="dxa"/>
            <w:gridSpan w:val="2"/>
            <w:tcBorders>
              <w:top w:val="single" w:sz="6" w:space="0" w:color="auto"/>
              <w:left w:val="single" w:sz="4" w:space="0" w:color="auto"/>
              <w:bottom w:val="single" w:sz="4" w:space="0" w:color="auto"/>
              <w:right w:val="single" w:sz="4" w:space="0" w:color="auto"/>
            </w:tcBorders>
          </w:tcPr>
          <w:p w14:paraId="5AA62134" w14:textId="77777777" w:rsidR="00F37363" w:rsidRDefault="00F37363" w:rsidP="003D531E">
            <w:pPr>
              <w:pStyle w:val="CellBody"/>
              <w:numPr>
                <w:ilvl w:val="0"/>
                <w:numId w:val="159"/>
              </w:numPr>
              <w:rPr>
                <w:ins w:id="1505" w:author="Jindal, Deepak [AUTOSOL/PWS/NOIDA]" w:date="2022-06-19T15:1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254AACC" w14:textId="77777777" w:rsidR="00F37363" w:rsidRDefault="00F37363" w:rsidP="003D531E">
            <w:pPr>
              <w:pStyle w:val="CellBody"/>
              <w:rPr>
                <w:ins w:id="1506" w:author="Jindal, Deepak [AUTOSOL/PWS/NOIDA]" w:date="2022-06-19T15:14:00Z"/>
                <w:rFonts w:ascii="Times New Roman" w:hAnsi="Times New Roman"/>
                <w:color w:val="auto"/>
              </w:rPr>
            </w:pPr>
            <w:ins w:id="1507" w:author="Jindal, Deepak [AUTOSOL/PWS/NOIDA]" w:date="2022-06-19T15:14:00Z">
              <w:r>
                <w:rPr>
                  <w:rFonts w:ascii="Times New Roman" w:hAnsi="Times New Roman"/>
                  <w:color w:val="auto"/>
                </w:rPr>
                <w:t xml:space="preserve">P/F/F#/NA:  </w:t>
              </w:r>
            </w:ins>
          </w:p>
        </w:tc>
      </w:tr>
      <w:tr w:rsidR="00F37363" w14:paraId="036A20C2" w14:textId="77777777" w:rsidTr="003D531E">
        <w:trPr>
          <w:cantSplit/>
          <w:trHeight w:val="316"/>
          <w:ins w:id="1508" w:author="Jindal, Deepak [AUTOSOL/PWS/NOIDA]" w:date="2022-06-19T15:14:00Z"/>
        </w:trPr>
        <w:tc>
          <w:tcPr>
            <w:tcW w:w="7380" w:type="dxa"/>
            <w:gridSpan w:val="2"/>
            <w:tcBorders>
              <w:top w:val="single" w:sz="6" w:space="0" w:color="auto"/>
              <w:left w:val="single" w:sz="4" w:space="0" w:color="auto"/>
              <w:bottom w:val="single" w:sz="4" w:space="0" w:color="auto"/>
              <w:right w:val="single" w:sz="4" w:space="0" w:color="auto"/>
            </w:tcBorders>
          </w:tcPr>
          <w:p w14:paraId="467BA478" w14:textId="77777777" w:rsidR="00F37363" w:rsidRDefault="00F37363" w:rsidP="003D531E">
            <w:pPr>
              <w:pStyle w:val="CellBody"/>
              <w:numPr>
                <w:ilvl w:val="0"/>
                <w:numId w:val="159"/>
              </w:numPr>
              <w:rPr>
                <w:ins w:id="1509" w:author="Jindal, Deepak [AUTOSOL/PWS/NOIDA]" w:date="2022-06-19T15:1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06164F1" w14:textId="77777777" w:rsidR="00F37363" w:rsidRDefault="00F37363" w:rsidP="003D531E">
            <w:pPr>
              <w:pStyle w:val="CellBody"/>
              <w:rPr>
                <w:ins w:id="1510" w:author="Jindal, Deepak [AUTOSOL/PWS/NOIDA]" w:date="2022-06-19T15:14:00Z"/>
                <w:rFonts w:ascii="Times New Roman" w:hAnsi="Times New Roman"/>
                <w:color w:val="auto"/>
              </w:rPr>
            </w:pPr>
            <w:ins w:id="1511" w:author="Jindal, Deepak [AUTOSOL/PWS/NOIDA]" w:date="2022-06-19T15:14:00Z">
              <w:r w:rsidRPr="001A13BC">
                <w:rPr>
                  <w:rFonts w:ascii="Times New Roman" w:hAnsi="Times New Roman"/>
                  <w:color w:val="auto"/>
                </w:rPr>
                <w:t xml:space="preserve">P/F/F#/NA:  </w:t>
              </w:r>
            </w:ins>
          </w:p>
        </w:tc>
      </w:tr>
      <w:tr w:rsidR="00F37363" w14:paraId="70F4912D" w14:textId="77777777" w:rsidTr="003D531E">
        <w:trPr>
          <w:cantSplit/>
          <w:trHeight w:val="316"/>
          <w:ins w:id="1512" w:author="Jindal, Deepak [AUTOSOL/PWS/NOIDA]" w:date="2022-06-19T15:14:00Z"/>
        </w:trPr>
        <w:tc>
          <w:tcPr>
            <w:tcW w:w="7380" w:type="dxa"/>
            <w:gridSpan w:val="2"/>
            <w:tcBorders>
              <w:top w:val="single" w:sz="6" w:space="0" w:color="auto"/>
              <w:left w:val="single" w:sz="4" w:space="0" w:color="auto"/>
              <w:bottom w:val="single" w:sz="4" w:space="0" w:color="auto"/>
              <w:right w:val="single" w:sz="4" w:space="0" w:color="auto"/>
            </w:tcBorders>
          </w:tcPr>
          <w:p w14:paraId="19777697" w14:textId="77777777" w:rsidR="00F37363" w:rsidRDefault="00F37363" w:rsidP="003D531E">
            <w:pPr>
              <w:pStyle w:val="CellBody"/>
              <w:numPr>
                <w:ilvl w:val="0"/>
                <w:numId w:val="159"/>
              </w:numPr>
              <w:rPr>
                <w:ins w:id="1513" w:author="Jindal, Deepak [AUTOSOL/PWS/NOIDA]" w:date="2022-06-19T15:1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70D369B" w14:textId="77777777" w:rsidR="00F37363" w:rsidRDefault="00F37363" w:rsidP="003D531E">
            <w:pPr>
              <w:pStyle w:val="CellBody"/>
              <w:rPr>
                <w:ins w:id="1514" w:author="Jindal, Deepak [AUTOSOL/PWS/NOIDA]" w:date="2022-06-19T15:14:00Z"/>
                <w:rFonts w:ascii="Times New Roman" w:hAnsi="Times New Roman"/>
                <w:color w:val="auto"/>
              </w:rPr>
            </w:pPr>
            <w:ins w:id="1515" w:author="Jindal, Deepak [AUTOSOL/PWS/NOIDA]" w:date="2022-06-19T15:14:00Z">
              <w:r w:rsidRPr="001A13BC">
                <w:rPr>
                  <w:rFonts w:ascii="Times New Roman" w:hAnsi="Times New Roman"/>
                  <w:color w:val="auto"/>
                </w:rPr>
                <w:t xml:space="preserve">P/F/F#/NA:  </w:t>
              </w:r>
            </w:ins>
          </w:p>
        </w:tc>
      </w:tr>
      <w:tr w:rsidR="00F37363" w14:paraId="28504CF1" w14:textId="77777777" w:rsidTr="003D531E">
        <w:trPr>
          <w:cantSplit/>
          <w:trHeight w:val="316"/>
          <w:ins w:id="1516" w:author="Jindal, Deepak [AUTOSOL/PWS/NOIDA]" w:date="2022-06-19T15:14:00Z"/>
        </w:trPr>
        <w:tc>
          <w:tcPr>
            <w:tcW w:w="7380" w:type="dxa"/>
            <w:gridSpan w:val="2"/>
            <w:tcBorders>
              <w:top w:val="single" w:sz="6" w:space="0" w:color="auto"/>
              <w:left w:val="single" w:sz="4" w:space="0" w:color="auto"/>
              <w:bottom w:val="single" w:sz="4" w:space="0" w:color="auto"/>
              <w:right w:val="single" w:sz="4" w:space="0" w:color="auto"/>
            </w:tcBorders>
          </w:tcPr>
          <w:p w14:paraId="71726661" w14:textId="77777777" w:rsidR="00F37363" w:rsidRDefault="00F37363" w:rsidP="003D531E">
            <w:pPr>
              <w:pStyle w:val="CellBody"/>
              <w:numPr>
                <w:ilvl w:val="0"/>
                <w:numId w:val="159"/>
              </w:numPr>
              <w:rPr>
                <w:ins w:id="1517" w:author="Jindal, Deepak [AUTOSOL/PWS/NOIDA]" w:date="2022-06-19T15:1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CCE7AF8" w14:textId="77777777" w:rsidR="00F37363" w:rsidRDefault="00F37363" w:rsidP="003D531E">
            <w:pPr>
              <w:pStyle w:val="CellBody"/>
              <w:rPr>
                <w:ins w:id="1518" w:author="Jindal, Deepak [AUTOSOL/PWS/NOIDA]" w:date="2022-06-19T15:14:00Z"/>
                <w:rFonts w:ascii="Times New Roman" w:hAnsi="Times New Roman"/>
                <w:color w:val="auto"/>
              </w:rPr>
            </w:pPr>
            <w:ins w:id="1519" w:author="Jindal, Deepak [AUTOSOL/PWS/NOIDA]" w:date="2022-06-19T15:14:00Z">
              <w:r w:rsidRPr="001A13BC">
                <w:rPr>
                  <w:rFonts w:ascii="Times New Roman" w:hAnsi="Times New Roman"/>
                  <w:color w:val="auto"/>
                </w:rPr>
                <w:t xml:space="preserve">P/F/F#/NA:  </w:t>
              </w:r>
            </w:ins>
          </w:p>
        </w:tc>
      </w:tr>
      <w:tr w:rsidR="00F37363" w14:paraId="5F1908EF" w14:textId="77777777" w:rsidTr="003D531E">
        <w:trPr>
          <w:cantSplit/>
          <w:trHeight w:val="316"/>
          <w:ins w:id="1520" w:author="Jindal, Deepak [AUTOSOL/PWS/NOIDA]" w:date="2022-06-19T15:14:00Z"/>
        </w:trPr>
        <w:tc>
          <w:tcPr>
            <w:tcW w:w="7380" w:type="dxa"/>
            <w:gridSpan w:val="2"/>
            <w:tcBorders>
              <w:top w:val="single" w:sz="6" w:space="0" w:color="auto"/>
              <w:left w:val="single" w:sz="4" w:space="0" w:color="auto"/>
              <w:bottom w:val="single" w:sz="4" w:space="0" w:color="auto"/>
              <w:right w:val="single" w:sz="4" w:space="0" w:color="auto"/>
            </w:tcBorders>
          </w:tcPr>
          <w:p w14:paraId="2BA49304" w14:textId="77777777" w:rsidR="00F37363" w:rsidRDefault="00F37363" w:rsidP="003D531E">
            <w:pPr>
              <w:pStyle w:val="CellBody"/>
              <w:numPr>
                <w:ilvl w:val="0"/>
                <w:numId w:val="159"/>
              </w:numPr>
              <w:rPr>
                <w:ins w:id="1521" w:author="Jindal, Deepak [AUTOSOL/PWS/NOIDA]" w:date="2022-06-19T15:14: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63A8D5A5" w14:textId="77777777" w:rsidR="00F37363" w:rsidRDefault="00F37363" w:rsidP="003D531E">
            <w:pPr>
              <w:pStyle w:val="CellBody"/>
              <w:rPr>
                <w:ins w:id="1522" w:author="Jindal, Deepak [AUTOSOL/PWS/NOIDA]" w:date="2022-06-19T15:14:00Z"/>
                <w:rFonts w:ascii="Times New Roman" w:hAnsi="Times New Roman"/>
                <w:color w:val="auto"/>
              </w:rPr>
            </w:pPr>
            <w:ins w:id="1523" w:author="Jindal, Deepak [AUTOSOL/PWS/NOIDA]" w:date="2022-06-19T15:14:00Z">
              <w:r w:rsidRPr="001A13BC">
                <w:rPr>
                  <w:rFonts w:ascii="Times New Roman" w:hAnsi="Times New Roman"/>
                  <w:color w:val="auto"/>
                </w:rPr>
                <w:t xml:space="preserve">P/F/F#/NA:  </w:t>
              </w:r>
            </w:ins>
          </w:p>
        </w:tc>
      </w:tr>
      <w:tr w:rsidR="00F37363" w14:paraId="5659AA7E" w14:textId="77777777" w:rsidTr="003D531E">
        <w:trPr>
          <w:cantSplit/>
          <w:trHeight w:val="316"/>
          <w:ins w:id="1524" w:author="Jindal, Deepak [AUTOSOL/PWS/NOIDA]" w:date="2022-06-19T15:14:00Z"/>
        </w:trPr>
        <w:tc>
          <w:tcPr>
            <w:tcW w:w="9450" w:type="dxa"/>
            <w:gridSpan w:val="3"/>
            <w:tcBorders>
              <w:top w:val="single" w:sz="6" w:space="0" w:color="auto"/>
              <w:left w:val="single" w:sz="4" w:space="0" w:color="auto"/>
              <w:bottom w:val="single" w:sz="6" w:space="0" w:color="auto"/>
              <w:right w:val="single" w:sz="4" w:space="0" w:color="auto"/>
            </w:tcBorders>
          </w:tcPr>
          <w:p w14:paraId="5E78AB8A" w14:textId="77777777" w:rsidR="00F37363" w:rsidRDefault="00F37363" w:rsidP="003D531E">
            <w:pPr>
              <w:pStyle w:val="CellBody"/>
              <w:rPr>
                <w:ins w:id="1525" w:author="Jindal, Deepak [AUTOSOL/PWS/NOIDA]" w:date="2022-06-19T15:14:00Z"/>
              </w:rPr>
            </w:pPr>
            <w:ins w:id="1526" w:author="Jindal, Deepak [AUTOSOL/PWS/NOIDA]" w:date="2022-06-19T15:14:00Z">
              <w:r>
                <w:t>Comments:</w:t>
              </w:r>
            </w:ins>
          </w:p>
        </w:tc>
      </w:tr>
    </w:tbl>
    <w:p w14:paraId="3B3B66EE" w14:textId="77777777" w:rsidR="00F37363" w:rsidRDefault="00F37363">
      <w:pPr>
        <w:pStyle w:val="SectL2"/>
        <w:tabs>
          <w:tab w:val="clear" w:pos="1080"/>
        </w:tabs>
        <w:spacing w:after="120"/>
        <w:ind w:left="0" w:firstLine="0"/>
        <w:rPr>
          <w:ins w:id="1527" w:author="Jindal, Deepak [AUTOSOL/PWS/NOIDA]" w:date="2022-06-19T15:09:00Z"/>
        </w:rPr>
        <w:pPrChange w:id="1528" w:author="Jindal, Deepak [AUTOSOL/PWS/NOIDA]" w:date="2022-06-19T15:14:00Z">
          <w:pPr>
            <w:pStyle w:val="SectL2"/>
            <w:numPr>
              <w:ilvl w:val="3"/>
              <w:numId w:val="6"/>
            </w:numPr>
            <w:tabs>
              <w:tab w:val="clear" w:pos="1080"/>
            </w:tabs>
            <w:spacing w:after="120"/>
            <w:ind w:left="0" w:firstLine="0"/>
          </w:pPr>
        </w:pPrChange>
      </w:pPr>
    </w:p>
    <w:tbl>
      <w:tblPr>
        <w:tblW w:w="0" w:type="auto"/>
        <w:tblInd w:w="5" w:type="dxa"/>
        <w:tblLayout w:type="fixed"/>
        <w:tblCellMar>
          <w:left w:w="0" w:type="dxa"/>
          <w:right w:w="0" w:type="dxa"/>
        </w:tblCellMar>
        <w:tblLook w:val="0000" w:firstRow="0" w:lastRow="0" w:firstColumn="0" w:lastColumn="0" w:noHBand="0" w:noVBand="0"/>
      </w:tblPr>
      <w:tblGrid>
        <w:gridCol w:w="1440"/>
        <w:gridCol w:w="1170"/>
        <w:gridCol w:w="810"/>
        <w:gridCol w:w="450"/>
        <w:gridCol w:w="1080"/>
        <w:gridCol w:w="1080"/>
        <w:gridCol w:w="1065"/>
        <w:gridCol w:w="1095"/>
        <w:gridCol w:w="1260"/>
      </w:tblGrid>
      <w:tr w:rsidR="00F37363" w14:paraId="421C557A" w14:textId="77777777" w:rsidTr="003D531E">
        <w:trPr>
          <w:cantSplit/>
          <w:trHeight w:val="316"/>
          <w:ins w:id="1529" w:author="Jindal, Deepak [AUTOSOL/PWS/NOIDA]" w:date="2022-06-19T15:10:00Z"/>
        </w:trPr>
        <w:tc>
          <w:tcPr>
            <w:tcW w:w="9450" w:type="dxa"/>
            <w:gridSpan w:val="9"/>
            <w:tcBorders>
              <w:top w:val="single" w:sz="4" w:space="0" w:color="auto"/>
              <w:left w:val="single" w:sz="4" w:space="0" w:color="auto"/>
              <w:bottom w:val="single" w:sz="4" w:space="0" w:color="auto"/>
              <w:right w:val="single" w:sz="4" w:space="0" w:color="auto"/>
            </w:tcBorders>
            <w:shd w:val="pct10" w:color="auto" w:fill="FFFFFF"/>
          </w:tcPr>
          <w:p w14:paraId="783C7333" w14:textId="2E342054" w:rsidR="00F37363" w:rsidRDefault="00F37363">
            <w:pPr>
              <w:pStyle w:val="CellBody"/>
              <w:numPr>
                <w:ilvl w:val="4"/>
                <w:numId w:val="6"/>
              </w:numPr>
              <w:rPr>
                <w:ins w:id="1530" w:author="Jindal, Deepak [AUTOSOL/PWS/NOIDA]" w:date="2022-06-19T15:10:00Z"/>
              </w:rPr>
              <w:pPrChange w:id="1531" w:author="Jindal, Deepak [AUTOSOL/PWS/NOIDA]" w:date="2022-06-19T15:10:00Z">
                <w:pPr>
                  <w:pStyle w:val="CellBody"/>
                  <w:numPr>
                    <w:numId w:val="6"/>
                  </w:numPr>
                </w:pPr>
              </w:pPrChange>
            </w:pPr>
            <w:ins w:id="1532" w:author="Jindal, Deepak [AUTOSOL/PWS/NOIDA]" w:date="2022-06-19T15:10:00Z">
              <w:r w:rsidRPr="00F37363">
                <w:rPr>
                  <w:b/>
                  <w:rPrChange w:id="1533" w:author="Jindal, Deepak [AUTOSOL/PWS/NOIDA]" w:date="2022-06-19T15:10:00Z">
                    <w:rPr>
                      <w:b/>
                      <w:u w:val="single"/>
                    </w:rPr>
                  </w:rPrChange>
                </w:rPr>
                <w:t>Test:</w:t>
              </w:r>
              <w:r w:rsidRPr="00F37363">
                <w:rPr>
                  <w:b/>
                  <w:rPrChange w:id="1534" w:author="Jindal, Deepak [AUTOSOL/PWS/NOIDA]" w:date="2022-06-19T15:10:00Z">
                    <w:rPr/>
                  </w:rPrChange>
                </w:rPr>
                <w:t xml:space="preserve"> </w:t>
              </w:r>
              <w:r>
                <w:rPr>
                  <w:b/>
                </w:rPr>
                <w:t>Run the listed tests using sheets</w:t>
              </w:r>
              <w:r w:rsidRPr="00F37363">
                <w:rPr>
                  <w:b/>
                  <w:rPrChange w:id="1535" w:author="Jindal, Deepak [AUTOSOL/PWS/NOIDA]" w:date="2022-06-19T15:10:00Z">
                    <w:rPr/>
                  </w:rPrChange>
                </w:rPr>
                <w:t>. Mark each test result as “P” or “F” (Pass/ Fail).</w:t>
              </w:r>
            </w:ins>
          </w:p>
        </w:tc>
      </w:tr>
      <w:tr w:rsidR="00F37363" w14:paraId="3BBF432E" w14:textId="77777777" w:rsidTr="003D531E">
        <w:trPr>
          <w:cantSplit/>
          <w:trHeight w:val="316"/>
          <w:ins w:id="1536" w:author="Jindal, Deepak [AUTOSOL/PWS/NOIDA]" w:date="2022-06-19T15:10:00Z"/>
        </w:trPr>
        <w:tc>
          <w:tcPr>
            <w:tcW w:w="1440" w:type="dxa"/>
            <w:tcBorders>
              <w:top w:val="single" w:sz="6" w:space="0" w:color="auto"/>
              <w:left w:val="single" w:sz="4" w:space="0" w:color="auto"/>
              <w:bottom w:val="single" w:sz="4" w:space="0" w:color="auto"/>
              <w:right w:val="single" w:sz="6" w:space="0" w:color="auto"/>
            </w:tcBorders>
          </w:tcPr>
          <w:p w14:paraId="5407FD2A" w14:textId="77777777" w:rsidR="00F37363" w:rsidRDefault="00F37363" w:rsidP="003D531E">
            <w:pPr>
              <w:pStyle w:val="CellBody"/>
              <w:rPr>
                <w:ins w:id="1537" w:author="Jindal, Deepak [AUTOSOL/PWS/NOIDA]" w:date="2022-06-19T15:10:00Z"/>
              </w:rPr>
            </w:pPr>
            <w:ins w:id="1538" w:author="Jindal, Deepak [AUTOSOL/PWS/NOIDA]" w:date="2022-06-19T15:10:00Z">
              <w:r>
                <w:t xml:space="preserve">Date: </w:t>
              </w:r>
            </w:ins>
          </w:p>
        </w:tc>
        <w:tc>
          <w:tcPr>
            <w:tcW w:w="1980" w:type="dxa"/>
            <w:gridSpan w:val="2"/>
            <w:tcBorders>
              <w:top w:val="single" w:sz="6" w:space="0" w:color="auto"/>
              <w:left w:val="single" w:sz="6" w:space="0" w:color="auto"/>
              <w:bottom w:val="single" w:sz="4" w:space="0" w:color="auto"/>
              <w:right w:val="single" w:sz="6" w:space="0" w:color="auto"/>
            </w:tcBorders>
          </w:tcPr>
          <w:p w14:paraId="518817E9" w14:textId="77777777" w:rsidR="00F37363" w:rsidRDefault="00F37363" w:rsidP="003D531E">
            <w:pPr>
              <w:pStyle w:val="CellBody"/>
              <w:rPr>
                <w:ins w:id="1539" w:author="Jindal, Deepak [AUTOSOL/PWS/NOIDA]" w:date="2022-06-19T15:10:00Z"/>
              </w:rPr>
            </w:pPr>
            <w:ins w:id="1540" w:author="Jindal, Deepak [AUTOSOL/PWS/NOIDA]" w:date="2022-06-19T15:10:00Z">
              <w:r>
                <w:t xml:space="preserve">Initials: </w:t>
              </w:r>
            </w:ins>
          </w:p>
        </w:tc>
        <w:tc>
          <w:tcPr>
            <w:tcW w:w="6030" w:type="dxa"/>
            <w:gridSpan w:val="6"/>
            <w:tcBorders>
              <w:top w:val="single" w:sz="6" w:space="0" w:color="auto"/>
              <w:left w:val="single" w:sz="6" w:space="0" w:color="auto"/>
              <w:bottom w:val="single" w:sz="4" w:space="0" w:color="auto"/>
              <w:right w:val="single" w:sz="4" w:space="0" w:color="auto"/>
            </w:tcBorders>
          </w:tcPr>
          <w:p w14:paraId="6D0A35CF" w14:textId="77777777" w:rsidR="00F37363" w:rsidRDefault="00F37363" w:rsidP="003D531E">
            <w:pPr>
              <w:pStyle w:val="CellBody"/>
              <w:rPr>
                <w:ins w:id="1541" w:author="Jindal, Deepak [AUTOSOL/PWS/NOIDA]" w:date="2022-06-19T15:10:00Z"/>
              </w:rPr>
            </w:pPr>
            <w:ins w:id="1542" w:author="Jindal, Deepak [AUTOSOL/PWS/NOIDA]" w:date="2022-06-19T15:10:00Z">
              <w:r>
                <w:t xml:space="preserve">Findings#   </w:t>
              </w:r>
              <w:r>
                <w:rPr>
                  <w:u w:val="single"/>
                </w:rPr>
                <w:t xml:space="preserve">Pass/Fail </w:t>
              </w:r>
            </w:ins>
          </w:p>
        </w:tc>
      </w:tr>
      <w:tr w:rsidR="00F37363" w14:paraId="68E78968" w14:textId="77777777" w:rsidTr="003D531E">
        <w:trPr>
          <w:cantSplit/>
          <w:trHeight w:val="317"/>
          <w:ins w:id="1543" w:author="Jindal, Deepak [AUTOSOL/PWS/NOIDA]" w:date="2022-06-19T15:10:00Z"/>
        </w:trPr>
        <w:tc>
          <w:tcPr>
            <w:tcW w:w="1440" w:type="dxa"/>
            <w:tcBorders>
              <w:top w:val="single" w:sz="6" w:space="0" w:color="auto"/>
              <w:left w:val="single" w:sz="4" w:space="0" w:color="auto"/>
              <w:bottom w:val="single" w:sz="6" w:space="0" w:color="auto"/>
              <w:right w:val="single" w:sz="4" w:space="0" w:color="auto"/>
            </w:tcBorders>
          </w:tcPr>
          <w:p w14:paraId="338114A7" w14:textId="77777777" w:rsidR="00F37363" w:rsidRDefault="00F37363" w:rsidP="003D531E">
            <w:pPr>
              <w:pStyle w:val="CellBody"/>
              <w:rPr>
                <w:ins w:id="1544" w:author="Jindal, Deepak [AUTOSOL/PWS/NOIDA]" w:date="2022-06-19T15:10:00Z"/>
              </w:rPr>
            </w:pPr>
            <w:ins w:id="1545" w:author="Jindal, Deepak [AUTOSOL/PWS/NOIDA]" w:date="2022-06-19T15:10:00Z">
              <w:r>
                <w:t>XPID</w:t>
              </w:r>
              <w:r>
                <w:br/>
              </w:r>
            </w:ins>
          </w:p>
        </w:tc>
        <w:tc>
          <w:tcPr>
            <w:tcW w:w="1170" w:type="dxa"/>
            <w:tcBorders>
              <w:top w:val="single" w:sz="6" w:space="0" w:color="auto"/>
              <w:left w:val="single" w:sz="4" w:space="0" w:color="auto"/>
              <w:bottom w:val="single" w:sz="6" w:space="0" w:color="auto"/>
              <w:right w:val="single" w:sz="4" w:space="0" w:color="auto"/>
            </w:tcBorders>
          </w:tcPr>
          <w:p w14:paraId="7A021571" w14:textId="77777777" w:rsidR="00F37363" w:rsidRPr="0062703D" w:rsidRDefault="00F37363" w:rsidP="003D531E">
            <w:pPr>
              <w:pStyle w:val="CellBody"/>
              <w:rPr>
                <w:ins w:id="1546" w:author="Jindal, Deepak [AUTOSOL/PWS/NOIDA]" w:date="2022-06-19T15:10:00Z"/>
                <w:sz w:val="20"/>
              </w:rPr>
            </w:pPr>
            <w:ins w:id="1547" w:author="Jindal, Deepak [AUTOSOL/PWS/NOIDA]" w:date="2022-06-19T15:10:00Z">
              <w:r w:rsidRPr="0062703D">
                <w:rPr>
                  <w:sz w:val="20"/>
                </w:rPr>
                <w:t>Manual/Auto/Cascade</w:t>
              </w:r>
              <w:r>
                <w:rPr>
                  <w:sz w:val="20"/>
                </w:rPr>
                <w:t xml:space="preserve">: </w:t>
              </w:r>
              <w:r>
                <w:rPr>
                  <w:color w:val="0000FF"/>
                  <w:sz w:val="20"/>
                </w:rPr>
                <w:t xml:space="preserve"> </w:t>
              </w:r>
            </w:ins>
          </w:p>
        </w:tc>
        <w:tc>
          <w:tcPr>
            <w:tcW w:w="1260" w:type="dxa"/>
            <w:gridSpan w:val="2"/>
            <w:tcBorders>
              <w:top w:val="single" w:sz="6" w:space="0" w:color="auto"/>
              <w:left w:val="single" w:sz="4" w:space="0" w:color="auto"/>
              <w:bottom w:val="single" w:sz="6" w:space="0" w:color="auto"/>
              <w:right w:val="single" w:sz="4" w:space="0" w:color="auto"/>
            </w:tcBorders>
          </w:tcPr>
          <w:p w14:paraId="3CFD9AE5" w14:textId="77777777" w:rsidR="00F37363" w:rsidRPr="0062703D" w:rsidRDefault="00F37363" w:rsidP="003D531E">
            <w:pPr>
              <w:pStyle w:val="CellBody"/>
              <w:rPr>
                <w:ins w:id="1548" w:author="Jindal, Deepak [AUTOSOL/PWS/NOIDA]" w:date="2022-06-19T15:10:00Z"/>
                <w:sz w:val="20"/>
              </w:rPr>
            </w:pPr>
            <w:ins w:id="1549" w:author="Jindal, Deepak [AUTOSOL/PWS/NOIDA]" w:date="2022-06-19T15:10:00Z">
              <w:r w:rsidRPr="0062703D">
                <w:rPr>
                  <w:sz w:val="20"/>
                </w:rPr>
                <w:t>Raise/Lower</w:t>
              </w:r>
            </w:ins>
          </w:p>
          <w:p w14:paraId="682C0CFE" w14:textId="77777777" w:rsidR="00F37363" w:rsidRPr="0062703D" w:rsidRDefault="00F37363" w:rsidP="003D531E">
            <w:pPr>
              <w:pStyle w:val="CellBody"/>
              <w:rPr>
                <w:ins w:id="1550" w:author="Jindal, Deepak [AUTOSOL/PWS/NOIDA]" w:date="2022-06-19T15:10:00Z"/>
                <w:color w:val="0000FF"/>
              </w:rPr>
            </w:pPr>
            <w:ins w:id="1551" w:author="Jindal, Deepak [AUTOSOL/PWS/NOIDA]" w:date="2022-06-19T15:10:00Z">
              <w:r w:rsidRPr="0062703D">
                <w:rPr>
                  <w:sz w:val="20"/>
                </w:rPr>
                <w:t>Setpoint</w:t>
              </w:r>
              <w:r>
                <w:rPr>
                  <w:sz w:val="20"/>
                </w:rPr>
                <w:t xml:space="preserve">: </w:t>
              </w:r>
              <w:r>
                <w:rPr>
                  <w:color w:val="0000FF"/>
                  <w:sz w:val="20"/>
                </w:rPr>
                <w:t xml:space="preserve"> </w:t>
              </w:r>
            </w:ins>
          </w:p>
          <w:p w14:paraId="7CFB6940" w14:textId="77777777" w:rsidR="00F37363" w:rsidRPr="0062703D" w:rsidRDefault="00F37363" w:rsidP="003D531E">
            <w:pPr>
              <w:pStyle w:val="CellBody"/>
              <w:rPr>
                <w:ins w:id="1552" w:author="Jindal, Deepak [AUTOSOL/PWS/NOIDA]" w:date="2022-06-19T15:10:00Z"/>
                <w:sz w:val="20"/>
              </w:rPr>
            </w:pPr>
            <w:ins w:id="1553" w:author="Jindal, Deepak [AUTOSOL/PWS/NOIDA]" w:date="2022-06-19T15:10:00Z">
              <w:r w:rsidRPr="0062703D">
                <w:rPr>
                  <w:color w:val="auto"/>
                </w:rPr>
                <w:t xml:space="preserve"> </w:t>
              </w:r>
            </w:ins>
          </w:p>
        </w:tc>
        <w:tc>
          <w:tcPr>
            <w:tcW w:w="1080" w:type="dxa"/>
            <w:tcBorders>
              <w:top w:val="single" w:sz="6" w:space="0" w:color="auto"/>
              <w:left w:val="single" w:sz="4" w:space="0" w:color="auto"/>
              <w:bottom w:val="single" w:sz="6" w:space="0" w:color="auto"/>
              <w:right w:val="single" w:sz="4" w:space="0" w:color="auto"/>
            </w:tcBorders>
          </w:tcPr>
          <w:p w14:paraId="5401BB8D" w14:textId="77777777" w:rsidR="00F37363" w:rsidRPr="0062703D" w:rsidRDefault="00F37363" w:rsidP="003D531E">
            <w:pPr>
              <w:pStyle w:val="CellBody"/>
              <w:rPr>
                <w:ins w:id="1554" w:author="Jindal, Deepak [AUTOSOL/PWS/NOIDA]" w:date="2022-06-19T15:10:00Z"/>
                <w:sz w:val="20"/>
              </w:rPr>
            </w:pPr>
            <w:ins w:id="1555" w:author="Jindal, Deepak [AUTOSOL/PWS/NOIDA]" w:date="2022-06-19T15:10:00Z">
              <w:r w:rsidRPr="0062703D">
                <w:rPr>
                  <w:sz w:val="20"/>
                </w:rPr>
                <w:t>Raise/Lower</w:t>
              </w:r>
            </w:ins>
          </w:p>
          <w:p w14:paraId="61850170" w14:textId="77777777" w:rsidR="00F37363" w:rsidRPr="0062703D" w:rsidRDefault="00F37363" w:rsidP="003D531E">
            <w:pPr>
              <w:rPr>
                <w:ins w:id="1556" w:author="Jindal, Deepak [AUTOSOL/PWS/NOIDA]" w:date="2022-06-19T15:10:00Z"/>
                <w:rFonts w:ascii="Times" w:hAnsi="Times"/>
                <w:noProof/>
                <w:color w:val="0000FF"/>
                <w:sz w:val="24"/>
              </w:rPr>
            </w:pPr>
            <w:ins w:id="1557" w:author="Jindal, Deepak [AUTOSOL/PWS/NOIDA]" w:date="2022-06-19T15:10:00Z">
              <w:r w:rsidRPr="0062703D">
                <w:t>Output</w:t>
              </w:r>
              <w:r>
                <w:t xml:space="preserve">: </w:t>
              </w:r>
              <w:r>
                <w:rPr>
                  <w:color w:val="0000FF"/>
                </w:rPr>
                <w:t xml:space="preserve"> </w:t>
              </w:r>
            </w:ins>
          </w:p>
          <w:p w14:paraId="46951122" w14:textId="77777777" w:rsidR="00F37363" w:rsidRPr="0062703D" w:rsidRDefault="00F37363" w:rsidP="003D531E">
            <w:pPr>
              <w:pStyle w:val="CellBody"/>
              <w:rPr>
                <w:ins w:id="1558" w:author="Jindal, Deepak [AUTOSOL/PWS/NOIDA]" w:date="2022-06-19T15:10:00Z"/>
                <w:sz w:val="20"/>
              </w:rPr>
            </w:pPr>
          </w:p>
        </w:tc>
        <w:tc>
          <w:tcPr>
            <w:tcW w:w="1080" w:type="dxa"/>
            <w:tcBorders>
              <w:top w:val="single" w:sz="6" w:space="0" w:color="auto"/>
              <w:left w:val="single" w:sz="4" w:space="0" w:color="auto"/>
              <w:bottom w:val="single" w:sz="6" w:space="0" w:color="auto"/>
              <w:right w:val="single" w:sz="4" w:space="0" w:color="auto"/>
            </w:tcBorders>
          </w:tcPr>
          <w:p w14:paraId="5FBF3152" w14:textId="77777777" w:rsidR="00F37363" w:rsidRPr="0062703D" w:rsidRDefault="00F37363" w:rsidP="003D531E">
            <w:pPr>
              <w:pStyle w:val="CellBody"/>
              <w:rPr>
                <w:ins w:id="1559" w:author="Jindal, Deepak [AUTOSOL/PWS/NOIDA]" w:date="2022-06-19T15:10:00Z"/>
                <w:sz w:val="20"/>
              </w:rPr>
            </w:pPr>
            <w:ins w:id="1560" w:author="Jindal, Deepak [AUTOSOL/PWS/NOIDA]" w:date="2022-06-19T15:10:00Z">
              <w:r w:rsidRPr="0062703D">
                <w:rPr>
                  <w:sz w:val="20"/>
                </w:rPr>
                <w:t>Digital Entry</w:t>
              </w:r>
            </w:ins>
          </w:p>
          <w:p w14:paraId="44D40D2D" w14:textId="77777777" w:rsidR="00F37363" w:rsidRPr="0062703D" w:rsidRDefault="00F37363" w:rsidP="003D531E">
            <w:pPr>
              <w:pStyle w:val="CellBody"/>
              <w:rPr>
                <w:ins w:id="1561" w:author="Jindal, Deepak [AUTOSOL/PWS/NOIDA]" w:date="2022-06-19T15:10:00Z"/>
                <w:sz w:val="20"/>
              </w:rPr>
            </w:pPr>
            <w:ins w:id="1562" w:author="Jindal, Deepak [AUTOSOL/PWS/NOIDA]" w:date="2022-06-19T15:10:00Z">
              <w:r w:rsidRPr="0062703D">
                <w:rPr>
                  <w:sz w:val="20"/>
                </w:rPr>
                <w:t>Setpoint</w:t>
              </w:r>
              <w:r>
                <w:rPr>
                  <w:sz w:val="20"/>
                </w:rPr>
                <w:t>:</w:t>
              </w:r>
              <w:r>
                <w:rPr>
                  <w:color w:val="0000FF"/>
                  <w:sz w:val="20"/>
                </w:rPr>
                <w:t xml:space="preserve"> </w:t>
              </w:r>
            </w:ins>
          </w:p>
        </w:tc>
        <w:tc>
          <w:tcPr>
            <w:tcW w:w="1065" w:type="dxa"/>
            <w:tcBorders>
              <w:top w:val="single" w:sz="6" w:space="0" w:color="auto"/>
              <w:left w:val="single" w:sz="4" w:space="0" w:color="auto"/>
              <w:bottom w:val="single" w:sz="6" w:space="0" w:color="auto"/>
              <w:right w:val="single" w:sz="4" w:space="0" w:color="auto"/>
            </w:tcBorders>
          </w:tcPr>
          <w:p w14:paraId="160A50E4" w14:textId="77777777" w:rsidR="00F37363" w:rsidRPr="0062703D" w:rsidRDefault="00F37363" w:rsidP="003D531E">
            <w:pPr>
              <w:pStyle w:val="CellBody"/>
              <w:rPr>
                <w:ins w:id="1563" w:author="Jindal, Deepak [AUTOSOL/PWS/NOIDA]" w:date="2022-06-19T15:10:00Z"/>
                <w:sz w:val="20"/>
              </w:rPr>
            </w:pPr>
            <w:ins w:id="1564" w:author="Jindal, Deepak [AUTOSOL/PWS/NOIDA]" w:date="2022-06-19T15:10:00Z">
              <w:r w:rsidRPr="0062703D">
                <w:rPr>
                  <w:sz w:val="20"/>
                </w:rPr>
                <w:t>Digital Entry</w:t>
              </w:r>
            </w:ins>
          </w:p>
          <w:p w14:paraId="24CDF0A1" w14:textId="77777777" w:rsidR="00F37363" w:rsidRPr="0062703D" w:rsidRDefault="00F37363" w:rsidP="003D531E">
            <w:pPr>
              <w:pStyle w:val="CellBody"/>
              <w:rPr>
                <w:ins w:id="1565" w:author="Jindal, Deepak [AUTOSOL/PWS/NOIDA]" w:date="2022-06-19T15:10:00Z"/>
                <w:sz w:val="20"/>
              </w:rPr>
            </w:pPr>
            <w:ins w:id="1566" w:author="Jindal, Deepak [AUTOSOL/PWS/NOIDA]" w:date="2022-06-19T15:10:00Z">
              <w:r w:rsidRPr="0062703D">
                <w:rPr>
                  <w:sz w:val="20"/>
                </w:rPr>
                <w:t>Output</w:t>
              </w:r>
              <w:r>
                <w:rPr>
                  <w:color w:val="0000FF"/>
                  <w:sz w:val="20"/>
                </w:rPr>
                <w:t xml:space="preserve">:  </w:t>
              </w:r>
            </w:ins>
          </w:p>
        </w:tc>
        <w:tc>
          <w:tcPr>
            <w:tcW w:w="1095" w:type="dxa"/>
            <w:tcBorders>
              <w:top w:val="single" w:sz="6" w:space="0" w:color="auto"/>
              <w:left w:val="single" w:sz="4" w:space="0" w:color="auto"/>
              <w:bottom w:val="single" w:sz="6" w:space="0" w:color="auto"/>
              <w:right w:val="single" w:sz="4" w:space="0" w:color="auto"/>
            </w:tcBorders>
          </w:tcPr>
          <w:p w14:paraId="0B951401" w14:textId="77777777" w:rsidR="00F37363" w:rsidRPr="0062703D" w:rsidRDefault="00F37363" w:rsidP="003D531E">
            <w:pPr>
              <w:pStyle w:val="CellBody"/>
              <w:rPr>
                <w:ins w:id="1567" w:author="Jindal, Deepak [AUTOSOL/PWS/NOIDA]" w:date="2022-06-19T15:10:00Z"/>
                <w:sz w:val="20"/>
              </w:rPr>
            </w:pPr>
            <w:ins w:id="1568" w:author="Jindal, Deepak [AUTOSOL/PWS/NOIDA]" w:date="2022-06-19T15:10:00Z">
              <w:r w:rsidRPr="0062703D">
                <w:rPr>
                  <w:sz w:val="20"/>
                </w:rPr>
                <w:t xml:space="preserve">Change Tuning </w:t>
              </w:r>
              <w:r>
                <w:rPr>
                  <w:sz w:val="20"/>
                </w:rPr>
                <w:t xml:space="preserve">Contants: </w:t>
              </w:r>
            </w:ins>
          </w:p>
        </w:tc>
        <w:tc>
          <w:tcPr>
            <w:tcW w:w="1260" w:type="dxa"/>
            <w:tcBorders>
              <w:top w:val="single" w:sz="6" w:space="0" w:color="auto"/>
              <w:left w:val="single" w:sz="4" w:space="0" w:color="auto"/>
              <w:bottom w:val="single" w:sz="6" w:space="0" w:color="auto"/>
              <w:right w:val="single" w:sz="4" w:space="0" w:color="auto"/>
            </w:tcBorders>
          </w:tcPr>
          <w:p w14:paraId="712D10B9" w14:textId="77777777" w:rsidR="00F37363" w:rsidRPr="0062703D" w:rsidRDefault="00F37363" w:rsidP="003D531E">
            <w:pPr>
              <w:pStyle w:val="CellBody"/>
              <w:rPr>
                <w:ins w:id="1569" w:author="Jindal, Deepak [AUTOSOL/PWS/NOIDA]" w:date="2022-06-19T15:10:00Z"/>
                <w:sz w:val="20"/>
              </w:rPr>
            </w:pPr>
            <w:ins w:id="1570" w:author="Jindal, Deepak [AUTOSOL/PWS/NOIDA]" w:date="2022-06-19T15:10:00Z">
              <w:r w:rsidRPr="0062703D">
                <w:rPr>
                  <w:sz w:val="20"/>
                </w:rPr>
                <w:t>Other Basic Functionality</w:t>
              </w:r>
              <w:r>
                <w:rPr>
                  <w:sz w:val="20"/>
                </w:rPr>
                <w:t xml:space="preserve">: </w:t>
              </w:r>
            </w:ins>
          </w:p>
        </w:tc>
      </w:tr>
      <w:tr w:rsidR="00F37363" w14:paraId="13C883E1" w14:textId="77777777" w:rsidTr="003D531E">
        <w:trPr>
          <w:cantSplit/>
          <w:trHeight w:val="317"/>
          <w:ins w:id="1571" w:author="Jindal, Deepak [AUTOSOL/PWS/NOIDA]" w:date="2022-06-19T15:10:00Z"/>
        </w:trPr>
        <w:tc>
          <w:tcPr>
            <w:tcW w:w="1440" w:type="dxa"/>
            <w:tcBorders>
              <w:top w:val="single" w:sz="6" w:space="0" w:color="auto"/>
              <w:left w:val="single" w:sz="4" w:space="0" w:color="auto"/>
              <w:bottom w:val="single" w:sz="6" w:space="0" w:color="auto"/>
              <w:right w:val="single" w:sz="4" w:space="0" w:color="auto"/>
            </w:tcBorders>
          </w:tcPr>
          <w:p w14:paraId="158F52E5" w14:textId="77777777" w:rsidR="00F37363" w:rsidRDefault="00F37363" w:rsidP="003D531E">
            <w:pPr>
              <w:pStyle w:val="CellBody"/>
              <w:rPr>
                <w:ins w:id="1572" w:author="Jindal, Deepak [AUTOSOL/PWS/NOIDA]" w:date="2022-06-19T15:10:00Z"/>
              </w:rPr>
            </w:pPr>
            <w:ins w:id="1573" w:author="Jindal, Deepak [AUTOSOL/PWS/NOIDA]" w:date="2022-06-19T15:10:00Z">
              <w:r>
                <w:t>MASTATION</w:t>
              </w:r>
            </w:ins>
          </w:p>
        </w:tc>
        <w:tc>
          <w:tcPr>
            <w:tcW w:w="1170" w:type="dxa"/>
            <w:tcBorders>
              <w:top w:val="single" w:sz="6" w:space="0" w:color="auto"/>
              <w:left w:val="single" w:sz="4" w:space="0" w:color="auto"/>
              <w:bottom w:val="single" w:sz="6" w:space="0" w:color="auto"/>
              <w:right w:val="single" w:sz="4" w:space="0" w:color="auto"/>
            </w:tcBorders>
          </w:tcPr>
          <w:p w14:paraId="366BD530" w14:textId="77777777" w:rsidR="00F37363" w:rsidRPr="0062703D" w:rsidRDefault="00F37363" w:rsidP="003D531E">
            <w:pPr>
              <w:pStyle w:val="CellBody"/>
              <w:rPr>
                <w:ins w:id="1574" w:author="Jindal, Deepak [AUTOSOL/PWS/NOIDA]" w:date="2022-06-19T15:10:00Z"/>
                <w:sz w:val="20"/>
              </w:rPr>
            </w:pPr>
            <w:ins w:id="1575" w:author="Jindal, Deepak [AUTOSOL/PWS/NOIDA]" w:date="2022-06-19T15:10:00Z">
              <w:r w:rsidRPr="0062703D">
                <w:rPr>
                  <w:sz w:val="20"/>
                </w:rPr>
                <w:t>Manual/</w:t>
              </w:r>
              <w:r>
                <w:rPr>
                  <w:sz w:val="20"/>
                </w:rPr>
                <w:br/>
                <w:t xml:space="preserve">Auto: </w:t>
              </w:r>
              <w:r>
                <w:rPr>
                  <w:color w:val="0000FF"/>
                  <w:sz w:val="20"/>
                </w:rPr>
                <w:t xml:space="preserve"> </w:t>
              </w:r>
            </w:ins>
          </w:p>
        </w:tc>
        <w:tc>
          <w:tcPr>
            <w:tcW w:w="1260" w:type="dxa"/>
            <w:gridSpan w:val="2"/>
            <w:tcBorders>
              <w:top w:val="single" w:sz="6" w:space="0" w:color="auto"/>
              <w:left w:val="single" w:sz="4" w:space="0" w:color="auto"/>
              <w:bottom w:val="single" w:sz="6" w:space="0" w:color="auto"/>
              <w:right w:val="single" w:sz="4" w:space="0" w:color="auto"/>
            </w:tcBorders>
          </w:tcPr>
          <w:p w14:paraId="61DE5C8A" w14:textId="77777777" w:rsidR="00F37363" w:rsidRPr="0062703D" w:rsidRDefault="00F37363" w:rsidP="003D531E">
            <w:pPr>
              <w:pStyle w:val="CellBody"/>
              <w:rPr>
                <w:ins w:id="1576" w:author="Jindal, Deepak [AUTOSOL/PWS/NOIDA]" w:date="2022-06-19T15:10:00Z"/>
                <w:sz w:val="20"/>
              </w:rPr>
            </w:pPr>
            <w:ins w:id="1577" w:author="Jindal, Deepak [AUTOSOL/PWS/NOIDA]" w:date="2022-06-19T15:10:00Z">
              <w:r w:rsidRPr="0062703D">
                <w:rPr>
                  <w:sz w:val="20"/>
                </w:rPr>
                <w:t>Raise/Lower</w:t>
              </w:r>
            </w:ins>
          </w:p>
          <w:p w14:paraId="2A910CA0" w14:textId="77777777" w:rsidR="00F37363" w:rsidRPr="0062703D" w:rsidRDefault="00F37363" w:rsidP="003D531E">
            <w:pPr>
              <w:pStyle w:val="CellBody"/>
              <w:rPr>
                <w:ins w:id="1578" w:author="Jindal, Deepak [AUTOSOL/PWS/NOIDA]" w:date="2022-06-19T15:10:00Z"/>
                <w:sz w:val="20"/>
              </w:rPr>
            </w:pPr>
            <w:ins w:id="1579" w:author="Jindal, Deepak [AUTOSOL/PWS/NOIDA]" w:date="2022-06-19T15:10:00Z">
              <w:r>
                <w:rPr>
                  <w:sz w:val="20"/>
                </w:rPr>
                <w:t>Bias</w:t>
              </w:r>
            </w:ins>
          </w:p>
        </w:tc>
        <w:tc>
          <w:tcPr>
            <w:tcW w:w="1080" w:type="dxa"/>
            <w:tcBorders>
              <w:top w:val="single" w:sz="6" w:space="0" w:color="auto"/>
              <w:left w:val="single" w:sz="4" w:space="0" w:color="auto"/>
              <w:bottom w:val="single" w:sz="6" w:space="0" w:color="auto"/>
              <w:right w:val="single" w:sz="4" w:space="0" w:color="auto"/>
            </w:tcBorders>
          </w:tcPr>
          <w:p w14:paraId="199E1E95" w14:textId="77777777" w:rsidR="00F37363" w:rsidRPr="0062703D" w:rsidRDefault="00F37363" w:rsidP="003D531E">
            <w:pPr>
              <w:pStyle w:val="CellBody"/>
              <w:rPr>
                <w:ins w:id="1580" w:author="Jindal, Deepak [AUTOSOL/PWS/NOIDA]" w:date="2022-06-19T15:10:00Z"/>
                <w:sz w:val="20"/>
              </w:rPr>
            </w:pPr>
            <w:ins w:id="1581" w:author="Jindal, Deepak [AUTOSOL/PWS/NOIDA]" w:date="2022-06-19T15:10:00Z">
              <w:r w:rsidRPr="0062703D">
                <w:rPr>
                  <w:sz w:val="20"/>
                </w:rPr>
                <w:t>Raise/Lower</w:t>
              </w:r>
            </w:ins>
          </w:p>
          <w:p w14:paraId="62080667" w14:textId="77777777" w:rsidR="00F37363" w:rsidRPr="0062703D" w:rsidRDefault="00F37363" w:rsidP="003D531E">
            <w:pPr>
              <w:rPr>
                <w:ins w:id="1582" w:author="Jindal, Deepak [AUTOSOL/PWS/NOIDA]" w:date="2022-06-19T15:10:00Z"/>
                <w:rFonts w:ascii="Times" w:hAnsi="Times"/>
                <w:noProof/>
                <w:color w:val="0000FF"/>
                <w:sz w:val="24"/>
              </w:rPr>
            </w:pPr>
            <w:ins w:id="1583" w:author="Jindal, Deepak [AUTOSOL/PWS/NOIDA]" w:date="2022-06-19T15:10:00Z">
              <w:r w:rsidRPr="0062703D">
                <w:t>Output</w:t>
              </w:r>
              <w:r>
                <w:t xml:space="preserve">: </w:t>
              </w:r>
              <w:r>
                <w:rPr>
                  <w:color w:val="0000FF"/>
                </w:rPr>
                <w:t xml:space="preserve"> </w:t>
              </w:r>
            </w:ins>
          </w:p>
          <w:p w14:paraId="68EA9A2C" w14:textId="77777777" w:rsidR="00F37363" w:rsidRPr="0062703D" w:rsidRDefault="00F37363" w:rsidP="003D531E">
            <w:pPr>
              <w:pStyle w:val="CellBody"/>
              <w:rPr>
                <w:ins w:id="1584" w:author="Jindal, Deepak [AUTOSOL/PWS/NOIDA]" w:date="2022-06-19T15:10:00Z"/>
                <w:sz w:val="20"/>
              </w:rPr>
            </w:pPr>
          </w:p>
        </w:tc>
        <w:tc>
          <w:tcPr>
            <w:tcW w:w="1080" w:type="dxa"/>
            <w:tcBorders>
              <w:top w:val="single" w:sz="6" w:space="0" w:color="auto"/>
              <w:left w:val="single" w:sz="4" w:space="0" w:color="auto"/>
              <w:bottom w:val="single" w:sz="6" w:space="0" w:color="auto"/>
              <w:right w:val="single" w:sz="4" w:space="0" w:color="auto"/>
            </w:tcBorders>
          </w:tcPr>
          <w:p w14:paraId="0B297463" w14:textId="77777777" w:rsidR="00F37363" w:rsidRPr="0062703D" w:rsidRDefault="00F37363" w:rsidP="003D531E">
            <w:pPr>
              <w:pStyle w:val="CellBody"/>
              <w:rPr>
                <w:ins w:id="1585" w:author="Jindal, Deepak [AUTOSOL/PWS/NOIDA]" w:date="2022-06-19T15:10:00Z"/>
                <w:sz w:val="20"/>
              </w:rPr>
            </w:pPr>
            <w:ins w:id="1586" w:author="Jindal, Deepak [AUTOSOL/PWS/NOIDA]" w:date="2022-06-19T15:10:00Z">
              <w:r w:rsidRPr="0062703D">
                <w:rPr>
                  <w:sz w:val="20"/>
                </w:rPr>
                <w:t>Digital Entry</w:t>
              </w:r>
            </w:ins>
          </w:p>
          <w:p w14:paraId="5062AABE" w14:textId="77777777" w:rsidR="00F37363" w:rsidRPr="0062703D" w:rsidRDefault="00F37363" w:rsidP="003D531E">
            <w:pPr>
              <w:pStyle w:val="CellBody"/>
              <w:rPr>
                <w:ins w:id="1587" w:author="Jindal, Deepak [AUTOSOL/PWS/NOIDA]" w:date="2022-06-19T15:10:00Z"/>
                <w:sz w:val="20"/>
              </w:rPr>
            </w:pPr>
            <w:ins w:id="1588" w:author="Jindal, Deepak [AUTOSOL/PWS/NOIDA]" w:date="2022-06-19T15:10:00Z">
              <w:r>
                <w:rPr>
                  <w:sz w:val="20"/>
                </w:rPr>
                <w:t xml:space="preserve">Bias: </w:t>
              </w:r>
              <w:r>
                <w:rPr>
                  <w:color w:val="0000FF"/>
                  <w:sz w:val="20"/>
                </w:rPr>
                <w:t xml:space="preserve"> </w:t>
              </w:r>
            </w:ins>
          </w:p>
        </w:tc>
        <w:tc>
          <w:tcPr>
            <w:tcW w:w="1065" w:type="dxa"/>
            <w:tcBorders>
              <w:top w:val="single" w:sz="6" w:space="0" w:color="auto"/>
              <w:left w:val="single" w:sz="4" w:space="0" w:color="auto"/>
              <w:bottom w:val="single" w:sz="6" w:space="0" w:color="auto"/>
              <w:right w:val="single" w:sz="4" w:space="0" w:color="auto"/>
            </w:tcBorders>
          </w:tcPr>
          <w:p w14:paraId="743D1E60" w14:textId="77777777" w:rsidR="00F37363" w:rsidRPr="0062703D" w:rsidRDefault="00F37363" w:rsidP="003D531E">
            <w:pPr>
              <w:pStyle w:val="CellBody"/>
              <w:rPr>
                <w:ins w:id="1589" w:author="Jindal, Deepak [AUTOSOL/PWS/NOIDA]" w:date="2022-06-19T15:10:00Z"/>
                <w:sz w:val="20"/>
              </w:rPr>
            </w:pPr>
            <w:ins w:id="1590" w:author="Jindal, Deepak [AUTOSOL/PWS/NOIDA]" w:date="2022-06-19T15:10:00Z">
              <w:r w:rsidRPr="0062703D">
                <w:rPr>
                  <w:sz w:val="20"/>
                </w:rPr>
                <w:t>Digital Entry</w:t>
              </w:r>
            </w:ins>
          </w:p>
          <w:p w14:paraId="67C34388" w14:textId="77777777" w:rsidR="00F37363" w:rsidRPr="0062703D" w:rsidRDefault="00F37363" w:rsidP="003D531E">
            <w:pPr>
              <w:pStyle w:val="CellBody"/>
              <w:rPr>
                <w:ins w:id="1591" w:author="Jindal, Deepak [AUTOSOL/PWS/NOIDA]" w:date="2022-06-19T15:10:00Z"/>
                <w:sz w:val="20"/>
              </w:rPr>
            </w:pPr>
            <w:ins w:id="1592" w:author="Jindal, Deepak [AUTOSOL/PWS/NOIDA]" w:date="2022-06-19T15:10:00Z">
              <w:r w:rsidRPr="0062703D">
                <w:rPr>
                  <w:sz w:val="20"/>
                </w:rPr>
                <w:t>Output</w:t>
              </w:r>
              <w:r>
                <w:rPr>
                  <w:color w:val="0000FF"/>
                  <w:sz w:val="20"/>
                </w:rPr>
                <w:t xml:space="preserve">:  </w:t>
              </w:r>
            </w:ins>
          </w:p>
        </w:tc>
        <w:tc>
          <w:tcPr>
            <w:tcW w:w="1095" w:type="dxa"/>
            <w:tcBorders>
              <w:top w:val="single" w:sz="6" w:space="0" w:color="auto"/>
              <w:left w:val="single" w:sz="4" w:space="0" w:color="auto"/>
              <w:bottom w:val="single" w:sz="6" w:space="0" w:color="auto"/>
              <w:right w:val="single" w:sz="4" w:space="0" w:color="auto"/>
            </w:tcBorders>
          </w:tcPr>
          <w:p w14:paraId="49029F95" w14:textId="77777777" w:rsidR="00F37363" w:rsidRPr="0062703D" w:rsidRDefault="00F37363" w:rsidP="003D531E">
            <w:pPr>
              <w:pStyle w:val="CellBody"/>
              <w:rPr>
                <w:ins w:id="1593" w:author="Jindal, Deepak [AUTOSOL/PWS/NOIDA]" w:date="2022-06-19T15:10:00Z"/>
                <w:sz w:val="20"/>
              </w:rPr>
            </w:pPr>
            <w:ins w:id="1594" w:author="Jindal, Deepak [AUTOSOL/PWS/NOIDA]" w:date="2022-06-19T15:10:00Z">
              <w:r w:rsidRPr="0062703D">
                <w:rPr>
                  <w:sz w:val="20"/>
                </w:rPr>
                <w:t xml:space="preserve">Change Tuning </w:t>
              </w:r>
              <w:r>
                <w:rPr>
                  <w:sz w:val="20"/>
                </w:rPr>
                <w:t xml:space="preserve">Contants: </w:t>
              </w:r>
            </w:ins>
          </w:p>
        </w:tc>
        <w:tc>
          <w:tcPr>
            <w:tcW w:w="1260" w:type="dxa"/>
            <w:tcBorders>
              <w:top w:val="single" w:sz="6" w:space="0" w:color="auto"/>
              <w:left w:val="single" w:sz="4" w:space="0" w:color="auto"/>
              <w:bottom w:val="single" w:sz="6" w:space="0" w:color="auto"/>
              <w:right w:val="single" w:sz="4" w:space="0" w:color="auto"/>
            </w:tcBorders>
          </w:tcPr>
          <w:p w14:paraId="04B0F58B" w14:textId="77777777" w:rsidR="00F37363" w:rsidRPr="0062703D" w:rsidRDefault="00F37363" w:rsidP="003D531E">
            <w:pPr>
              <w:pStyle w:val="CellBody"/>
              <w:rPr>
                <w:ins w:id="1595" w:author="Jindal, Deepak [AUTOSOL/PWS/NOIDA]" w:date="2022-06-19T15:10:00Z"/>
                <w:sz w:val="20"/>
              </w:rPr>
            </w:pPr>
            <w:ins w:id="1596" w:author="Jindal, Deepak [AUTOSOL/PWS/NOIDA]" w:date="2022-06-19T15:10:00Z">
              <w:r w:rsidRPr="0062703D">
                <w:rPr>
                  <w:sz w:val="20"/>
                </w:rPr>
                <w:t>Other Basic Functionality</w:t>
              </w:r>
              <w:r>
                <w:rPr>
                  <w:sz w:val="20"/>
                </w:rPr>
                <w:t xml:space="preserve">: </w:t>
              </w:r>
            </w:ins>
          </w:p>
        </w:tc>
      </w:tr>
      <w:tr w:rsidR="00F37363" w14:paraId="2CD4D2D6" w14:textId="77777777" w:rsidTr="003D531E">
        <w:trPr>
          <w:cantSplit/>
          <w:trHeight w:val="317"/>
          <w:ins w:id="1597" w:author="Jindal, Deepak [AUTOSOL/PWS/NOIDA]" w:date="2022-06-19T15:10:00Z"/>
        </w:trPr>
        <w:tc>
          <w:tcPr>
            <w:tcW w:w="1440" w:type="dxa"/>
            <w:tcBorders>
              <w:top w:val="single" w:sz="6" w:space="0" w:color="auto"/>
              <w:left w:val="single" w:sz="4" w:space="0" w:color="auto"/>
              <w:bottom w:val="single" w:sz="6" w:space="0" w:color="auto"/>
              <w:right w:val="single" w:sz="4" w:space="0" w:color="auto"/>
            </w:tcBorders>
          </w:tcPr>
          <w:p w14:paraId="0E7812ED" w14:textId="77777777" w:rsidR="00F37363" w:rsidRDefault="00F37363" w:rsidP="003D531E">
            <w:pPr>
              <w:pStyle w:val="CellBody"/>
              <w:rPr>
                <w:ins w:id="1598" w:author="Jindal, Deepak [AUTOSOL/PWS/NOIDA]" w:date="2022-06-19T15:10:00Z"/>
              </w:rPr>
            </w:pPr>
            <w:ins w:id="1599" w:author="Jindal, Deepak [AUTOSOL/PWS/NOIDA]" w:date="2022-06-19T15:10:00Z">
              <w:r>
                <w:t>XMA2</w:t>
              </w:r>
            </w:ins>
          </w:p>
        </w:tc>
        <w:tc>
          <w:tcPr>
            <w:tcW w:w="1170" w:type="dxa"/>
            <w:tcBorders>
              <w:top w:val="single" w:sz="6" w:space="0" w:color="auto"/>
              <w:left w:val="single" w:sz="4" w:space="0" w:color="auto"/>
              <w:bottom w:val="single" w:sz="6" w:space="0" w:color="auto"/>
              <w:right w:val="single" w:sz="4" w:space="0" w:color="auto"/>
            </w:tcBorders>
          </w:tcPr>
          <w:p w14:paraId="2F7ACCD0" w14:textId="77777777" w:rsidR="00F37363" w:rsidRPr="0062703D" w:rsidRDefault="00F37363" w:rsidP="003D531E">
            <w:pPr>
              <w:pStyle w:val="CellBody"/>
              <w:rPr>
                <w:ins w:id="1600" w:author="Jindal, Deepak [AUTOSOL/PWS/NOIDA]" w:date="2022-06-19T15:10:00Z"/>
                <w:sz w:val="20"/>
              </w:rPr>
            </w:pPr>
            <w:ins w:id="1601" w:author="Jindal, Deepak [AUTOSOL/PWS/NOIDA]" w:date="2022-06-19T15:10:00Z">
              <w:r w:rsidRPr="0062703D">
                <w:rPr>
                  <w:sz w:val="20"/>
                </w:rPr>
                <w:t>Manual/</w:t>
              </w:r>
              <w:r>
                <w:rPr>
                  <w:sz w:val="20"/>
                </w:rPr>
                <w:br/>
                <w:t xml:space="preserve">Auto: </w:t>
              </w:r>
              <w:r>
                <w:rPr>
                  <w:color w:val="0000FF"/>
                  <w:sz w:val="20"/>
                </w:rPr>
                <w:t xml:space="preserve"> </w:t>
              </w:r>
            </w:ins>
          </w:p>
        </w:tc>
        <w:tc>
          <w:tcPr>
            <w:tcW w:w="1260" w:type="dxa"/>
            <w:gridSpan w:val="2"/>
            <w:tcBorders>
              <w:top w:val="single" w:sz="6" w:space="0" w:color="auto"/>
              <w:left w:val="single" w:sz="4" w:space="0" w:color="auto"/>
              <w:bottom w:val="single" w:sz="6" w:space="0" w:color="auto"/>
              <w:right w:val="single" w:sz="4" w:space="0" w:color="auto"/>
            </w:tcBorders>
          </w:tcPr>
          <w:p w14:paraId="151022AE" w14:textId="77777777" w:rsidR="00F37363" w:rsidRPr="0062703D" w:rsidRDefault="00F37363" w:rsidP="003D531E">
            <w:pPr>
              <w:pStyle w:val="CellBody"/>
              <w:rPr>
                <w:ins w:id="1602" w:author="Jindal, Deepak [AUTOSOL/PWS/NOIDA]" w:date="2022-06-19T15:10:00Z"/>
                <w:sz w:val="20"/>
              </w:rPr>
            </w:pPr>
            <w:ins w:id="1603" w:author="Jindal, Deepak [AUTOSOL/PWS/NOIDA]" w:date="2022-06-19T15:10:00Z">
              <w:r w:rsidRPr="0062703D">
                <w:rPr>
                  <w:sz w:val="20"/>
                </w:rPr>
                <w:t>Raise/Lower</w:t>
              </w:r>
            </w:ins>
          </w:p>
          <w:p w14:paraId="270F1BE5" w14:textId="77777777" w:rsidR="00F37363" w:rsidRPr="0062703D" w:rsidRDefault="00F37363" w:rsidP="003D531E">
            <w:pPr>
              <w:pStyle w:val="CellBody"/>
              <w:rPr>
                <w:ins w:id="1604" w:author="Jindal, Deepak [AUTOSOL/PWS/NOIDA]" w:date="2022-06-19T15:10:00Z"/>
                <w:sz w:val="20"/>
              </w:rPr>
            </w:pPr>
            <w:ins w:id="1605" w:author="Jindal, Deepak [AUTOSOL/PWS/NOIDA]" w:date="2022-06-19T15:10:00Z">
              <w:r>
                <w:rPr>
                  <w:sz w:val="20"/>
                </w:rPr>
                <w:t>Bias</w:t>
              </w:r>
            </w:ins>
          </w:p>
        </w:tc>
        <w:tc>
          <w:tcPr>
            <w:tcW w:w="1080" w:type="dxa"/>
            <w:tcBorders>
              <w:top w:val="single" w:sz="6" w:space="0" w:color="auto"/>
              <w:left w:val="single" w:sz="4" w:space="0" w:color="auto"/>
              <w:bottom w:val="single" w:sz="6" w:space="0" w:color="auto"/>
              <w:right w:val="single" w:sz="4" w:space="0" w:color="auto"/>
            </w:tcBorders>
          </w:tcPr>
          <w:p w14:paraId="09ADD9E4" w14:textId="77777777" w:rsidR="00F37363" w:rsidRPr="0062703D" w:rsidRDefault="00F37363" w:rsidP="003D531E">
            <w:pPr>
              <w:pStyle w:val="CellBody"/>
              <w:rPr>
                <w:ins w:id="1606" w:author="Jindal, Deepak [AUTOSOL/PWS/NOIDA]" w:date="2022-06-19T15:10:00Z"/>
                <w:sz w:val="20"/>
              </w:rPr>
            </w:pPr>
            <w:ins w:id="1607" w:author="Jindal, Deepak [AUTOSOL/PWS/NOIDA]" w:date="2022-06-19T15:10:00Z">
              <w:r w:rsidRPr="0062703D">
                <w:rPr>
                  <w:sz w:val="20"/>
                </w:rPr>
                <w:t>Raise/Lower</w:t>
              </w:r>
            </w:ins>
          </w:p>
          <w:p w14:paraId="6D8CAE0E" w14:textId="77777777" w:rsidR="00F37363" w:rsidRPr="0062703D" w:rsidRDefault="00F37363" w:rsidP="003D531E">
            <w:pPr>
              <w:rPr>
                <w:ins w:id="1608" w:author="Jindal, Deepak [AUTOSOL/PWS/NOIDA]" w:date="2022-06-19T15:10:00Z"/>
                <w:rFonts w:ascii="Times" w:hAnsi="Times"/>
                <w:noProof/>
                <w:color w:val="0000FF"/>
                <w:sz w:val="24"/>
              </w:rPr>
            </w:pPr>
            <w:ins w:id="1609" w:author="Jindal, Deepak [AUTOSOL/PWS/NOIDA]" w:date="2022-06-19T15:10:00Z">
              <w:r w:rsidRPr="0062703D">
                <w:t>Output</w:t>
              </w:r>
              <w:r>
                <w:t xml:space="preserve">: </w:t>
              </w:r>
              <w:r>
                <w:rPr>
                  <w:color w:val="0000FF"/>
                </w:rPr>
                <w:t xml:space="preserve"> </w:t>
              </w:r>
            </w:ins>
          </w:p>
          <w:p w14:paraId="48FE520F" w14:textId="77777777" w:rsidR="00F37363" w:rsidRPr="0062703D" w:rsidRDefault="00F37363" w:rsidP="003D531E">
            <w:pPr>
              <w:pStyle w:val="CellBody"/>
              <w:rPr>
                <w:ins w:id="1610" w:author="Jindal, Deepak [AUTOSOL/PWS/NOIDA]" w:date="2022-06-19T15:10:00Z"/>
                <w:sz w:val="20"/>
              </w:rPr>
            </w:pPr>
          </w:p>
        </w:tc>
        <w:tc>
          <w:tcPr>
            <w:tcW w:w="1080" w:type="dxa"/>
            <w:tcBorders>
              <w:top w:val="single" w:sz="6" w:space="0" w:color="auto"/>
              <w:left w:val="single" w:sz="4" w:space="0" w:color="auto"/>
              <w:bottom w:val="single" w:sz="6" w:space="0" w:color="auto"/>
              <w:right w:val="single" w:sz="4" w:space="0" w:color="auto"/>
            </w:tcBorders>
          </w:tcPr>
          <w:p w14:paraId="5F9EF6C5" w14:textId="77777777" w:rsidR="00F37363" w:rsidRPr="0062703D" w:rsidRDefault="00F37363" w:rsidP="003D531E">
            <w:pPr>
              <w:pStyle w:val="CellBody"/>
              <w:rPr>
                <w:ins w:id="1611" w:author="Jindal, Deepak [AUTOSOL/PWS/NOIDA]" w:date="2022-06-19T15:10:00Z"/>
                <w:sz w:val="20"/>
              </w:rPr>
            </w:pPr>
            <w:ins w:id="1612" w:author="Jindal, Deepak [AUTOSOL/PWS/NOIDA]" w:date="2022-06-19T15:10:00Z">
              <w:r w:rsidRPr="0062703D">
                <w:rPr>
                  <w:sz w:val="20"/>
                </w:rPr>
                <w:t>Digital Entry</w:t>
              </w:r>
            </w:ins>
          </w:p>
          <w:p w14:paraId="706DBDED" w14:textId="77777777" w:rsidR="00F37363" w:rsidRPr="0062703D" w:rsidRDefault="00F37363" w:rsidP="003D531E">
            <w:pPr>
              <w:pStyle w:val="CellBody"/>
              <w:rPr>
                <w:ins w:id="1613" w:author="Jindal, Deepak [AUTOSOL/PWS/NOIDA]" w:date="2022-06-19T15:10:00Z"/>
                <w:sz w:val="20"/>
              </w:rPr>
            </w:pPr>
            <w:ins w:id="1614" w:author="Jindal, Deepak [AUTOSOL/PWS/NOIDA]" w:date="2022-06-19T15:10:00Z">
              <w:r>
                <w:rPr>
                  <w:sz w:val="20"/>
                </w:rPr>
                <w:t xml:space="preserve">Bias: </w:t>
              </w:r>
              <w:r>
                <w:rPr>
                  <w:color w:val="0000FF"/>
                  <w:sz w:val="20"/>
                </w:rPr>
                <w:t xml:space="preserve"> </w:t>
              </w:r>
            </w:ins>
          </w:p>
        </w:tc>
        <w:tc>
          <w:tcPr>
            <w:tcW w:w="1065" w:type="dxa"/>
            <w:tcBorders>
              <w:top w:val="single" w:sz="6" w:space="0" w:color="auto"/>
              <w:left w:val="single" w:sz="4" w:space="0" w:color="auto"/>
              <w:bottom w:val="single" w:sz="6" w:space="0" w:color="auto"/>
              <w:right w:val="single" w:sz="4" w:space="0" w:color="auto"/>
            </w:tcBorders>
          </w:tcPr>
          <w:p w14:paraId="3D1C2F8C" w14:textId="77777777" w:rsidR="00F37363" w:rsidRPr="0062703D" w:rsidRDefault="00F37363" w:rsidP="003D531E">
            <w:pPr>
              <w:pStyle w:val="CellBody"/>
              <w:rPr>
                <w:ins w:id="1615" w:author="Jindal, Deepak [AUTOSOL/PWS/NOIDA]" w:date="2022-06-19T15:10:00Z"/>
                <w:sz w:val="20"/>
              </w:rPr>
            </w:pPr>
            <w:ins w:id="1616" w:author="Jindal, Deepak [AUTOSOL/PWS/NOIDA]" w:date="2022-06-19T15:10:00Z">
              <w:r w:rsidRPr="0062703D">
                <w:rPr>
                  <w:sz w:val="20"/>
                </w:rPr>
                <w:t>Digital Entry</w:t>
              </w:r>
            </w:ins>
          </w:p>
          <w:p w14:paraId="7D58F0D6" w14:textId="77777777" w:rsidR="00F37363" w:rsidRPr="0062703D" w:rsidRDefault="00F37363" w:rsidP="003D531E">
            <w:pPr>
              <w:pStyle w:val="CellBody"/>
              <w:rPr>
                <w:ins w:id="1617" w:author="Jindal, Deepak [AUTOSOL/PWS/NOIDA]" w:date="2022-06-19T15:10:00Z"/>
                <w:sz w:val="20"/>
              </w:rPr>
            </w:pPr>
            <w:ins w:id="1618" w:author="Jindal, Deepak [AUTOSOL/PWS/NOIDA]" w:date="2022-06-19T15:10:00Z">
              <w:r w:rsidRPr="0062703D">
                <w:rPr>
                  <w:sz w:val="20"/>
                </w:rPr>
                <w:t>Output</w:t>
              </w:r>
              <w:r>
                <w:rPr>
                  <w:color w:val="0000FF"/>
                  <w:sz w:val="20"/>
                </w:rPr>
                <w:t xml:space="preserve">:  </w:t>
              </w:r>
            </w:ins>
          </w:p>
        </w:tc>
        <w:tc>
          <w:tcPr>
            <w:tcW w:w="1095" w:type="dxa"/>
            <w:tcBorders>
              <w:top w:val="single" w:sz="6" w:space="0" w:color="auto"/>
              <w:left w:val="single" w:sz="4" w:space="0" w:color="auto"/>
              <w:bottom w:val="single" w:sz="6" w:space="0" w:color="auto"/>
              <w:right w:val="single" w:sz="4" w:space="0" w:color="auto"/>
            </w:tcBorders>
          </w:tcPr>
          <w:p w14:paraId="581C3FEC" w14:textId="77777777" w:rsidR="00F37363" w:rsidRPr="0062703D" w:rsidRDefault="00F37363" w:rsidP="003D531E">
            <w:pPr>
              <w:pStyle w:val="CellBody"/>
              <w:rPr>
                <w:ins w:id="1619" w:author="Jindal, Deepak [AUTOSOL/PWS/NOIDA]" w:date="2022-06-19T15:10:00Z"/>
                <w:sz w:val="20"/>
              </w:rPr>
            </w:pPr>
            <w:ins w:id="1620" w:author="Jindal, Deepak [AUTOSOL/PWS/NOIDA]" w:date="2022-06-19T15:10:00Z">
              <w:r w:rsidRPr="0062703D">
                <w:rPr>
                  <w:sz w:val="20"/>
                </w:rPr>
                <w:t xml:space="preserve">Change Tuning </w:t>
              </w:r>
              <w:r>
                <w:rPr>
                  <w:sz w:val="20"/>
                </w:rPr>
                <w:t xml:space="preserve">Contants: </w:t>
              </w:r>
            </w:ins>
          </w:p>
        </w:tc>
        <w:tc>
          <w:tcPr>
            <w:tcW w:w="1260" w:type="dxa"/>
            <w:tcBorders>
              <w:top w:val="single" w:sz="6" w:space="0" w:color="auto"/>
              <w:left w:val="single" w:sz="4" w:space="0" w:color="auto"/>
              <w:bottom w:val="single" w:sz="6" w:space="0" w:color="auto"/>
              <w:right w:val="single" w:sz="4" w:space="0" w:color="auto"/>
            </w:tcBorders>
          </w:tcPr>
          <w:p w14:paraId="4ECD1614" w14:textId="77777777" w:rsidR="00F37363" w:rsidRPr="0062703D" w:rsidRDefault="00F37363" w:rsidP="003D531E">
            <w:pPr>
              <w:pStyle w:val="CellBody"/>
              <w:rPr>
                <w:ins w:id="1621" w:author="Jindal, Deepak [AUTOSOL/PWS/NOIDA]" w:date="2022-06-19T15:10:00Z"/>
                <w:sz w:val="20"/>
              </w:rPr>
            </w:pPr>
            <w:ins w:id="1622" w:author="Jindal, Deepak [AUTOSOL/PWS/NOIDA]" w:date="2022-06-19T15:10:00Z">
              <w:r w:rsidRPr="0062703D">
                <w:rPr>
                  <w:sz w:val="20"/>
                </w:rPr>
                <w:t>Other Basic Functionality</w:t>
              </w:r>
              <w:r>
                <w:rPr>
                  <w:sz w:val="20"/>
                </w:rPr>
                <w:t xml:space="preserve">: </w:t>
              </w:r>
            </w:ins>
          </w:p>
        </w:tc>
      </w:tr>
      <w:tr w:rsidR="00F37363" w14:paraId="1E33E02C" w14:textId="77777777" w:rsidTr="003D531E">
        <w:trPr>
          <w:cantSplit/>
          <w:trHeight w:val="317"/>
          <w:ins w:id="1623" w:author="Jindal, Deepak [AUTOSOL/PWS/NOIDA]" w:date="2022-06-19T15:10:00Z"/>
        </w:trPr>
        <w:tc>
          <w:tcPr>
            <w:tcW w:w="1440" w:type="dxa"/>
            <w:tcBorders>
              <w:top w:val="single" w:sz="6" w:space="0" w:color="auto"/>
              <w:left w:val="single" w:sz="4" w:space="0" w:color="auto"/>
              <w:bottom w:val="single" w:sz="6" w:space="0" w:color="auto"/>
              <w:right w:val="single" w:sz="4" w:space="0" w:color="auto"/>
            </w:tcBorders>
          </w:tcPr>
          <w:p w14:paraId="7BA91FD9" w14:textId="77777777" w:rsidR="00F37363" w:rsidRDefault="00F37363" w:rsidP="003D531E">
            <w:pPr>
              <w:pStyle w:val="CellBody"/>
              <w:rPr>
                <w:ins w:id="1624" w:author="Jindal, Deepak [AUTOSOL/PWS/NOIDA]" w:date="2022-06-19T15:10:00Z"/>
              </w:rPr>
            </w:pPr>
            <w:ins w:id="1625" w:author="Jindal, Deepak [AUTOSOL/PWS/NOIDA]" w:date="2022-06-19T15:10:00Z">
              <w:r>
                <w:t>SETPOINT</w:t>
              </w:r>
            </w:ins>
          </w:p>
        </w:tc>
        <w:tc>
          <w:tcPr>
            <w:tcW w:w="1170" w:type="dxa"/>
            <w:tcBorders>
              <w:top w:val="single" w:sz="6" w:space="0" w:color="auto"/>
              <w:left w:val="single" w:sz="4" w:space="0" w:color="auto"/>
              <w:bottom w:val="single" w:sz="6" w:space="0" w:color="auto"/>
              <w:right w:val="single" w:sz="4" w:space="0" w:color="auto"/>
            </w:tcBorders>
          </w:tcPr>
          <w:p w14:paraId="2237CC4F" w14:textId="77777777" w:rsidR="00F37363" w:rsidRPr="0062703D" w:rsidRDefault="00F37363" w:rsidP="003D531E">
            <w:pPr>
              <w:pStyle w:val="CellBody"/>
              <w:rPr>
                <w:ins w:id="1626" w:author="Jindal, Deepak [AUTOSOL/PWS/NOIDA]" w:date="2022-06-19T15:10:00Z"/>
                <w:sz w:val="20"/>
              </w:rPr>
            </w:pPr>
            <w:ins w:id="1627" w:author="Jindal, Deepak [AUTOSOL/PWS/NOIDA]" w:date="2022-06-19T15:10:00Z">
              <w:r w:rsidRPr="00B65E2F">
                <w:rPr>
                  <w:b/>
                  <w:sz w:val="20"/>
                </w:rPr>
                <w:t>NA</w:t>
              </w:r>
            </w:ins>
          </w:p>
        </w:tc>
        <w:tc>
          <w:tcPr>
            <w:tcW w:w="1260" w:type="dxa"/>
            <w:gridSpan w:val="2"/>
            <w:tcBorders>
              <w:top w:val="single" w:sz="6" w:space="0" w:color="auto"/>
              <w:left w:val="single" w:sz="4" w:space="0" w:color="auto"/>
              <w:bottom w:val="single" w:sz="6" w:space="0" w:color="auto"/>
              <w:right w:val="single" w:sz="4" w:space="0" w:color="auto"/>
            </w:tcBorders>
          </w:tcPr>
          <w:p w14:paraId="51A5AB92" w14:textId="77777777" w:rsidR="00F37363" w:rsidRPr="0062703D" w:rsidRDefault="00F37363" w:rsidP="003D531E">
            <w:pPr>
              <w:pStyle w:val="CellBody"/>
              <w:rPr>
                <w:ins w:id="1628" w:author="Jindal, Deepak [AUTOSOL/PWS/NOIDA]" w:date="2022-06-19T15:10:00Z"/>
                <w:sz w:val="20"/>
              </w:rPr>
            </w:pPr>
            <w:ins w:id="1629" w:author="Jindal, Deepak [AUTOSOL/PWS/NOIDA]" w:date="2022-06-19T15:10:00Z">
              <w:r w:rsidRPr="00B65E2F">
                <w:rPr>
                  <w:b/>
                  <w:sz w:val="20"/>
                </w:rPr>
                <w:t>NA</w:t>
              </w:r>
            </w:ins>
          </w:p>
        </w:tc>
        <w:tc>
          <w:tcPr>
            <w:tcW w:w="1080" w:type="dxa"/>
            <w:tcBorders>
              <w:top w:val="single" w:sz="6" w:space="0" w:color="auto"/>
              <w:left w:val="single" w:sz="4" w:space="0" w:color="auto"/>
              <w:bottom w:val="single" w:sz="6" w:space="0" w:color="auto"/>
              <w:right w:val="single" w:sz="4" w:space="0" w:color="auto"/>
            </w:tcBorders>
          </w:tcPr>
          <w:p w14:paraId="5BB3D4B5" w14:textId="77777777" w:rsidR="00F37363" w:rsidRPr="0062703D" w:rsidRDefault="00F37363" w:rsidP="003D531E">
            <w:pPr>
              <w:pStyle w:val="CellBody"/>
              <w:rPr>
                <w:ins w:id="1630" w:author="Jindal, Deepak [AUTOSOL/PWS/NOIDA]" w:date="2022-06-19T15:10:00Z"/>
                <w:sz w:val="20"/>
              </w:rPr>
            </w:pPr>
            <w:ins w:id="1631" w:author="Jindal, Deepak [AUTOSOL/PWS/NOIDA]" w:date="2022-06-19T15:10:00Z">
              <w:r w:rsidRPr="0062703D">
                <w:rPr>
                  <w:sz w:val="20"/>
                </w:rPr>
                <w:t>Raise/Lower</w:t>
              </w:r>
            </w:ins>
          </w:p>
          <w:p w14:paraId="1CF40756" w14:textId="77777777" w:rsidR="00F37363" w:rsidRPr="0062703D" w:rsidRDefault="00F37363" w:rsidP="003D531E">
            <w:pPr>
              <w:pStyle w:val="CellBody"/>
              <w:rPr>
                <w:ins w:id="1632" w:author="Jindal, Deepak [AUTOSOL/PWS/NOIDA]" w:date="2022-06-19T15:10:00Z"/>
                <w:sz w:val="20"/>
              </w:rPr>
            </w:pPr>
            <w:ins w:id="1633" w:author="Jindal, Deepak [AUTOSOL/PWS/NOIDA]" w:date="2022-06-19T15:10:00Z">
              <w:r w:rsidRPr="0062703D">
                <w:rPr>
                  <w:sz w:val="20"/>
                </w:rPr>
                <w:t>Output</w:t>
              </w:r>
              <w:r>
                <w:t xml:space="preserve">: </w:t>
              </w:r>
              <w:r>
                <w:rPr>
                  <w:color w:val="0000FF"/>
                </w:rPr>
                <w:t xml:space="preserve"> </w:t>
              </w:r>
            </w:ins>
          </w:p>
        </w:tc>
        <w:tc>
          <w:tcPr>
            <w:tcW w:w="1080" w:type="dxa"/>
            <w:tcBorders>
              <w:top w:val="single" w:sz="6" w:space="0" w:color="auto"/>
              <w:left w:val="single" w:sz="4" w:space="0" w:color="auto"/>
              <w:bottom w:val="single" w:sz="6" w:space="0" w:color="auto"/>
              <w:right w:val="single" w:sz="4" w:space="0" w:color="auto"/>
            </w:tcBorders>
          </w:tcPr>
          <w:p w14:paraId="58CA3114" w14:textId="77777777" w:rsidR="00F37363" w:rsidRPr="0062703D" w:rsidRDefault="00F37363" w:rsidP="003D531E">
            <w:pPr>
              <w:pStyle w:val="CellBody"/>
              <w:rPr>
                <w:ins w:id="1634" w:author="Jindal, Deepak [AUTOSOL/PWS/NOIDA]" w:date="2022-06-19T15:10:00Z"/>
                <w:sz w:val="20"/>
              </w:rPr>
            </w:pPr>
            <w:ins w:id="1635" w:author="Jindal, Deepak [AUTOSOL/PWS/NOIDA]" w:date="2022-06-19T15:10:00Z">
              <w:r w:rsidRPr="00B65E2F">
                <w:rPr>
                  <w:b/>
                  <w:sz w:val="20"/>
                </w:rPr>
                <w:t>NA</w:t>
              </w:r>
            </w:ins>
          </w:p>
        </w:tc>
        <w:tc>
          <w:tcPr>
            <w:tcW w:w="1065" w:type="dxa"/>
            <w:tcBorders>
              <w:top w:val="single" w:sz="6" w:space="0" w:color="auto"/>
              <w:left w:val="single" w:sz="4" w:space="0" w:color="auto"/>
              <w:bottom w:val="single" w:sz="6" w:space="0" w:color="auto"/>
              <w:right w:val="single" w:sz="4" w:space="0" w:color="auto"/>
            </w:tcBorders>
          </w:tcPr>
          <w:p w14:paraId="5FC9A701" w14:textId="77777777" w:rsidR="00F37363" w:rsidRPr="0062703D" w:rsidRDefault="00F37363" w:rsidP="003D531E">
            <w:pPr>
              <w:pStyle w:val="CellBody"/>
              <w:rPr>
                <w:ins w:id="1636" w:author="Jindal, Deepak [AUTOSOL/PWS/NOIDA]" w:date="2022-06-19T15:10:00Z"/>
                <w:sz w:val="20"/>
              </w:rPr>
            </w:pPr>
            <w:ins w:id="1637" w:author="Jindal, Deepak [AUTOSOL/PWS/NOIDA]" w:date="2022-06-19T15:10:00Z">
              <w:r w:rsidRPr="0062703D">
                <w:rPr>
                  <w:sz w:val="20"/>
                </w:rPr>
                <w:t>Digital Entry</w:t>
              </w:r>
            </w:ins>
          </w:p>
          <w:p w14:paraId="5618A9ED" w14:textId="77777777" w:rsidR="00F37363" w:rsidRPr="0062703D" w:rsidRDefault="00F37363" w:rsidP="003D531E">
            <w:pPr>
              <w:pStyle w:val="CellBody"/>
              <w:rPr>
                <w:ins w:id="1638" w:author="Jindal, Deepak [AUTOSOL/PWS/NOIDA]" w:date="2022-06-19T15:10:00Z"/>
                <w:sz w:val="20"/>
              </w:rPr>
            </w:pPr>
            <w:ins w:id="1639" w:author="Jindal, Deepak [AUTOSOL/PWS/NOIDA]" w:date="2022-06-19T15:10:00Z">
              <w:r w:rsidRPr="0062703D">
                <w:rPr>
                  <w:sz w:val="20"/>
                </w:rPr>
                <w:t>Output</w:t>
              </w:r>
              <w:r>
                <w:rPr>
                  <w:color w:val="0000FF"/>
                  <w:sz w:val="20"/>
                </w:rPr>
                <w:t xml:space="preserve">:  </w:t>
              </w:r>
            </w:ins>
          </w:p>
        </w:tc>
        <w:tc>
          <w:tcPr>
            <w:tcW w:w="1095" w:type="dxa"/>
            <w:tcBorders>
              <w:top w:val="single" w:sz="6" w:space="0" w:color="auto"/>
              <w:left w:val="single" w:sz="4" w:space="0" w:color="auto"/>
              <w:bottom w:val="single" w:sz="6" w:space="0" w:color="auto"/>
              <w:right w:val="single" w:sz="4" w:space="0" w:color="auto"/>
            </w:tcBorders>
          </w:tcPr>
          <w:p w14:paraId="0B3BDDC4" w14:textId="77777777" w:rsidR="00F37363" w:rsidRPr="0062703D" w:rsidRDefault="00F37363" w:rsidP="003D531E">
            <w:pPr>
              <w:pStyle w:val="CellBody"/>
              <w:rPr>
                <w:ins w:id="1640" w:author="Jindal, Deepak [AUTOSOL/PWS/NOIDA]" w:date="2022-06-19T15:10:00Z"/>
                <w:sz w:val="20"/>
              </w:rPr>
            </w:pPr>
            <w:ins w:id="1641" w:author="Jindal, Deepak [AUTOSOL/PWS/NOIDA]" w:date="2022-06-19T15:10:00Z">
              <w:r w:rsidRPr="0062703D">
                <w:rPr>
                  <w:sz w:val="20"/>
                </w:rPr>
                <w:t xml:space="preserve">Change Tuning </w:t>
              </w:r>
              <w:r>
                <w:rPr>
                  <w:sz w:val="20"/>
                </w:rPr>
                <w:t xml:space="preserve">Contants: </w:t>
              </w:r>
            </w:ins>
          </w:p>
        </w:tc>
        <w:tc>
          <w:tcPr>
            <w:tcW w:w="1260" w:type="dxa"/>
            <w:tcBorders>
              <w:top w:val="single" w:sz="6" w:space="0" w:color="auto"/>
              <w:left w:val="single" w:sz="4" w:space="0" w:color="auto"/>
              <w:bottom w:val="single" w:sz="6" w:space="0" w:color="auto"/>
              <w:right w:val="single" w:sz="4" w:space="0" w:color="auto"/>
            </w:tcBorders>
          </w:tcPr>
          <w:p w14:paraId="12B75490" w14:textId="77777777" w:rsidR="00F37363" w:rsidRPr="0062703D" w:rsidRDefault="00F37363" w:rsidP="003D531E">
            <w:pPr>
              <w:pStyle w:val="CellBody"/>
              <w:rPr>
                <w:ins w:id="1642" w:author="Jindal, Deepak [AUTOSOL/PWS/NOIDA]" w:date="2022-06-19T15:10:00Z"/>
                <w:sz w:val="20"/>
              </w:rPr>
            </w:pPr>
            <w:ins w:id="1643" w:author="Jindal, Deepak [AUTOSOL/PWS/NOIDA]" w:date="2022-06-19T15:10:00Z">
              <w:r w:rsidRPr="0062703D">
                <w:rPr>
                  <w:sz w:val="20"/>
                </w:rPr>
                <w:t>Other Basic Functionality</w:t>
              </w:r>
              <w:r>
                <w:rPr>
                  <w:sz w:val="20"/>
                </w:rPr>
                <w:t xml:space="preserve">: </w:t>
              </w:r>
            </w:ins>
          </w:p>
        </w:tc>
      </w:tr>
      <w:tr w:rsidR="00F37363" w14:paraId="61B8A806" w14:textId="77777777" w:rsidTr="003D531E">
        <w:trPr>
          <w:cantSplit/>
          <w:trHeight w:val="317"/>
          <w:ins w:id="1644" w:author="Jindal, Deepak [AUTOSOL/PWS/NOIDA]" w:date="2022-06-19T15:10:00Z"/>
        </w:trPr>
        <w:tc>
          <w:tcPr>
            <w:tcW w:w="1440" w:type="dxa"/>
            <w:tcBorders>
              <w:top w:val="single" w:sz="6" w:space="0" w:color="auto"/>
              <w:left w:val="single" w:sz="4" w:space="0" w:color="auto"/>
              <w:bottom w:val="single" w:sz="6" w:space="0" w:color="auto"/>
              <w:right w:val="single" w:sz="4" w:space="0" w:color="auto"/>
            </w:tcBorders>
          </w:tcPr>
          <w:p w14:paraId="472BB2E1" w14:textId="77777777" w:rsidR="00F37363" w:rsidRDefault="00F37363" w:rsidP="003D531E">
            <w:pPr>
              <w:pStyle w:val="CellBody"/>
              <w:rPr>
                <w:ins w:id="1645" w:author="Jindal, Deepak [AUTOSOL/PWS/NOIDA]" w:date="2022-06-19T15:10:00Z"/>
              </w:rPr>
            </w:pPr>
            <w:ins w:id="1646" w:author="Jindal, Deepak [AUTOSOL/PWS/NOIDA]" w:date="2022-06-19T15:10:00Z">
              <w:r>
                <w:t>PID</w:t>
              </w:r>
            </w:ins>
          </w:p>
        </w:tc>
        <w:tc>
          <w:tcPr>
            <w:tcW w:w="1170" w:type="dxa"/>
            <w:tcBorders>
              <w:top w:val="single" w:sz="6" w:space="0" w:color="auto"/>
              <w:left w:val="single" w:sz="4" w:space="0" w:color="auto"/>
              <w:bottom w:val="single" w:sz="6" w:space="0" w:color="auto"/>
              <w:right w:val="single" w:sz="4" w:space="0" w:color="auto"/>
            </w:tcBorders>
          </w:tcPr>
          <w:p w14:paraId="727A32BC" w14:textId="77777777" w:rsidR="00F37363" w:rsidRPr="0062703D" w:rsidRDefault="00F37363" w:rsidP="003D531E">
            <w:pPr>
              <w:pStyle w:val="CellBody"/>
              <w:rPr>
                <w:ins w:id="1647" w:author="Jindal, Deepak [AUTOSOL/PWS/NOIDA]" w:date="2022-06-19T15:10:00Z"/>
                <w:sz w:val="20"/>
              </w:rPr>
            </w:pPr>
            <w:ins w:id="1648" w:author="Jindal, Deepak [AUTOSOL/PWS/NOIDA]" w:date="2022-06-19T15:10:00Z">
              <w:r w:rsidRPr="00B65E2F">
                <w:rPr>
                  <w:b/>
                  <w:sz w:val="20"/>
                </w:rPr>
                <w:t>NA</w:t>
              </w:r>
            </w:ins>
          </w:p>
        </w:tc>
        <w:tc>
          <w:tcPr>
            <w:tcW w:w="1260" w:type="dxa"/>
            <w:gridSpan w:val="2"/>
            <w:tcBorders>
              <w:top w:val="single" w:sz="6" w:space="0" w:color="auto"/>
              <w:left w:val="single" w:sz="4" w:space="0" w:color="auto"/>
              <w:bottom w:val="single" w:sz="6" w:space="0" w:color="auto"/>
              <w:right w:val="single" w:sz="4" w:space="0" w:color="auto"/>
            </w:tcBorders>
          </w:tcPr>
          <w:p w14:paraId="54F93DB2" w14:textId="77777777" w:rsidR="00F37363" w:rsidRPr="0062703D" w:rsidRDefault="00F37363" w:rsidP="003D531E">
            <w:pPr>
              <w:pStyle w:val="CellBody"/>
              <w:rPr>
                <w:ins w:id="1649" w:author="Jindal, Deepak [AUTOSOL/PWS/NOIDA]" w:date="2022-06-19T15:10:00Z"/>
                <w:sz w:val="20"/>
              </w:rPr>
            </w:pPr>
            <w:ins w:id="1650" w:author="Jindal, Deepak [AUTOSOL/PWS/NOIDA]" w:date="2022-06-19T15:10:00Z">
              <w:r w:rsidRPr="00B65E2F">
                <w:rPr>
                  <w:b/>
                  <w:sz w:val="20"/>
                </w:rPr>
                <w:t>NA</w:t>
              </w:r>
            </w:ins>
          </w:p>
        </w:tc>
        <w:tc>
          <w:tcPr>
            <w:tcW w:w="1080" w:type="dxa"/>
            <w:tcBorders>
              <w:top w:val="single" w:sz="6" w:space="0" w:color="auto"/>
              <w:left w:val="single" w:sz="4" w:space="0" w:color="auto"/>
              <w:bottom w:val="single" w:sz="6" w:space="0" w:color="auto"/>
              <w:right w:val="single" w:sz="4" w:space="0" w:color="auto"/>
            </w:tcBorders>
          </w:tcPr>
          <w:p w14:paraId="78C0C8FA" w14:textId="77777777" w:rsidR="00F37363" w:rsidRPr="0062703D" w:rsidRDefault="00F37363" w:rsidP="003D531E">
            <w:pPr>
              <w:pStyle w:val="CellBody"/>
              <w:rPr>
                <w:ins w:id="1651" w:author="Jindal, Deepak [AUTOSOL/PWS/NOIDA]" w:date="2022-06-19T15:10:00Z"/>
                <w:sz w:val="20"/>
              </w:rPr>
            </w:pPr>
            <w:ins w:id="1652" w:author="Jindal, Deepak [AUTOSOL/PWS/NOIDA]" w:date="2022-06-19T15:10:00Z">
              <w:r w:rsidRPr="00B65E2F">
                <w:rPr>
                  <w:b/>
                  <w:sz w:val="20"/>
                </w:rPr>
                <w:t>NA</w:t>
              </w:r>
            </w:ins>
          </w:p>
        </w:tc>
        <w:tc>
          <w:tcPr>
            <w:tcW w:w="1080" w:type="dxa"/>
            <w:tcBorders>
              <w:top w:val="single" w:sz="6" w:space="0" w:color="auto"/>
              <w:left w:val="single" w:sz="4" w:space="0" w:color="auto"/>
              <w:bottom w:val="single" w:sz="6" w:space="0" w:color="auto"/>
              <w:right w:val="single" w:sz="4" w:space="0" w:color="auto"/>
            </w:tcBorders>
          </w:tcPr>
          <w:p w14:paraId="16EB0D91" w14:textId="77777777" w:rsidR="00F37363" w:rsidRPr="0062703D" w:rsidRDefault="00F37363" w:rsidP="003D531E">
            <w:pPr>
              <w:pStyle w:val="CellBody"/>
              <w:rPr>
                <w:ins w:id="1653" w:author="Jindal, Deepak [AUTOSOL/PWS/NOIDA]" w:date="2022-06-19T15:10:00Z"/>
                <w:sz w:val="20"/>
              </w:rPr>
            </w:pPr>
            <w:ins w:id="1654" w:author="Jindal, Deepak [AUTOSOL/PWS/NOIDA]" w:date="2022-06-19T15:10:00Z">
              <w:r w:rsidRPr="00B65E2F">
                <w:rPr>
                  <w:b/>
                  <w:sz w:val="20"/>
                </w:rPr>
                <w:t>NA</w:t>
              </w:r>
            </w:ins>
          </w:p>
        </w:tc>
        <w:tc>
          <w:tcPr>
            <w:tcW w:w="1065" w:type="dxa"/>
            <w:tcBorders>
              <w:top w:val="single" w:sz="6" w:space="0" w:color="auto"/>
              <w:left w:val="single" w:sz="4" w:space="0" w:color="auto"/>
              <w:bottom w:val="single" w:sz="6" w:space="0" w:color="auto"/>
              <w:right w:val="single" w:sz="4" w:space="0" w:color="auto"/>
            </w:tcBorders>
          </w:tcPr>
          <w:p w14:paraId="52743922" w14:textId="77777777" w:rsidR="00F37363" w:rsidRPr="0062703D" w:rsidRDefault="00F37363" w:rsidP="003D531E">
            <w:pPr>
              <w:pStyle w:val="CellBody"/>
              <w:rPr>
                <w:ins w:id="1655" w:author="Jindal, Deepak [AUTOSOL/PWS/NOIDA]" w:date="2022-06-19T15:10:00Z"/>
                <w:sz w:val="20"/>
              </w:rPr>
            </w:pPr>
            <w:ins w:id="1656" w:author="Jindal, Deepak [AUTOSOL/PWS/NOIDA]" w:date="2022-06-19T15:10:00Z">
              <w:r w:rsidRPr="00B65E2F">
                <w:rPr>
                  <w:b/>
                  <w:sz w:val="20"/>
                </w:rPr>
                <w:t>NA</w:t>
              </w:r>
            </w:ins>
          </w:p>
        </w:tc>
        <w:tc>
          <w:tcPr>
            <w:tcW w:w="1095" w:type="dxa"/>
            <w:tcBorders>
              <w:top w:val="single" w:sz="6" w:space="0" w:color="auto"/>
              <w:left w:val="single" w:sz="4" w:space="0" w:color="auto"/>
              <w:bottom w:val="single" w:sz="6" w:space="0" w:color="auto"/>
              <w:right w:val="single" w:sz="4" w:space="0" w:color="auto"/>
            </w:tcBorders>
          </w:tcPr>
          <w:p w14:paraId="4FC0B5CD" w14:textId="77777777" w:rsidR="00F37363" w:rsidRPr="0062703D" w:rsidRDefault="00F37363" w:rsidP="003D531E">
            <w:pPr>
              <w:pStyle w:val="CellBody"/>
              <w:rPr>
                <w:ins w:id="1657" w:author="Jindal, Deepak [AUTOSOL/PWS/NOIDA]" w:date="2022-06-19T15:10:00Z"/>
                <w:sz w:val="20"/>
              </w:rPr>
            </w:pPr>
            <w:ins w:id="1658" w:author="Jindal, Deepak [AUTOSOL/PWS/NOIDA]" w:date="2022-06-19T15:10:00Z">
              <w:r w:rsidRPr="0062703D">
                <w:rPr>
                  <w:sz w:val="20"/>
                </w:rPr>
                <w:t xml:space="preserve">Change Tuning </w:t>
              </w:r>
              <w:r>
                <w:rPr>
                  <w:sz w:val="20"/>
                </w:rPr>
                <w:t xml:space="preserve">Contants: </w:t>
              </w:r>
            </w:ins>
          </w:p>
        </w:tc>
        <w:tc>
          <w:tcPr>
            <w:tcW w:w="1260" w:type="dxa"/>
            <w:tcBorders>
              <w:top w:val="single" w:sz="6" w:space="0" w:color="auto"/>
              <w:left w:val="single" w:sz="4" w:space="0" w:color="auto"/>
              <w:bottom w:val="single" w:sz="6" w:space="0" w:color="auto"/>
              <w:right w:val="single" w:sz="4" w:space="0" w:color="auto"/>
            </w:tcBorders>
          </w:tcPr>
          <w:p w14:paraId="2F0B5B41" w14:textId="77777777" w:rsidR="00F37363" w:rsidRPr="0062703D" w:rsidRDefault="00F37363" w:rsidP="003D531E">
            <w:pPr>
              <w:pStyle w:val="CellBody"/>
              <w:rPr>
                <w:ins w:id="1659" w:author="Jindal, Deepak [AUTOSOL/PWS/NOIDA]" w:date="2022-06-19T15:10:00Z"/>
                <w:sz w:val="20"/>
              </w:rPr>
            </w:pPr>
            <w:ins w:id="1660" w:author="Jindal, Deepak [AUTOSOL/PWS/NOIDA]" w:date="2022-06-19T15:10:00Z">
              <w:r w:rsidRPr="0062703D">
                <w:rPr>
                  <w:sz w:val="20"/>
                </w:rPr>
                <w:t>Other Basic Functionality</w:t>
              </w:r>
              <w:r>
                <w:rPr>
                  <w:sz w:val="20"/>
                </w:rPr>
                <w:t xml:space="preserve">: </w:t>
              </w:r>
            </w:ins>
          </w:p>
        </w:tc>
      </w:tr>
      <w:tr w:rsidR="00F37363" w14:paraId="630591A7" w14:textId="77777777" w:rsidTr="003D531E">
        <w:trPr>
          <w:cantSplit/>
          <w:trHeight w:val="317"/>
          <w:ins w:id="1661" w:author="Jindal, Deepak [AUTOSOL/PWS/NOIDA]" w:date="2022-06-19T15:10:00Z"/>
        </w:trPr>
        <w:tc>
          <w:tcPr>
            <w:tcW w:w="9450" w:type="dxa"/>
            <w:gridSpan w:val="9"/>
            <w:tcBorders>
              <w:top w:val="single" w:sz="6" w:space="0" w:color="auto"/>
              <w:left w:val="single" w:sz="4" w:space="0" w:color="auto"/>
              <w:bottom w:val="single" w:sz="4" w:space="0" w:color="auto"/>
              <w:right w:val="single" w:sz="4" w:space="0" w:color="auto"/>
            </w:tcBorders>
          </w:tcPr>
          <w:p w14:paraId="0412DF1A" w14:textId="77777777" w:rsidR="00F37363" w:rsidRPr="0062703D" w:rsidRDefault="00F37363" w:rsidP="003D531E">
            <w:pPr>
              <w:pStyle w:val="CellBody"/>
              <w:rPr>
                <w:ins w:id="1662" w:author="Jindal, Deepak [AUTOSOL/PWS/NOIDA]" w:date="2022-06-19T15:10:00Z"/>
                <w:sz w:val="20"/>
              </w:rPr>
            </w:pPr>
            <w:ins w:id="1663" w:author="Jindal, Deepak [AUTOSOL/PWS/NOIDA]" w:date="2022-06-19T15:10:00Z">
              <w:r>
                <w:rPr>
                  <w:sz w:val="20"/>
                </w:rPr>
                <w:t xml:space="preserve">Comments: </w:t>
              </w:r>
            </w:ins>
          </w:p>
        </w:tc>
      </w:tr>
    </w:tbl>
    <w:p w14:paraId="67B1B01F" w14:textId="77777777" w:rsidR="00F37363" w:rsidRDefault="00F37363" w:rsidP="00F37363">
      <w:pPr>
        <w:rPr>
          <w:ins w:id="1664" w:author="Jindal, Deepak [AUTOSOL/PWS/NOIDA]" w:date="2022-06-19T15:10:00Z"/>
        </w:rPr>
      </w:pPr>
    </w:p>
    <w:tbl>
      <w:tblPr>
        <w:tblW w:w="0" w:type="auto"/>
        <w:tblInd w:w="5" w:type="dxa"/>
        <w:tblLayout w:type="fixed"/>
        <w:tblCellMar>
          <w:left w:w="0" w:type="dxa"/>
          <w:right w:w="0" w:type="dxa"/>
        </w:tblCellMar>
        <w:tblLook w:val="0000" w:firstRow="0" w:lastRow="0" w:firstColumn="0" w:lastColumn="0" w:noHBand="0" w:noVBand="0"/>
      </w:tblPr>
      <w:tblGrid>
        <w:gridCol w:w="1440"/>
        <w:gridCol w:w="922"/>
        <w:gridCol w:w="608"/>
        <w:gridCol w:w="1755"/>
        <w:gridCol w:w="45"/>
        <w:gridCol w:w="1350"/>
        <w:gridCol w:w="967"/>
        <w:gridCol w:w="833"/>
        <w:gridCol w:w="1530"/>
      </w:tblGrid>
      <w:tr w:rsidR="00F37363" w14:paraId="76C6BB6D" w14:textId="77777777" w:rsidTr="003D531E">
        <w:trPr>
          <w:cantSplit/>
          <w:trHeight w:val="316"/>
          <w:ins w:id="1665" w:author="Jindal, Deepak [AUTOSOL/PWS/NOIDA]" w:date="2022-06-19T15:10:00Z"/>
        </w:trPr>
        <w:tc>
          <w:tcPr>
            <w:tcW w:w="9450" w:type="dxa"/>
            <w:gridSpan w:val="9"/>
            <w:tcBorders>
              <w:top w:val="single" w:sz="4" w:space="0" w:color="auto"/>
              <w:left w:val="single" w:sz="4" w:space="0" w:color="auto"/>
              <w:bottom w:val="single" w:sz="4" w:space="0" w:color="auto"/>
              <w:right w:val="single" w:sz="4" w:space="0" w:color="auto"/>
            </w:tcBorders>
            <w:shd w:val="pct10" w:color="auto" w:fill="FFFFFF"/>
          </w:tcPr>
          <w:p w14:paraId="26BE8A27" w14:textId="2D2D9BF2" w:rsidR="00F37363" w:rsidRDefault="00F37363">
            <w:pPr>
              <w:pStyle w:val="CellBody"/>
              <w:numPr>
                <w:ilvl w:val="4"/>
                <w:numId w:val="6"/>
              </w:numPr>
              <w:rPr>
                <w:ins w:id="1666" w:author="Jindal, Deepak [AUTOSOL/PWS/NOIDA]" w:date="2022-06-19T15:10:00Z"/>
              </w:rPr>
              <w:pPrChange w:id="1667" w:author="Jindal, Deepak [AUTOSOL/PWS/NOIDA]" w:date="2022-06-19T15:10:00Z">
                <w:pPr>
                  <w:pStyle w:val="CellBody"/>
                </w:pPr>
              </w:pPrChange>
            </w:pPr>
            <w:ins w:id="1668" w:author="Jindal, Deepak [AUTOSOL/PWS/NOIDA]" w:date="2022-06-19T15:10:00Z">
              <w:r w:rsidRPr="00F37363">
                <w:rPr>
                  <w:b/>
                  <w:rPrChange w:id="1669" w:author="Jindal, Deepak [AUTOSOL/PWS/NOIDA]" w:date="2022-06-19T15:10:00Z">
                    <w:rPr>
                      <w:b/>
                      <w:u w:val="single"/>
                    </w:rPr>
                  </w:rPrChange>
                </w:rPr>
                <w:t>Test:</w:t>
              </w:r>
              <w:r w:rsidRPr="00F37363">
                <w:rPr>
                  <w:b/>
                  <w:rPrChange w:id="1670" w:author="Jindal, Deepak [AUTOSOL/PWS/NOIDA]" w:date="2022-06-19T15:10:00Z">
                    <w:rPr/>
                  </w:rPrChange>
                </w:rPr>
                <w:t xml:space="preserve"> </w:t>
              </w:r>
              <w:r>
                <w:rPr>
                  <w:b/>
                </w:rPr>
                <w:t>Run the listed tests using sheets</w:t>
              </w:r>
              <w:r w:rsidRPr="00F37363">
                <w:rPr>
                  <w:b/>
                  <w:rPrChange w:id="1671" w:author="Jindal, Deepak [AUTOSOL/PWS/NOIDA]" w:date="2022-06-19T15:10:00Z">
                    <w:rPr/>
                  </w:rPrChange>
                </w:rPr>
                <w:t>. Mark each test result as “P” or “F” (Pass/ Fail).</w:t>
              </w:r>
            </w:ins>
          </w:p>
        </w:tc>
      </w:tr>
      <w:tr w:rsidR="00F37363" w14:paraId="27AD1515" w14:textId="77777777" w:rsidTr="003D531E">
        <w:trPr>
          <w:cantSplit/>
          <w:trHeight w:val="316"/>
          <w:ins w:id="1672" w:author="Jindal, Deepak [AUTOSOL/PWS/NOIDA]" w:date="2022-06-19T15:10:00Z"/>
        </w:trPr>
        <w:tc>
          <w:tcPr>
            <w:tcW w:w="1440" w:type="dxa"/>
            <w:tcBorders>
              <w:top w:val="single" w:sz="6" w:space="0" w:color="auto"/>
              <w:left w:val="single" w:sz="4" w:space="0" w:color="auto"/>
              <w:bottom w:val="single" w:sz="4" w:space="0" w:color="auto"/>
              <w:right w:val="single" w:sz="6" w:space="0" w:color="auto"/>
            </w:tcBorders>
          </w:tcPr>
          <w:p w14:paraId="41114CD1" w14:textId="77777777" w:rsidR="00F37363" w:rsidRDefault="00F37363" w:rsidP="003D531E">
            <w:pPr>
              <w:pStyle w:val="CellBody"/>
              <w:rPr>
                <w:ins w:id="1673" w:author="Jindal, Deepak [AUTOSOL/PWS/NOIDA]" w:date="2022-06-19T15:10:00Z"/>
              </w:rPr>
            </w:pPr>
            <w:ins w:id="1674" w:author="Jindal, Deepak [AUTOSOL/PWS/NOIDA]" w:date="2022-06-19T15:10:00Z">
              <w:r>
                <w:t xml:space="preserve">Date: </w:t>
              </w:r>
            </w:ins>
          </w:p>
        </w:tc>
        <w:tc>
          <w:tcPr>
            <w:tcW w:w="1530" w:type="dxa"/>
            <w:gridSpan w:val="2"/>
            <w:tcBorders>
              <w:top w:val="single" w:sz="6" w:space="0" w:color="auto"/>
              <w:left w:val="single" w:sz="6" w:space="0" w:color="auto"/>
              <w:bottom w:val="single" w:sz="4" w:space="0" w:color="auto"/>
              <w:right w:val="single" w:sz="6" w:space="0" w:color="auto"/>
            </w:tcBorders>
          </w:tcPr>
          <w:p w14:paraId="4FBCD075" w14:textId="77777777" w:rsidR="00F37363" w:rsidRDefault="00F37363" w:rsidP="003D531E">
            <w:pPr>
              <w:pStyle w:val="CellBody"/>
              <w:rPr>
                <w:ins w:id="1675" w:author="Jindal, Deepak [AUTOSOL/PWS/NOIDA]" w:date="2022-06-19T15:10:00Z"/>
              </w:rPr>
            </w:pPr>
            <w:ins w:id="1676" w:author="Jindal, Deepak [AUTOSOL/PWS/NOIDA]" w:date="2022-06-19T15:10:00Z">
              <w:r>
                <w:t xml:space="preserve">Initials: </w:t>
              </w:r>
            </w:ins>
          </w:p>
        </w:tc>
        <w:tc>
          <w:tcPr>
            <w:tcW w:w="6480" w:type="dxa"/>
            <w:gridSpan w:val="6"/>
            <w:tcBorders>
              <w:top w:val="single" w:sz="6" w:space="0" w:color="auto"/>
              <w:left w:val="single" w:sz="6" w:space="0" w:color="auto"/>
              <w:bottom w:val="single" w:sz="4" w:space="0" w:color="auto"/>
              <w:right w:val="single" w:sz="4" w:space="0" w:color="auto"/>
            </w:tcBorders>
          </w:tcPr>
          <w:p w14:paraId="1995ECE0" w14:textId="77777777" w:rsidR="00F37363" w:rsidRDefault="00F37363" w:rsidP="003D531E">
            <w:pPr>
              <w:pStyle w:val="CellBody"/>
              <w:rPr>
                <w:ins w:id="1677" w:author="Jindal, Deepak [AUTOSOL/PWS/NOIDA]" w:date="2022-06-19T15:10:00Z"/>
              </w:rPr>
            </w:pPr>
            <w:ins w:id="1678" w:author="Jindal, Deepak [AUTOSOL/PWS/NOIDA]" w:date="2022-06-19T15:10:00Z">
              <w:r>
                <w:t xml:space="preserve">Findings# </w:t>
              </w:r>
            </w:ins>
          </w:p>
        </w:tc>
      </w:tr>
      <w:tr w:rsidR="00F37363" w14:paraId="7FECE699" w14:textId="77777777" w:rsidTr="003D531E">
        <w:trPr>
          <w:cantSplit/>
          <w:trHeight w:val="317"/>
          <w:ins w:id="1679" w:author="Jindal, Deepak [AUTOSOL/PWS/NOIDA]" w:date="2022-06-19T15:10:00Z"/>
        </w:trPr>
        <w:tc>
          <w:tcPr>
            <w:tcW w:w="1440" w:type="dxa"/>
            <w:tcBorders>
              <w:top w:val="single" w:sz="6" w:space="0" w:color="auto"/>
              <w:left w:val="single" w:sz="4" w:space="0" w:color="auto"/>
              <w:bottom w:val="single" w:sz="4" w:space="0" w:color="auto"/>
              <w:right w:val="single" w:sz="4" w:space="0" w:color="auto"/>
            </w:tcBorders>
          </w:tcPr>
          <w:p w14:paraId="360E99F3" w14:textId="77777777" w:rsidR="00F37363" w:rsidRDefault="00F37363" w:rsidP="003D531E">
            <w:pPr>
              <w:pStyle w:val="CellBody"/>
              <w:rPr>
                <w:ins w:id="1680" w:author="Jindal, Deepak [AUTOSOL/PWS/NOIDA]" w:date="2022-06-19T15:10:00Z"/>
              </w:rPr>
            </w:pPr>
          </w:p>
        </w:tc>
        <w:tc>
          <w:tcPr>
            <w:tcW w:w="1530" w:type="dxa"/>
            <w:gridSpan w:val="2"/>
            <w:tcBorders>
              <w:top w:val="single" w:sz="6" w:space="0" w:color="auto"/>
              <w:left w:val="single" w:sz="4" w:space="0" w:color="auto"/>
              <w:bottom w:val="single" w:sz="4" w:space="0" w:color="auto"/>
              <w:right w:val="single" w:sz="4" w:space="0" w:color="auto"/>
            </w:tcBorders>
          </w:tcPr>
          <w:p w14:paraId="6934D884" w14:textId="77777777" w:rsidR="00F37363" w:rsidRDefault="00F37363" w:rsidP="003D531E">
            <w:pPr>
              <w:pStyle w:val="CellBody"/>
              <w:rPr>
                <w:ins w:id="1681" w:author="Jindal, Deepak [AUTOSOL/PWS/NOIDA]" w:date="2022-06-19T15:10:00Z"/>
              </w:rPr>
            </w:pPr>
            <w:ins w:id="1682" w:author="Jindal, Deepak [AUTOSOL/PWS/NOIDA]" w:date="2022-06-19T15:10:00Z">
              <w:r>
                <w:t>KEYBOARD</w:t>
              </w:r>
            </w:ins>
          </w:p>
        </w:tc>
        <w:tc>
          <w:tcPr>
            <w:tcW w:w="1800" w:type="dxa"/>
            <w:gridSpan w:val="2"/>
            <w:tcBorders>
              <w:top w:val="single" w:sz="6" w:space="0" w:color="auto"/>
              <w:left w:val="single" w:sz="4" w:space="0" w:color="auto"/>
              <w:bottom w:val="single" w:sz="4" w:space="0" w:color="auto"/>
              <w:right w:val="single" w:sz="4" w:space="0" w:color="auto"/>
            </w:tcBorders>
          </w:tcPr>
          <w:p w14:paraId="2B63269B" w14:textId="77777777" w:rsidR="00F37363" w:rsidRDefault="00F37363" w:rsidP="003D531E">
            <w:pPr>
              <w:pStyle w:val="CellBody"/>
              <w:rPr>
                <w:ins w:id="1683" w:author="Jindal, Deepak [AUTOSOL/PWS/NOIDA]" w:date="2022-06-19T15:10:00Z"/>
              </w:rPr>
            </w:pPr>
            <w:ins w:id="1684" w:author="Jindal, Deepak [AUTOSOL/PWS/NOIDA]" w:date="2022-06-19T15:10:00Z">
              <w:r>
                <w:t>HIGHLOWMON</w:t>
              </w:r>
            </w:ins>
          </w:p>
        </w:tc>
        <w:tc>
          <w:tcPr>
            <w:tcW w:w="1350" w:type="dxa"/>
            <w:tcBorders>
              <w:top w:val="single" w:sz="6" w:space="0" w:color="auto"/>
              <w:left w:val="single" w:sz="4" w:space="0" w:color="auto"/>
              <w:bottom w:val="single" w:sz="4" w:space="0" w:color="auto"/>
              <w:right w:val="single" w:sz="4" w:space="0" w:color="auto"/>
            </w:tcBorders>
          </w:tcPr>
          <w:p w14:paraId="15CCDC4E" w14:textId="77777777" w:rsidR="00F37363" w:rsidRDefault="00F37363" w:rsidP="003D531E">
            <w:pPr>
              <w:pStyle w:val="CellBody"/>
              <w:rPr>
                <w:ins w:id="1685" w:author="Jindal, Deepak [AUTOSOL/PWS/NOIDA]" w:date="2022-06-19T15:10:00Z"/>
              </w:rPr>
            </w:pPr>
            <w:ins w:id="1686" w:author="Jindal, Deepak [AUTOSOL/PWS/NOIDA]" w:date="2022-06-19T15:10:00Z">
              <w:r>
                <w:t xml:space="preserve">TRANSFER </w:t>
              </w:r>
            </w:ins>
          </w:p>
        </w:tc>
        <w:tc>
          <w:tcPr>
            <w:tcW w:w="1800" w:type="dxa"/>
            <w:gridSpan w:val="2"/>
            <w:tcBorders>
              <w:top w:val="single" w:sz="6" w:space="0" w:color="auto"/>
              <w:left w:val="single" w:sz="4" w:space="0" w:color="auto"/>
              <w:bottom w:val="single" w:sz="4" w:space="0" w:color="auto"/>
              <w:right w:val="single" w:sz="4" w:space="0" w:color="auto"/>
            </w:tcBorders>
          </w:tcPr>
          <w:p w14:paraId="6F2C6790" w14:textId="77777777" w:rsidR="00F37363" w:rsidRDefault="00F37363" w:rsidP="003D531E">
            <w:pPr>
              <w:pStyle w:val="CellBody"/>
              <w:rPr>
                <w:ins w:id="1687" w:author="Jindal, Deepak [AUTOSOL/PWS/NOIDA]" w:date="2022-06-19T15:10:00Z"/>
              </w:rPr>
            </w:pPr>
            <w:ins w:id="1688" w:author="Jindal, Deepak [AUTOSOL/PWS/NOIDA]" w:date="2022-06-19T15:10:00Z">
              <w:r>
                <w:t xml:space="preserve">ONESHOT </w:t>
              </w:r>
            </w:ins>
          </w:p>
        </w:tc>
        <w:tc>
          <w:tcPr>
            <w:tcW w:w="1530" w:type="dxa"/>
            <w:tcBorders>
              <w:top w:val="single" w:sz="6" w:space="0" w:color="auto"/>
              <w:left w:val="single" w:sz="4" w:space="0" w:color="auto"/>
              <w:bottom w:val="single" w:sz="4" w:space="0" w:color="auto"/>
              <w:right w:val="single" w:sz="4" w:space="0" w:color="auto"/>
            </w:tcBorders>
          </w:tcPr>
          <w:p w14:paraId="158DE73E" w14:textId="77777777" w:rsidR="00F37363" w:rsidRDefault="00F37363" w:rsidP="003D531E">
            <w:pPr>
              <w:pStyle w:val="CellBody"/>
              <w:rPr>
                <w:ins w:id="1689" w:author="Jindal, Deepak [AUTOSOL/PWS/NOIDA]" w:date="2022-06-19T15:10:00Z"/>
              </w:rPr>
            </w:pPr>
            <w:ins w:id="1690" w:author="Jindal, Deepak [AUTOSOL/PWS/NOIDA]" w:date="2022-06-19T15:10:00Z">
              <w:r>
                <w:t xml:space="preserve"> </w:t>
              </w:r>
            </w:ins>
          </w:p>
        </w:tc>
      </w:tr>
      <w:tr w:rsidR="00F37363" w14:paraId="231D32AE" w14:textId="77777777" w:rsidTr="003D531E">
        <w:trPr>
          <w:cantSplit/>
          <w:trHeight w:val="317"/>
          <w:ins w:id="1691" w:author="Jindal, Deepak [AUTOSOL/PWS/NOIDA]" w:date="2022-06-19T15:10:00Z"/>
        </w:trPr>
        <w:tc>
          <w:tcPr>
            <w:tcW w:w="1440" w:type="dxa"/>
            <w:tcBorders>
              <w:top w:val="single" w:sz="6" w:space="0" w:color="auto"/>
              <w:left w:val="single" w:sz="4" w:space="0" w:color="auto"/>
              <w:bottom w:val="single" w:sz="4" w:space="0" w:color="auto"/>
              <w:right w:val="single" w:sz="4" w:space="0" w:color="auto"/>
            </w:tcBorders>
          </w:tcPr>
          <w:p w14:paraId="3E577AD0" w14:textId="77777777" w:rsidR="00F37363" w:rsidRDefault="00F37363" w:rsidP="003D531E">
            <w:pPr>
              <w:pStyle w:val="CellBody"/>
              <w:rPr>
                <w:ins w:id="1692" w:author="Jindal, Deepak [AUTOSOL/PWS/NOIDA]" w:date="2022-06-19T15:10:00Z"/>
              </w:rPr>
            </w:pPr>
            <w:ins w:id="1693" w:author="Jindal, Deepak [AUTOSOL/PWS/NOIDA]" w:date="2022-06-19T15:10:00Z">
              <w:r>
                <w:t xml:space="preserve">Basic Functionality </w:t>
              </w:r>
            </w:ins>
          </w:p>
        </w:tc>
        <w:tc>
          <w:tcPr>
            <w:tcW w:w="1530" w:type="dxa"/>
            <w:gridSpan w:val="2"/>
            <w:tcBorders>
              <w:top w:val="single" w:sz="6" w:space="0" w:color="auto"/>
              <w:left w:val="single" w:sz="4" w:space="0" w:color="auto"/>
              <w:bottom w:val="single" w:sz="4" w:space="0" w:color="auto"/>
              <w:right w:val="single" w:sz="4" w:space="0" w:color="auto"/>
            </w:tcBorders>
          </w:tcPr>
          <w:p w14:paraId="3D0F4186" w14:textId="77777777" w:rsidR="00F37363" w:rsidRDefault="00F37363" w:rsidP="003D531E">
            <w:pPr>
              <w:rPr>
                <w:ins w:id="1694" w:author="Jindal, Deepak [AUTOSOL/PWS/NOIDA]" w:date="2022-06-19T15:10:00Z"/>
              </w:rPr>
            </w:pPr>
          </w:p>
        </w:tc>
        <w:tc>
          <w:tcPr>
            <w:tcW w:w="1800" w:type="dxa"/>
            <w:gridSpan w:val="2"/>
            <w:tcBorders>
              <w:top w:val="single" w:sz="6" w:space="0" w:color="auto"/>
              <w:left w:val="single" w:sz="4" w:space="0" w:color="auto"/>
              <w:bottom w:val="single" w:sz="4" w:space="0" w:color="auto"/>
              <w:right w:val="single" w:sz="4" w:space="0" w:color="auto"/>
            </w:tcBorders>
          </w:tcPr>
          <w:p w14:paraId="0D5181DB" w14:textId="77777777" w:rsidR="00F37363" w:rsidRDefault="00F37363" w:rsidP="003D531E">
            <w:pPr>
              <w:rPr>
                <w:ins w:id="1695" w:author="Jindal, Deepak [AUTOSOL/PWS/NOIDA]" w:date="2022-06-19T15:10:00Z"/>
              </w:rPr>
            </w:pPr>
          </w:p>
        </w:tc>
        <w:tc>
          <w:tcPr>
            <w:tcW w:w="1350" w:type="dxa"/>
            <w:tcBorders>
              <w:top w:val="single" w:sz="6" w:space="0" w:color="auto"/>
              <w:left w:val="single" w:sz="4" w:space="0" w:color="auto"/>
              <w:bottom w:val="single" w:sz="4" w:space="0" w:color="auto"/>
              <w:right w:val="single" w:sz="4" w:space="0" w:color="auto"/>
            </w:tcBorders>
          </w:tcPr>
          <w:p w14:paraId="0AEF6FAD" w14:textId="77777777" w:rsidR="00F37363" w:rsidRDefault="00F37363" w:rsidP="003D531E">
            <w:pPr>
              <w:rPr>
                <w:ins w:id="1696" w:author="Jindal, Deepak [AUTOSOL/PWS/NOIDA]" w:date="2022-06-19T15:10:00Z"/>
              </w:rPr>
            </w:pPr>
          </w:p>
        </w:tc>
        <w:tc>
          <w:tcPr>
            <w:tcW w:w="1800" w:type="dxa"/>
            <w:gridSpan w:val="2"/>
            <w:tcBorders>
              <w:top w:val="single" w:sz="6" w:space="0" w:color="auto"/>
              <w:left w:val="single" w:sz="4" w:space="0" w:color="auto"/>
              <w:bottom w:val="single" w:sz="4" w:space="0" w:color="auto"/>
              <w:right w:val="single" w:sz="4" w:space="0" w:color="auto"/>
            </w:tcBorders>
          </w:tcPr>
          <w:p w14:paraId="1E9BED68" w14:textId="77777777" w:rsidR="00F37363" w:rsidRDefault="00F37363" w:rsidP="003D531E">
            <w:pPr>
              <w:rPr>
                <w:ins w:id="1697" w:author="Jindal, Deepak [AUTOSOL/PWS/NOIDA]" w:date="2022-06-19T15:10:00Z"/>
              </w:rPr>
            </w:pPr>
          </w:p>
        </w:tc>
        <w:tc>
          <w:tcPr>
            <w:tcW w:w="1530" w:type="dxa"/>
            <w:tcBorders>
              <w:top w:val="single" w:sz="6" w:space="0" w:color="auto"/>
              <w:left w:val="single" w:sz="4" w:space="0" w:color="auto"/>
              <w:bottom w:val="single" w:sz="4" w:space="0" w:color="auto"/>
              <w:right w:val="single" w:sz="4" w:space="0" w:color="auto"/>
            </w:tcBorders>
          </w:tcPr>
          <w:p w14:paraId="5EEF730A" w14:textId="77777777" w:rsidR="00F37363" w:rsidRDefault="00F37363" w:rsidP="003D531E">
            <w:pPr>
              <w:rPr>
                <w:ins w:id="1698" w:author="Jindal, Deepak [AUTOSOL/PWS/NOIDA]" w:date="2022-06-19T15:10:00Z"/>
              </w:rPr>
            </w:pPr>
          </w:p>
        </w:tc>
      </w:tr>
      <w:tr w:rsidR="00F37363" w14:paraId="2CC9E44F" w14:textId="77777777" w:rsidTr="003D531E">
        <w:trPr>
          <w:cantSplit/>
          <w:trHeight w:val="251"/>
          <w:ins w:id="1699" w:author="Jindal, Deepak [AUTOSOL/PWS/NOIDA]" w:date="2022-06-19T15:10:00Z"/>
        </w:trPr>
        <w:tc>
          <w:tcPr>
            <w:tcW w:w="9450" w:type="dxa"/>
            <w:gridSpan w:val="9"/>
            <w:tcBorders>
              <w:top w:val="single" w:sz="4" w:space="0" w:color="auto"/>
              <w:left w:val="single" w:sz="4" w:space="0" w:color="auto"/>
              <w:bottom w:val="single" w:sz="6" w:space="0" w:color="auto"/>
              <w:right w:val="single" w:sz="4" w:space="0" w:color="auto"/>
            </w:tcBorders>
          </w:tcPr>
          <w:p w14:paraId="322E1434" w14:textId="77777777" w:rsidR="00F37363" w:rsidRDefault="00F37363" w:rsidP="003D531E">
            <w:pPr>
              <w:pStyle w:val="CellBody"/>
              <w:rPr>
                <w:ins w:id="1700" w:author="Jindal, Deepak [AUTOSOL/PWS/NOIDA]" w:date="2022-06-19T15:10:00Z"/>
                <w:b/>
                <w:u w:val="single"/>
              </w:rPr>
            </w:pPr>
            <w:ins w:id="1701" w:author="Jindal, Deepak [AUTOSOL/PWS/NOIDA]" w:date="2022-06-19T15:10:00Z">
              <w:r>
                <w:t>Comments:</w:t>
              </w:r>
            </w:ins>
          </w:p>
        </w:tc>
      </w:tr>
      <w:tr w:rsidR="00F37363" w14:paraId="2768CC5F" w14:textId="77777777" w:rsidTr="003D531E">
        <w:trPr>
          <w:cantSplit/>
          <w:trHeight w:val="251"/>
          <w:ins w:id="1702" w:author="Jindal, Deepak [AUTOSOL/PWS/NOIDA]" w:date="2022-06-19T15:10:00Z"/>
        </w:trPr>
        <w:tc>
          <w:tcPr>
            <w:tcW w:w="9450" w:type="dxa"/>
            <w:gridSpan w:val="9"/>
            <w:tcBorders>
              <w:top w:val="single" w:sz="4" w:space="0" w:color="auto"/>
              <w:left w:val="single" w:sz="4" w:space="0" w:color="auto"/>
              <w:bottom w:val="single" w:sz="6" w:space="0" w:color="auto"/>
              <w:right w:val="single" w:sz="4" w:space="0" w:color="auto"/>
            </w:tcBorders>
            <w:shd w:val="clear" w:color="auto" w:fill="E0E0E0"/>
          </w:tcPr>
          <w:p w14:paraId="141E56DE" w14:textId="312F4923" w:rsidR="00F37363" w:rsidRPr="00F37363" w:rsidRDefault="00F37363">
            <w:pPr>
              <w:pStyle w:val="CellBody"/>
              <w:numPr>
                <w:ilvl w:val="4"/>
                <w:numId w:val="6"/>
              </w:numPr>
              <w:rPr>
                <w:ins w:id="1703" w:author="Jindal, Deepak [AUTOSOL/PWS/NOIDA]" w:date="2022-06-19T15:10:00Z"/>
                <w:b/>
                <w:rPrChange w:id="1704" w:author="Jindal, Deepak [AUTOSOL/PWS/NOIDA]" w:date="2022-06-19T15:10:00Z">
                  <w:rPr>
                    <w:ins w:id="1705" w:author="Jindal, Deepak [AUTOSOL/PWS/NOIDA]" w:date="2022-06-19T15:10:00Z"/>
                  </w:rPr>
                </w:rPrChange>
              </w:rPr>
              <w:pPrChange w:id="1706" w:author="Jindal, Deepak [AUTOSOL/PWS/NOIDA]" w:date="2022-06-19T15:10:00Z">
                <w:pPr>
                  <w:pStyle w:val="CellBody"/>
                </w:pPr>
              </w:pPrChange>
            </w:pPr>
            <w:ins w:id="1707" w:author="Jindal, Deepak [AUTOSOL/PWS/NOIDA]" w:date="2022-06-19T15:10:00Z">
              <w:r w:rsidRPr="00F37363">
                <w:rPr>
                  <w:b/>
                  <w:rPrChange w:id="1708" w:author="Jindal, Deepak [AUTOSOL/PWS/NOIDA]" w:date="2022-06-19T15:10:00Z">
                    <w:rPr>
                      <w:b/>
                      <w:u w:val="single"/>
                    </w:rPr>
                  </w:rPrChange>
                </w:rPr>
                <w:t>Test:</w:t>
              </w:r>
              <w:r w:rsidRPr="00521EE4">
                <w:rPr>
                  <w:b/>
                </w:rPr>
                <w:t xml:space="preserve"> The Control Logic Navigation application</w:t>
              </w:r>
              <w:r w:rsidRPr="00F37363">
                <w:rPr>
                  <w:b/>
                  <w:rPrChange w:id="1709" w:author="Jindal, Deepak [AUTOSOL/PWS/NOIDA]" w:date="2022-06-19T15:10:00Z">
                    <w:rPr/>
                  </w:rPrChange>
                </w:rPr>
                <w:t xml:space="preserve"> – </w:t>
              </w:r>
            </w:ins>
          </w:p>
          <w:p w14:paraId="6AF72C3B" w14:textId="77777777" w:rsidR="00F37363" w:rsidRDefault="00F37363">
            <w:pPr>
              <w:pStyle w:val="CellBody"/>
              <w:ind w:left="1474"/>
              <w:rPr>
                <w:ins w:id="1710" w:author="Jindal, Deepak [AUTOSOL/PWS/NOIDA]" w:date="2022-06-19T15:10:00Z"/>
              </w:rPr>
              <w:pPrChange w:id="1711" w:author="Jindal, Deepak [AUTOSOL/PWS/NOIDA]" w:date="2022-06-19T15:11:00Z">
                <w:pPr>
                  <w:pStyle w:val="CellBody"/>
                </w:pPr>
              </w:pPrChange>
            </w:pPr>
            <w:ins w:id="1712" w:author="Jindal, Deepak [AUTOSOL/PWS/NOIDA]" w:date="2022-06-19T15:10:00Z">
              <w:r w:rsidRPr="00F37363">
                <w:rPr>
                  <w:b/>
                  <w:rPrChange w:id="1713" w:author="Jindal, Deepak [AUTOSOL/PWS/NOIDA]" w:date="2022-06-19T15:10:00Z">
                    <w:rPr/>
                  </w:rPrChange>
                </w:rPr>
                <w:t>Verify the basic functionality of the Control Logic Navigator.</w:t>
              </w:r>
            </w:ins>
          </w:p>
        </w:tc>
      </w:tr>
      <w:tr w:rsidR="00F37363" w14:paraId="0BAF9F60" w14:textId="77777777" w:rsidTr="003D531E">
        <w:trPr>
          <w:cantSplit/>
          <w:trHeight w:val="316"/>
          <w:ins w:id="1714" w:author="Jindal, Deepak [AUTOSOL/PWS/NOIDA]" w:date="2022-06-19T15:10:00Z"/>
        </w:trPr>
        <w:tc>
          <w:tcPr>
            <w:tcW w:w="2362" w:type="dxa"/>
            <w:gridSpan w:val="2"/>
            <w:tcBorders>
              <w:top w:val="single" w:sz="6" w:space="0" w:color="auto"/>
              <w:left w:val="single" w:sz="4" w:space="0" w:color="auto"/>
              <w:bottom w:val="single" w:sz="4" w:space="0" w:color="auto"/>
              <w:right w:val="single" w:sz="4" w:space="0" w:color="auto"/>
            </w:tcBorders>
          </w:tcPr>
          <w:p w14:paraId="7A751294" w14:textId="77777777" w:rsidR="00F37363" w:rsidRDefault="00F37363" w:rsidP="003D531E">
            <w:pPr>
              <w:pStyle w:val="CellBody"/>
              <w:rPr>
                <w:ins w:id="1715" w:author="Jindal, Deepak [AUTOSOL/PWS/NOIDA]" w:date="2022-06-19T15:10:00Z"/>
              </w:rPr>
            </w:pPr>
            <w:ins w:id="1716" w:author="Jindal, Deepak [AUTOSOL/PWS/NOIDA]" w:date="2022-06-19T15:10:00Z">
              <w:r>
                <w:t>Date:</w:t>
              </w:r>
            </w:ins>
          </w:p>
        </w:tc>
        <w:tc>
          <w:tcPr>
            <w:tcW w:w="2363" w:type="dxa"/>
            <w:gridSpan w:val="2"/>
            <w:tcBorders>
              <w:top w:val="single" w:sz="6" w:space="0" w:color="auto"/>
              <w:left w:val="single" w:sz="4" w:space="0" w:color="auto"/>
              <w:bottom w:val="single" w:sz="4" w:space="0" w:color="auto"/>
              <w:right w:val="single" w:sz="4" w:space="0" w:color="auto"/>
            </w:tcBorders>
          </w:tcPr>
          <w:p w14:paraId="7856AF33" w14:textId="77777777" w:rsidR="00F37363" w:rsidRDefault="00F37363" w:rsidP="003D531E">
            <w:pPr>
              <w:pStyle w:val="CellBody"/>
              <w:rPr>
                <w:ins w:id="1717" w:author="Jindal, Deepak [AUTOSOL/PWS/NOIDA]" w:date="2022-06-19T15:10:00Z"/>
              </w:rPr>
            </w:pPr>
            <w:ins w:id="1718" w:author="Jindal, Deepak [AUTOSOL/PWS/NOIDA]" w:date="2022-06-19T15:10:00Z">
              <w:r>
                <w:t xml:space="preserve">Initials: </w:t>
              </w:r>
            </w:ins>
          </w:p>
        </w:tc>
        <w:tc>
          <w:tcPr>
            <w:tcW w:w="2362" w:type="dxa"/>
            <w:gridSpan w:val="3"/>
            <w:tcBorders>
              <w:top w:val="single" w:sz="6" w:space="0" w:color="auto"/>
              <w:left w:val="single" w:sz="4" w:space="0" w:color="auto"/>
              <w:bottom w:val="single" w:sz="4" w:space="0" w:color="auto"/>
              <w:right w:val="single" w:sz="4" w:space="0" w:color="auto"/>
            </w:tcBorders>
          </w:tcPr>
          <w:p w14:paraId="308C260C" w14:textId="77777777" w:rsidR="00F37363" w:rsidRDefault="00F37363" w:rsidP="003D531E">
            <w:pPr>
              <w:pStyle w:val="CellBody"/>
              <w:rPr>
                <w:ins w:id="1719" w:author="Jindal, Deepak [AUTOSOL/PWS/NOIDA]" w:date="2022-06-19T15:10:00Z"/>
                <w:rFonts w:ascii="Times New Roman" w:hAnsi="Times New Roman"/>
                <w:color w:val="auto"/>
              </w:rPr>
            </w:pPr>
            <w:ins w:id="1720" w:author="Jindal, Deepak [AUTOSOL/PWS/NOIDA]" w:date="2022-06-19T15:10:00Z">
              <w:r>
                <w:rPr>
                  <w:rFonts w:ascii="Times New Roman" w:hAnsi="Times New Roman"/>
                  <w:color w:val="auto"/>
                </w:rPr>
                <w:t xml:space="preserve">Pass/Fail/NA: </w:t>
              </w:r>
            </w:ins>
          </w:p>
        </w:tc>
        <w:tc>
          <w:tcPr>
            <w:tcW w:w="2363" w:type="dxa"/>
            <w:gridSpan w:val="2"/>
            <w:tcBorders>
              <w:top w:val="single" w:sz="6" w:space="0" w:color="auto"/>
              <w:left w:val="single" w:sz="4" w:space="0" w:color="auto"/>
              <w:bottom w:val="single" w:sz="4" w:space="0" w:color="auto"/>
              <w:right w:val="single" w:sz="4" w:space="0" w:color="auto"/>
            </w:tcBorders>
          </w:tcPr>
          <w:p w14:paraId="0B9C7134" w14:textId="77777777" w:rsidR="00F37363" w:rsidRDefault="00F37363" w:rsidP="003D531E">
            <w:pPr>
              <w:pStyle w:val="CellBody"/>
              <w:rPr>
                <w:ins w:id="1721" w:author="Jindal, Deepak [AUTOSOL/PWS/NOIDA]" w:date="2022-06-19T15:10:00Z"/>
                <w:rFonts w:ascii="Times New Roman" w:hAnsi="Times New Roman"/>
                <w:color w:val="auto"/>
              </w:rPr>
            </w:pPr>
            <w:ins w:id="1722" w:author="Jindal, Deepak [AUTOSOL/PWS/NOIDA]" w:date="2022-06-19T15:10:00Z">
              <w:r>
                <w:rPr>
                  <w:rFonts w:ascii="Times New Roman" w:hAnsi="Times New Roman"/>
                  <w:color w:val="auto"/>
                </w:rPr>
                <w:t>Findings #</w:t>
              </w:r>
            </w:ins>
          </w:p>
        </w:tc>
      </w:tr>
      <w:tr w:rsidR="00F37363" w14:paraId="711FD07C" w14:textId="77777777" w:rsidTr="003D531E">
        <w:trPr>
          <w:cantSplit/>
          <w:trHeight w:val="260"/>
          <w:ins w:id="1723" w:author="Jindal, Deepak [AUTOSOL/PWS/NOIDA]" w:date="2022-06-19T15:10:00Z"/>
        </w:trPr>
        <w:tc>
          <w:tcPr>
            <w:tcW w:w="9450" w:type="dxa"/>
            <w:gridSpan w:val="9"/>
            <w:tcBorders>
              <w:top w:val="single" w:sz="4" w:space="0" w:color="auto"/>
              <w:left w:val="single" w:sz="4" w:space="0" w:color="auto"/>
              <w:bottom w:val="single" w:sz="6" w:space="0" w:color="auto"/>
              <w:right w:val="single" w:sz="4" w:space="0" w:color="auto"/>
            </w:tcBorders>
          </w:tcPr>
          <w:p w14:paraId="6B81E44A" w14:textId="77777777" w:rsidR="00F37363" w:rsidRDefault="00F37363" w:rsidP="003D531E">
            <w:pPr>
              <w:pStyle w:val="CellBody"/>
              <w:rPr>
                <w:ins w:id="1724" w:author="Jindal, Deepak [AUTOSOL/PWS/NOIDA]" w:date="2022-06-19T15:10:00Z"/>
                <w:b/>
                <w:u w:val="single"/>
              </w:rPr>
            </w:pPr>
            <w:ins w:id="1725" w:author="Jindal, Deepak [AUTOSOL/PWS/NOIDA]" w:date="2022-06-19T15:10:00Z">
              <w:r>
                <w:t>Comments:</w:t>
              </w:r>
            </w:ins>
          </w:p>
        </w:tc>
      </w:tr>
    </w:tbl>
    <w:p w14:paraId="6C8E0A93" w14:textId="77777777" w:rsidR="00F37363" w:rsidRDefault="00F37363" w:rsidP="00F37363">
      <w:pPr>
        <w:pStyle w:val="SectL2"/>
        <w:tabs>
          <w:tab w:val="clear" w:pos="1080"/>
        </w:tabs>
        <w:spacing w:after="120"/>
        <w:ind w:left="720" w:firstLine="0"/>
        <w:rPr>
          <w:ins w:id="1726" w:author="Jindal, Deepak [AUTOSOL/PWS/NOIDA]" w:date="2022-06-19T15:10: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5329A5" w:rsidRPr="003A700C" w14:paraId="784F4A20" w14:textId="77777777" w:rsidTr="003D531E">
        <w:trPr>
          <w:cantSplit/>
          <w:trHeight w:val="316"/>
          <w:ins w:id="1727" w:author="Jindal, Deepak [AUTOSOL/PWS/NOIDA]" w:date="2022-06-19T15:20: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A1BD1DF" w14:textId="425A1158" w:rsidR="005329A5" w:rsidRPr="003D531E" w:rsidRDefault="005329A5" w:rsidP="003D531E">
            <w:pPr>
              <w:pStyle w:val="CellBody"/>
              <w:numPr>
                <w:ilvl w:val="4"/>
                <w:numId w:val="6"/>
              </w:numPr>
              <w:rPr>
                <w:ins w:id="1728" w:author="Jindal, Deepak [AUTOSOL/PWS/NOIDA]" w:date="2022-06-19T15:20:00Z"/>
                <w:b/>
              </w:rPr>
            </w:pPr>
            <w:ins w:id="1729" w:author="Jindal, Deepak [AUTOSOL/PWS/NOIDA]" w:date="2022-06-19T15:20:00Z">
              <w:r w:rsidRPr="003D531E">
                <w:rPr>
                  <w:b/>
                </w:rPr>
                <w:t xml:space="preserve">Test : </w:t>
              </w:r>
              <w:r>
                <w:rPr>
                  <w:b/>
                </w:rPr>
                <w:t xml:space="preserve">Verify that able to save the Control sheet in Standalone Controller using “save the database in standalone controller” SAC operation and connect (using Standalone Controller database) fetches down Control sheet to Standalone Station </w:t>
              </w:r>
            </w:ins>
          </w:p>
        </w:tc>
      </w:tr>
      <w:tr w:rsidR="005329A5" w14:paraId="0E681F03" w14:textId="77777777" w:rsidTr="003D531E">
        <w:trPr>
          <w:cantSplit/>
          <w:trHeight w:val="316"/>
          <w:ins w:id="1730" w:author="Jindal, Deepak [AUTOSOL/PWS/NOIDA]" w:date="2022-06-19T15:20:00Z"/>
        </w:trPr>
        <w:tc>
          <w:tcPr>
            <w:tcW w:w="2340" w:type="dxa"/>
            <w:tcBorders>
              <w:top w:val="single" w:sz="6" w:space="0" w:color="auto"/>
              <w:left w:val="single" w:sz="4" w:space="0" w:color="auto"/>
              <w:bottom w:val="single" w:sz="4" w:space="0" w:color="auto"/>
              <w:right w:val="single" w:sz="4" w:space="0" w:color="auto"/>
            </w:tcBorders>
          </w:tcPr>
          <w:p w14:paraId="14DB9FF8" w14:textId="77777777" w:rsidR="005329A5" w:rsidRDefault="005329A5" w:rsidP="003D531E">
            <w:pPr>
              <w:pStyle w:val="CellBody"/>
              <w:rPr>
                <w:ins w:id="1731" w:author="Jindal, Deepak [AUTOSOL/PWS/NOIDA]" w:date="2022-06-19T15:20:00Z"/>
                <w:rFonts w:ascii="Times New Roman" w:hAnsi="Times New Roman"/>
                <w:color w:val="auto"/>
              </w:rPr>
            </w:pPr>
            <w:ins w:id="1732" w:author="Jindal, Deepak [AUTOSOL/PWS/NOIDA]" w:date="2022-06-19T15:20: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4894A7C3" w14:textId="77777777" w:rsidR="005329A5" w:rsidRDefault="005329A5" w:rsidP="003D531E">
            <w:pPr>
              <w:pStyle w:val="CellBody"/>
              <w:rPr>
                <w:ins w:id="1733" w:author="Jindal, Deepak [AUTOSOL/PWS/NOIDA]" w:date="2022-06-19T15:20:00Z"/>
                <w:rFonts w:ascii="Times New Roman" w:hAnsi="Times New Roman"/>
                <w:color w:val="auto"/>
              </w:rPr>
            </w:pPr>
            <w:ins w:id="1734" w:author="Jindal, Deepak [AUTOSOL/PWS/NOIDA]" w:date="2022-06-19T15:20: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09F4C64D" w14:textId="77777777" w:rsidR="005329A5" w:rsidRDefault="005329A5" w:rsidP="003D531E">
            <w:pPr>
              <w:pStyle w:val="CellBody"/>
              <w:rPr>
                <w:ins w:id="1735" w:author="Jindal, Deepak [AUTOSOL/PWS/NOIDA]" w:date="2022-06-19T15:20:00Z"/>
                <w:rFonts w:ascii="Times New Roman" w:hAnsi="Times New Roman"/>
                <w:color w:val="auto"/>
              </w:rPr>
            </w:pPr>
            <w:ins w:id="1736" w:author="Jindal, Deepak [AUTOSOL/PWS/NOIDA]" w:date="2022-06-19T15:20:00Z">
              <w:r>
                <w:rPr>
                  <w:rFonts w:ascii="Times New Roman" w:hAnsi="Times New Roman"/>
                  <w:color w:val="auto"/>
                </w:rPr>
                <w:t xml:space="preserve"> </w:t>
              </w:r>
            </w:ins>
          </w:p>
        </w:tc>
      </w:tr>
      <w:tr w:rsidR="005329A5" w14:paraId="1074EB31" w14:textId="77777777" w:rsidTr="003D531E">
        <w:trPr>
          <w:cantSplit/>
          <w:trHeight w:val="316"/>
          <w:ins w:id="1737" w:author="Jindal, Deepak [AUTOSOL/PWS/NOIDA]" w:date="2022-06-19T15:20:00Z"/>
        </w:trPr>
        <w:tc>
          <w:tcPr>
            <w:tcW w:w="7380" w:type="dxa"/>
            <w:gridSpan w:val="2"/>
            <w:tcBorders>
              <w:top w:val="single" w:sz="6" w:space="0" w:color="auto"/>
              <w:left w:val="single" w:sz="4" w:space="0" w:color="auto"/>
              <w:bottom w:val="single" w:sz="4" w:space="0" w:color="auto"/>
              <w:right w:val="single" w:sz="4" w:space="0" w:color="auto"/>
            </w:tcBorders>
          </w:tcPr>
          <w:p w14:paraId="4B7A81EB" w14:textId="1635E0A5" w:rsidR="005329A5" w:rsidRPr="005329A5" w:rsidRDefault="005329A5" w:rsidP="003D531E">
            <w:pPr>
              <w:pStyle w:val="CellBody"/>
              <w:numPr>
                <w:ilvl w:val="0"/>
                <w:numId w:val="182"/>
              </w:numPr>
              <w:rPr>
                <w:ins w:id="1738" w:author="Jindal, Deepak [AUTOSOL/PWS/NOIDA]" w:date="2022-06-19T15:20:00Z"/>
                <w:rFonts w:ascii="Times New Roman" w:hAnsi="Times New Roman"/>
                <w:color w:val="auto"/>
              </w:rPr>
            </w:pPr>
            <w:ins w:id="1739" w:author="Jindal, Deepak [AUTOSOL/PWS/NOIDA]" w:date="2022-06-19T15:20:00Z">
              <w:r w:rsidRPr="005329A5">
                <w:rPr>
                  <w:rFonts w:ascii="Times New Roman" w:hAnsi="Times New Roman"/>
                  <w:color w:val="auto"/>
                </w:rPr>
                <w:t xml:space="preserve">Create/Import a new </w:t>
              </w:r>
              <w:r w:rsidRPr="005329A5">
                <w:rPr>
                  <w:rPrChange w:id="1740" w:author="Jindal, Deepak [AUTOSOL/PWS/NOIDA]" w:date="2022-06-19T15:21:00Z">
                    <w:rPr>
                      <w:b/>
                    </w:rPr>
                  </w:rPrChange>
                </w:rPr>
                <w:t>Control sheet</w:t>
              </w:r>
            </w:ins>
          </w:p>
        </w:tc>
        <w:tc>
          <w:tcPr>
            <w:tcW w:w="2070" w:type="dxa"/>
            <w:tcBorders>
              <w:top w:val="single" w:sz="6" w:space="0" w:color="auto"/>
              <w:left w:val="single" w:sz="4" w:space="0" w:color="auto"/>
              <w:bottom w:val="single" w:sz="4" w:space="0" w:color="auto"/>
              <w:right w:val="single" w:sz="4" w:space="0" w:color="auto"/>
            </w:tcBorders>
          </w:tcPr>
          <w:p w14:paraId="35D6E751" w14:textId="77777777" w:rsidR="005329A5" w:rsidRDefault="005329A5" w:rsidP="003D531E">
            <w:pPr>
              <w:pStyle w:val="CellBody"/>
              <w:rPr>
                <w:ins w:id="1741" w:author="Jindal, Deepak [AUTOSOL/PWS/NOIDA]" w:date="2022-06-19T15:20:00Z"/>
                <w:rFonts w:ascii="Times New Roman" w:hAnsi="Times New Roman"/>
                <w:color w:val="auto"/>
              </w:rPr>
            </w:pPr>
            <w:ins w:id="1742" w:author="Jindal, Deepak [AUTOSOL/PWS/NOIDA]" w:date="2022-06-19T15:20:00Z">
              <w:r>
                <w:rPr>
                  <w:rFonts w:ascii="Times New Roman" w:hAnsi="Times New Roman"/>
                  <w:color w:val="auto"/>
                </w:rPr>
                <w:t xml:space="preserve">P/F/F#/NA:  </w:t>
              </w:r>
            </w:ins>
          </w:p>
        </w:tc>
      </w:tr>
      <w:tr w:rsidR="005329A5" w14:paraId="1E971CD7" w14:textId="77777777" w:rsidTr="003D531E">
        <w:trPr>
          <w:cantSplit/>
          <w:trHeight w:val="316"/>
          <w:ins w:id="1743" w:author="Jindal, Deepak [AUTOSOL/PWS/NOIDA]" w:date="2022-06-19T15:20:00Z"/>
        </w:trPr>
        <w:tc>
          <w:tcPr>
            <w:tcW w:w="7380" w:type="dxa"/>
            <w:gridSpan w:val="2"/>
            <w:tcBorders>
              <w:top w:val="single" w:sz="6" w:space="0" w:color="auto"/>
              <w:left w:val="single" w:sz="4" w:space="0" w:color="auto"/>
              <w:bottom w:val="single" w:sz="4" w:space="0" w:color="auto"/>
              <w:right w:val="single" w:sz="4" w:space="0" w:color="auto"/>
            </w:tcBorders>
          </w:tcPr>
          <w:p w14:paraId="706F6554" w14:textId="726035A7" w:rsidR="005329A5" w:rsidRPr="005329A5" w:rsidRDefault="005329A5" w:rsidP="003D531E">
            <w:pPr>
              <w:pStyle w:val="CellBody"/>
              <w:numPr>
                <w:ilvl w:val="0"/>
                <w:numId w:val="182"/>
              </w:numPr>
              <w:rPr>
                <w:ins w:id="1744" w:author="Jindal, Deepak [AUTOSOL/PWS/NOIDA]" w:date="2022-06-19T15:20:00Z"/>
                <w:rFonts w:ascii="Times New Roman" w:hAnsi="Times New Roman"/>
                <w:color w:val="auto"/>
              </w:rPr>
            </w:pPr>
            <w:ins w:id="1745" w:author="Jindal, Deepak [AUTOSOL/PWS/NOIDA]" w:date="2022-06-19T15:20:00Z">
              <w:r w:rsidRPr="005329A5">
                <w:rPr>
                  <w:rFonts w:ascii="Times New Roman" w:hAnsi="Times New Roman"/>
                  <w:color w:val="auto"/>
                </w:rPr>
                <w:t xml:space="preserve">Save the </w:t>
              </w:r>
              <w:r w:rsidRPr="005329A5">
                <w:rPr>
                  <w:rPrChange w:id="1746" w:author="Jindal, Deepak [AUTOSOL/PWS/NOIDA]" w:date="2022-06-19T15:21:00Z">
                    <w:rPr>
                      <w:b/>
                    </w:rPr>
                  </w:rPrChange>
                </w:rPr>
                <w:t>Control sheet</w:t>
              </w:r>
              <w:r w:rsidRPr="005329A5">
                <w:rPr>
                  <w:rFonts w:ascii="Times New Roman" w:hAnsi="Times New Roman"/>
                  <w:color w:val="auto"/>
                </w:rPr>
                <w:t xml:space="preserve"> using “save the database </w:t>
              </w:r>
              <w:r w:rsidRPr="00F376F9">
                <w:t>in standalone controller</w:t>
              </w:r>
              <w:r w:rsidRPr="005329A5">
                <w:rPr>
                  <w:rFonts w:ascii="Times New Roman" w:hAnsi="Times New Roman"/>
                  <w:color w:val="auto"/>
                </w:rPr>
                <w:t>” SAC operation in standalone Controller</w:t>
              </w:r>
            </w:ins>
          </w:p>
        </w:tc>
        <w:tc>
          <w:tcPr>
            <w:tcW w:w="2070" w:type="dxa"/>
            <w:tcBorders>
              <w:top w:val="single" w:sz="6" w:space="0" w:color="auto"/>
              <w:left w:val="single" w:sz="4" w:space="0" w:color="auto"/>
              <w:bottom w:val="single" w:sz="4" w:space="0" w:color="auto"/>
              <w:right w:val="single" w:sz="4" w:space="0" w:color="auto"/>
            </w:tcBorders>
          </w:tcPr>
          <w:p w14:paraId="7C8F3FFF" w14:textId="77777777" w:rsidR="005329A5" w:rsidRDefault="005329A5" w:rsidP="003D531E">
            <w:pPr>
              <w:pStyle w:val="CellBody"/>
              <w:rPr>
                <w:ins w:id="1747" w:author="Jindal, Deepak [AUTOSOL/PWS/NOIDA]" w:date="2022-06-19T15:20:00Z"/>
                <w:rFonts w:ascii="Times New Roman" w:hAnsi="Times New Roman"/>
                <w:color w:val="auto"/>
              </w:rPr>
            </w:pPr>
            <w:ins w:id="1748" w:author="Jindal, Deepak [AUTOSOL/PWS/NOIDA]" w:date="2022-06-19T15:20:00Z">
              <w:r w:rsidRPr="001A13BC">
                <w:rPr>
                  <w:rFonts w:ascii="Times New Roman" w:hAnsi="Times New Roman"/>
                  <w:color w:val="auto"/>
                </w:rPr>
                <w:t xml:space="preserve">P/F/F#/NA:  </w:t>
              </w:r>
            </w:ins>
          </w:p>
        </w:tc>
      </w:tr>
      <w:tr w:rsidR="005329A5" w14:paraId="4DB8A6CD" w14:textId="77777777" w:rsidTr="003D531E">
        <w:trPr>
          <w:cantSplit/>
          <w:trHeight w:val="316"/>
          <w:ins w:id="1749" w:author="Jindal, Deepak [AUTOSOL/PWS/NOIDA]" w:date="2022-06-19T15:20:00Z"/>
        </w:trPr>
        <w:tc>
          <w:tcPr>
            <w:tcW w:w="7380" w:type="dxa"/>
            <w:gridSpan w:val="2"/>
            <w:tcBorders>
              <w:top w:val="single" w:sz="6" w:space="0" w:color="auto"/>
              <w:left w:val="single" w:sz="4" w:space="0" w:color="auto"/>
              <w:bottom w:val="single" w:sz="4" w:space="0" w:color="auto"/>
              <w:right w:val="single" w:sz="4" w:space="0" w:color="auto"/>
            </w:tcBorders>
          </w:tcPr>
          <w:p w14:paraId="263A19AE" w14:textId="77777777" w:rsidR="005329A5" w:rsidRPr="005329A5" w:rsidRDefault="005329A5" w:rsidP="003D531E">
            <w:pPr>
              <w:pStyle w:val="CellBody"/>
              <w:numPr>
                <w:ilvl w:val="0"/>
                <w:numId w:val="182"/>
              </w:numPr>
              <w:rPr>
                <w:ins w:id="1750" w:author="Jindal, Deepak [AUTOSOL/PWS/NOIDA]" w:date="2022-06-19T15:20:00Z"/>
                <w:rFonts w:ascii="Times New Roman" w:hAnsi="Times New Roman"/>
                <w:color w:val="auto"/>
              </w:rPr>
            </w:pPr>
            <w:ins w:id="1751" w:author="Jindal, Deepak [AUTOSOL/PWS/NOIDA]" w:date="2022-06-19T15:20:00Z">
              <w:r w:rsidRPr="005329A5">
                <w:rPr>
                  <w:rFonts w:ascii="Times New Roman" w:hAnsi="Times New Roman"/>
                  <w:color w:val="auto"/>
                </w:rPr>
                <w:t>Disconnect the Controller (using normal disconnect which deletes database from SAC station)</w:t>
              </w:r>
            </w:ins>
          </w:p>
        </w:tc>
        <w:tc>
          <w:tcPr>
            <w:tcW w:w="2070" w:type="dxa"/>
            <w:tcBorders>
              <w:top w:val="single" w:sz="6" w:space="0" w:color="auto"/>
              <w:left w:val="single" w:sz="4" w:space="0" w:color="auto"/>
              <w:bottom w:val="single" w:sz="4" w:space="0" w:color="auto"/>
              <w:right w:val="single" w:sz="4" w:space="0" w:color="auto"/>
            </w:tcBorders>
          </w:tcPr>
          <w:p w14:paraId="1DF7FD2F" w14:textId="77777777" w:rsidR="005329A5" w:rsidRDefault="005329A5" w:rsidP="003D531E">
            <w:pPr>
              <w:pStyle w:val="CellBody"/>
              <w:rPr>
                <w:ins w:id="1752" w:author="Jindal, Deepak [AUTOSOL/PWS/NOIDA]" w:date="2022-06-19T15:20:00Z"/>
                <w:rFonts w:ascii="Times New Roman" w:hAnsi="Times New Roman"/>
                <w:color w:val="auto"/>
              </w:rPr>
            </w:pPr>
            <w:ins w:id="1753" w:author="Jindal, Deepak [AUTOSOL/PWS/NOIDA]" w:date="2022-06-19T15:20:00Z">
              <w:r w:rsidRPr="001A13BC">
                <w:rPr>
                  <w:rFonts w:ascii="Times New Roman" w:hAnsi="Times New Roman"/>
                  <w:color w:val="auto"/>
                </w:rPr>
                <w:t xml:space="preserve">P/F/F#/NA:  </w:t>
              </w:r>
            </w:ins>
          </w:p>
        </w:tc>
      </w:tr>
      <w:tr w:rsidR="005329A5" w14:paraId="31EA8754" w14:textId="77777777" w:rsidTr="003D531E">
        <w:trPr>
          <w:cantSplit/>
          <w:trHeight w:val="316"/>
          <w:ins w:id="1754" w:author="Jindal, Deepak [AUTOSOL/PWS/NOIDA]" w:date="2022-06-19T15:20:00Z"/>
        </w:trPr>
        <w:tc>
          <w:tcPr>
            <w:tcW w:w="7380" w:type="dxa"/>
            <w:gridSpan w:val="2"/>
            <w:tcBorders>
              <w:top w:val="single" w:sz="6" w:space="0" w:color="auto"/>
              <w:left w:val="single" w:sz="4" w:space="0" w:color="auto"/>
              <w:bottom w:val="single" w:sz="4" w:space="0" w:color="auto"/>
              <w:right w:val="single" w:sz="4" w:space="0" w:color="auto"/>
            </w:tcBorders>
          </w:tcPr>
          <w:p w14:paraId="3FE3DF30" w14:textId="77777777" w:rsidR="005329A5" w:rsidRPr="005329A5" w:rsidRDefault="005329A5" w:rsidP="003D531E">
            <w:pPr>
              <w:pStyle w:val="CellBody"/>
              <w:numPr>
                <w:ilvl w:val="0"/>
                <w:numId w:val="182"/>
              </w:numPr>
              <w:rPr>
                <w:ins w:id="1755" w:author="Jindal, Deepak [AUTOSOL/PWS/NOIDA]" w:date="2022-06-19T15:20:00Z"/>
                <w:rFonts w:ascii="Times New Roman" w:hAnsi="Times New Roman"/>
                <w:color w:val="auto"/>
              </w:rPr>
            </w:pPr>
            <w:ins w:id="1756" w:author="Jindal, Deepak [AUTOSOL/PWS/NOIDA]" w:date="2022-06-19T15:20:00Z">
              <w:r w:rsidRPr="005329A5">
                <w:rPr>
                  <w:rFonts w:ascii="Times New Roman" w:hAnsi="Times New Roman"/>
                  <w:color w:val="auto"/>
                </w:rPr>
                <w:t>Connect to SAC Controller using option to use standalone Controller database</w:t>
              </w:r>
            </w:ins>
          </w:p>
        </w:tc>
        <w:tc>
          <w:tcPr>
            <w:tcW w:w="2070" w:type="dxa"/>
            <w:tcBorders>
              <w:top w:val="single" w:sz="6" w:space="0" w:color="auto"/>
              <w:left w:val="single" w:sz="4" w:space="0" w:color="auto"/>
              <w:bottom w:val="single" w:sz="4" w:space="0" w:color="auto"/>
              <w:right w:val="single" w:sz="4" w:space="0" w:color="auto"/>
            </w:tcBorders>
          </w:tcPr>
          <w:p w14:paraId="23F610AD" w14:textId="77777777" w:rsidR="005329A5" w:rsidRDefault="005329A5" w:rsidP="003D531E">
            <w:pPr>
              <w:pStyle w:val="CellBody"/>
              <w:rPr>
                <w:ins w:id="1757" w:author="Jindal, Deepak [AUTOSOL/PWS/NOIDA]" w:date="2022-06-19T15:20:00Z"/>
                <w:rFonts w:ascii="Times New Roman" w:hAnsi="Times New Roman"/>
                <w:color w:val="auto"/>
              </w:rPr>
            </w:pPr>
            <w:ins w:id="1758" w:author="Jindal, Deepak [AUTOSOL/PWS/NOIDA]" w:date="2022-06-19T15:20:00Z">
              <w:r w:rsidRPr="001A13BC">
                <w:rPr>
                  <w:rFonts w:ascii="Times New Roman" w:hAnsi="Times New Roman"/>
                  <w:color w:val="auto"/>
                </w:rPr>
                <w:t xml:space="preserve">P/F/F#/NA:  </w:t>
              </w:r>
            </w:ins>
          </w:p>
        </w:tc>
      </w:tr>
      <w:tr w:rsidR="005329A5" w14:paraId="646F7378" w14:textId="77777777" w:rsidTr="003D531E">
        <w:trPr>
          <w:cantSplit/>
          <w:trHeight w:val="316"/>
          <w:ins w:id="1759" w:author="Jindal, Deepak [AUTOSOL/PWS/NOIDA]" w:date="2022-06-19T15:20:00Z"/>
        </w:trPr>
        <w:tc>
          <w:tcPr>
            <w:tcW w:w="7380" w:type="dxa"/>
            <w:gridSpan w:val="2"/>
            <w:tcBorders>
              <w:top w:val="single" w:sz="6" w:space="0" w:color="auto"/>
              <w:left w:val="single" w:sz="4" w:space="0" w:color="auto"/>
              <w:bottom w:val="single" w:sz="4" w:space="0" w:color="auto"/>
              <w:right w:val="single" w:sz="4" w:space="0" w:color="auto"/>
            </w:tcBorders>
          </w:tcPr>
          <w:p w14:paraId="0D566A20" w14:textId="7A8D5EC6" w:rsidR="005329A5" w:rsidRPr="005329A5" w:rsidRDefault="005329A5" w:rsidP="003D531E">
            <w:pPr>
              <w:pStyle w:val="CellBody"/>
              <w:numPr>
                <w:ilvl w:val="0"/>
                <w:numId w:val="182"/>
              </w:numPr>
              <w:rPr>
                <w:ins w:id="1760" w:author="Jindal, Deepak [AUTOSOL/PWS/NOIDA]" w:date="2022-06-19T15:20:00Z"/>
                <w:rFonts w:ascii="Times New Roman" w:hAnsi="Times New Roman"/>
                <w:color w:val="auto"/>
              </w:rPr>
            </w:pPr>
            <w:ins w:id="1761" w:author="Jindal, Deepak [AUTOSOL/PWS/NOIDA]" w:date="2022-06-19T15:20:00Z">
              <w:r w:rsidRPr="005329A5">
                <w:rPr>
                  <w:rFonts w:ascii="Times New Roman" w:hAnsi="Times New Roman"/>
                  <w:color w:val="auto"/>
                </w:rPr>
                <w:t xml:space="preserve">Verify that newly created </w:t>
              </w:r>
              <w:r w:rsidRPr="005329A5">
                <w:rPr>
                  <w:rPrChange w:id="1762" w:author="Jindal, Deepak [AUTOSOL/PWS/NOIDA]" w:date="2022-06-19T15:21:00Z">
                    <w:rPr>
                      <w:b/>
                    </w:rPr>
                  </w:rPrChange>
                </w:rPr>
                <w:t>Control sheet</w:t>
              </w:r>
              <w:r w:rsidRPr="005329A5">
                <w:rPr>
                  <w:rFonts w:ascii="Times New Roman" w:hAnsi="Times New Roman"/>
                  <w:color w:val="auto"/>
                </w:rPr>
                <w:t xml:space="preserve"> is available</w:t>
              </w:r>
            </w:ins>
          </w:p>
        </w:tc>
        <w:tc>
          <w:tcPr>
            <w:tcW w:w="2070" w:type="dxa"/>
            <w:tcBorders>
              <w:top w:val="single" w:sz="6" w:space="0" w:color="auto"/>
              <w:left w:val="single" w:sz="4" w:space="0" w:color="auto"/>
              <w:bottom w:val="single" w:sz="4" w:space="0" w:color="auto"/>
              <w:right w:val="single" w:sz="4" w:space="0" w:color="auto"/>
            </w:tcBorders>
          </w:tcPr>
          <w:p w14:paraId="4732017A" w14:textId="77777777" w:rsidR="005329A5" w:rsidRDefault="005329A5" w:rsidP="003D531E">
            <w:pPr>
              <w:pStyle w:val="CellBody"/>
              <w:rPr>
                <w:ins w:id="1763" w:author="Jindal, Deepak [AUTOSOL/PWS/NOIDA]" w:date="2022-06-19T15:20:00Z"/>
                <w:rFonts w:ascii="Times New Roman" w:hAnsi="Times New Roman"/>
                <w:color w:val="auto"/>
              </w:rPr>
            </w:pPr>
            <w:ins w:id="1764" w:author="Jindal, Deepak [AUTOSOL/PWS/NOIDA]" w:date="2022-06-19T15:20:00Z">
              <w:r w:rsidRPr="001A13BC">
                <w:rPr>
                  <w:rFonts w:ascii="Times New Roman" w:hAnsi="Times New Roman"/>
                  <w:color w:val="auto"/>
                </w:rPr>
                <w:t xml:space="preserve">P/F/F#/NA:  </w:t>
              </w:r>
            </w:ins>
          </w:p>
        </w:tc>
      </w:tr>
      <w:tr w:rsidR="005329A5" w14:paraId="7BEF221E" w14:textId="77777777" w:rsidTr="003D531E">
        <w:trPr>
          <w:cantSplit/>
          <w:trHeight w:val="316"/>
          <w:ins w:id="1765" w:author="Jindal, Deepak [AUTOSOL/PWS/NOIDA]" w:date="2022-06-19T15:20:00Z"/>
        </w:trPr>
        <w:tc>
          <w:tcPr>
            <w:tcW w:w="9450" w:type="dxa"/>
            <w:gridSpan w:val="3"/>
            <w:tcBorders>
              <w:top w:val="single" w:sz="6" w:space="0" w:color="auto"/>
              <w:left w:val="single" w:sz="4" w:space="0" w:color="auto"/>
              <w:bottom w:val="single" w:sz="6" w:space="0" w:color="auto"/>
              <w:right w:val="single" w:sz="4" w:space="0" w:color="auto"/>
            </w:tcBorders>
          </w:tcPr>
          <w:p w14:paraId="22ADADBE" w14:textId="77777777" w:rsidR="005329A5" w:rsidRDefault="005329A5" w:rsidP="003D531E">
            <w:pPr>
              <w:pStyle w:val="CellBody"/>
              <w:rPr>
                <w:ins w:id="1766" w:author="Jindal, Deepak [AUTOSOL/PWS/NOIDA]" w:date="2022-06-19T15:20:00Z"/>
              </w:rPr>
            </w:pPr>
            <w:ins w:id="1767" w:author="Jindal, Deepak [AUTOSOL/PWS/NOIDA]" w:date="2022-06-19T15:20:00Z">
              <w:r>
                <w:t>Comments:</w:t>
              </w:r>
            </w:ins>
          </w:p>
        </w:tc>
      </w:tr>
    </w:tbl>
    <w:p w14:paraId="4CA234F8" w14:textId="2038880A" w:rsidR="00F37363" w:rsidRDefault="00F37363">
      <w:pPr>
        <w:pStyle w:val="SectL2"/>
        <w:tabs>
          <w:tab w:val="clear" w:pos="1080"/>
        </w:tabs>
        <w:spacing w:after="120"/>
        <w:ind w:left="0" w:firstLine="0"/>
        <w:rPr>
          <w:ins w:id="1768" w:author="Jindal, Deepak [AUTOSOL/PWS/NOIDA]" w:date="2022-06-19T14:46:00Z"/>
        </w:rPr>
        <w:pPrChange w:id="1769" w:author="Jindal, Deepak [AUTOSOL/PWS/NOIDA]" w:date="2022-06-19T15:09:00Z">
          <w:pPr>
            <w:pStyle w:val="SectL2"/>
            <w:numPr>
              <w:ilvl w:val="3"/>
              <w:numId w:val="6"/>
            </w:numPr>
            <w:tabs>
              <w:tab w:val="clear" w:pos="1080"/>
            </w:tabs>
            <w:spacing w:after="120"/>
            <w:ind w:left="0" w:firstLine="0"/>
          </w:pPr>
        </w:pPrChange>
      </w:pPr>
      <w:ins w:id="1770" w:author="Jindal, Deepak [AUTOSOL/PWS/NOIDA]" w:date="2022-06-19T15:10:00Z">
        <w:r w:rsidRPr="00521EE4">
          <w:br w:type="page"/>
        </w:r>
      </w:ins>
    </w:p>
    <w:p w14:paraId="459081A7" w14:textId="31C20B8D" w:rsidR="00A542E8" w:rsidRDefault="00A542E8" w:rsidP="00A542E8">
      <w:pPr>
        <w:pStyle w:val="SectL2"/>
        <w:numPr>
          <w:ilvl w:val="3"/>
          <w:numId w:val="6"/>
        </w:numPr>
        <w:spacing w:after="120"/>
        <w:rPr>
          <w:ins w:id="1771" w:author="Jindal, Deepak [AUTOSOL/PWS/NOIDA]" w:date="2022-06-19T14:22:00Z"/>
        </w:rPr>
      </w:pPr>
      <w:bookmarkStart w:id="1772" w:name="_Toc108469355"/>
      <w:bookmarkStart w:id="1773" w:name="_Toc108469846"/>
      <w:ins w:id="1774" w:author="Jindal, Deepak [AUTOSOL/PWS/NOIDA]" w:date="2022-06-19T14:22:00Z">
        <w:r w:rsidRPr="00A542E8">
          <w:lastRenderedPageBreak/>
          <w:t>Ovation Graphic builder</w:t>
        </w:r>
        <w:bookmarkEnd w:id="1772"/>
        <w:bookmarkEnd w:id="1773"/>
      </w:ins>
    </w:p>
    <w:p w14:paraId="259E5759" w14:textId="53CAAAED" w:rsidR="00A542E8" w:rsidRPr="005247FE" w:rsidDel="00A542E8" w:rsidRDefault="00A542E8" w:rsidP="005247FE">
      <w:pPr>
        <w:rPr>
          <w:del w:id="1775" w:author="Jindal, Deepak [AUTOSOL/PWS/NOIDA]" w:date="2022-06-19T14:22:00Z"/>
        </w:rPr>
      </w:pPr>
    </w:p>
    <w:p w14:paraId="23219ED1" w14:textId="3D6CBD37" w:rsidR="005247FE" w:rsidRPr="005247FE" w:rsidDel="00A542E8" w:rsidRDefault="005247FE" w:rsidP="005247FE">
      <w:pPr>
        <w:rPr>
          <w:del w:id="1776" w:author="Jindal, Deepak [AUTOSOL/PWS/NOIDA]" w:date="2022-06-19T14:22: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5247FE" w:rsidRPr="003A700C" w:rsidDel="00657003" w14:paraId="166A0057" w14:textId="4496A43A" w:rsidTr="007712E9">
        <w:trPr>
          <w:cantSplit/>
          <w:trHeight w:val="316"/>
          <w:del w:id="1777" w:author="Jindal, Deepak [AUTOSOL/PWS/NOIDA]" w:date="2022-06-19T14:54: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8072D85" w14:textId="534CCE64" w:rsidR="005247FE" w:rsidRPr="00152E59" w:rsidDel="00657003" w:rsidRDefault="005247FE">
            <w:pPr>
              <w:pStyle w:val="CellBody"/>
              <w:numPr>
                <w:ilvl w:val="4"/>
                <w:numId w:val="6"/>
              </w:numPr>
              <w:rPr>
                <w:del w:id="1778" w:author="Jindal, Deepak [AUTOSOL/PWS/NOIDA]" w:date="2022-06-19T14:54:00Z"/>
                <w:b/>
              </w:rPr>
              <w:pPrChange w:id="1779" w:author="Jindal, Deepak [AUTOSOL/PWS/NOIDA]" w:date="2022-06-19T14:21:00Z">
                <w:pPr>
                  <w:pStyle w:val="CellBody"/>
                  <w:numPr>
                    <w:ilvl w:val="3"/>
                    <w:numId w:val="6"/>
                  </w:numPr>
                </w:pPr>
              </w:pPrChange>
            </w:pPr>
            <w:del w:id="1780" w:author="Jindal, Deepak [AUTOSOL/PWS/NOIDA]" w:date="2022-06-19T14:54:00Z">
              <w:r w:rsidRPr="00152E59" w:rsidDel="00657003">
                <w:rPr>
                  <w:b/>
                </w:rPr>
                <w:delText xml:space="preserve">Test : </w:delText>
              </w:r>
            </w:del>
            <w:del w:id="1781" w:author="Jindal, Deepak [AUTOSOL/PWS/NOIDA]" w:date="2022-06-09T17:13:00Z">
              <w:r w:rsidR="002526B2" w:rsidRPr="00152E59" w:rsidDel="00884469">
                <w:rPr>
                  <w:b/>
                </w:rPr>
                <w:delText xml:space="preserve">Verify that </w:delText>
              </w:r>
              <w:r w:rsidRPr="00F80642" w:rsidDel="00884469">
                <w:rPr>
                  <w:b/>
                  <w:szCs w:val="24"/>
                </w:rPr>
                <w:delText>Ovation Graphics Builder</w:delText>
              </w:r>
              <w:r w:rsidRPr="00152E59" w:rsidDel="00884469">
                <w:rPr>
                  <w:b/>
                </w:rPr>
                <w:delText xml:space="preserve"> works in same </w:delText>
              </w:r>
              <w:r w:rsidR="00660021" w:rsidRPr="00152E59" w:rsidDel="00884469">
                <w:rPr>
                  <w:b/>
                </w:rPr>
                <w:delText>way with Ovation Standalone Controller &amp; tools software as in a traditional Ovation system</w:delText>
              </w:r>
            </w:del>
          </w:p>
        </w:tc>
      </w:tr>
      <w:tr w:rsidR="005247FE" w:rsidDel="00657003" w14:paraId="4222DC9B" w14:textId="4BB661F9" w:rsidTr="007712E9">
        <w:trPr>
          <w:cantSplit/>
          <w:trHeight w:val="316"/>
          <w:del w:id="1782" w:author="Jindal, Deepak [AUTOSOL/PWS/NOIDA]" w:date="2022-06-19T14:54:00Z"/>
        </w:trPr>
        <w:tc>
          <w:tcPr>
            <w:tcW w:w="2340" w:type="dxa"/>
            <w:tcBorders>
              <w:top w:val="single" w:sz="6" w:space="0" w:color="auto"/>
              <w:left w:val="single" w:sz="4" w:space="0" w:color="auto"/>
              <w:bottom w:val="single" w:sz="4" w:space="0" w:color="auto"/>
              <w:right w:val="single" w:sz="4" w:space="0" w:color="auto"/>
            </w:tcBorders>
          </w:tcPr>
          <w:p w14:paraId="7B9BC5D8" w14:textId="0F2AA13B" w:rsidR="005247FE" w:rsidDel="00657003" w:rsidRDefault="005247FE" w:rsidP="007712E9">
            <w:pPr>
              <w:pStyle w:val="CellBody"/>
              <w:rPr>
                <w:del w:id="1783" w:author="Jindal, Deepak [AUTOSOL/PWS/NOIDA]" w:date="2022-06-19T14:54:00Z"/>
                <w:rFonts w:ascii="Times New Roman" w:hAnsi="Times New Roman"/>
                <w:color w:val="auto"/>
              </w:rPr>
            </w:pPr>
            <w:del w:id="1784" w:author="Jindal, Deepak [AUTOSOL/PWS/NOIDA]" w:date="2022-06-19T14:54:00Z">
              <w:r w:rsidDel="00657003">
                <w:rPr>
                  <w:rFonts w:ascii="Times New Roman" w:hAnsi="Times New Roman"/>
                  <w:color w:val="auto"/>
                </w:rPr>
                <w:delText>Date(s):</w:delText>
              </w:r>
            </w:del>
          </w:p>
        </w:tc>
        <w:tc>
          <w:tcPr>
            <w:tcW w:w="5040" w:type="dxa"/>
            <w:tcBorders>
              <w:top w:val="single" w:sz="6" w:space="0" w:color="auto"/>
              <w:left w:val="single" w:sz="4" w:space="0" w:color="auto"/>
              <w:bottom w:val="single" w:sz="4" w:space="0" w:color="auto"/>
              <w:right w:val="single" w:sz="4" w:space="0" w:color="auto"/>
            </w:tcBorders>
          </w:tcPr>
          <w:p w14:paraId="2201F12C" w14:textId="22E2FDB1" w:rsidR="005247FE" w:rsidDel="00657003" w:rsidRDefault="005247FE" w:rsidP="007712E9">
            <w:pPr>
              <w:pStyle w:val="CellBody"/>
              <w:rPr>
                <w:del w:id="1785" w:author="Jindal, Deepak [AUTOSOL/PWS/NOIDA]" w:date="2022-06-19T14:54:00Z"/>
                <w:rFonts w:ascii="Times New Roman" w:hAnsi="Times New Roman"/>
                <w:color w:val="auto"/>
              </w:rPr>
            </w:pPr>
            <w:del w:id="1786" w:author="Jindal, Deepak [AUTOSOL/PWS/NOIDA]" w:date="2022-06-19T14:54:00Z">
              <w:r w:rsidDel="00657003">
                <w:rPr>
                  <w:rFonts w:ascii="Times New Roman" w:hAnsi="Times New Roman"/>
                  <w:color w:val="auto"/>
                </w:rPr>
                <w:delText>Initials:</w:delText>
              </w:r>
            </w:del>
          </w:p>
        </w:tc>
        <w:tc>
          <w:tcPr>
            <w:tcW w:w="2070" w:type="dxa"/>
            <w:tcBorders>
              <w:top w:val="single" w:sz="6" w:space="0" w:color="auto"/>
              <w:left w:val="single" w:sz="4" w:space="0" w:color="auto"/>
              <w:bottom w:val="single" w:sz="4" w:space="0" w:color="auto"/>
              <w:right w:val="single" w:sz="4" w:space="0" w:color="auto"/>
            </w:tcBorders>
          </w:tcPr>
          <w:p w14:paraId="3F8DE8A5" w14:textId="0A2F17F2" w:rsidR="005247FE" w:rsidDel="00657003" w:rsidRDefault="005247FE" w:rsidP="007712E9">
            <w:pPr>
              <w:pStyle w:val="CellBody"/>
              <w:rPr>
                <w:del w:id="1787" w:author="Jindal, Deepak [AUTOSOL/PWS/NOIDA]" w:date="2022-06-19T14:54:00Z"/>
                <w:rFonts w:ascii="Times New Roman" w:hAnsi="Times New Roman"/>
                <w:color w:val="auto"/>
              </w:rPr>
            </w:pPr>
            <w:del w:id="1788" w:author="Jindal, Deepak [AUTOSOL/PWS/NOIDA]" w:date="2022-06-19T14:54:00Z">
              <w:r w:rsidDel="00657003">
                <w:rPr>
                  <w:rFonts w:ascii="Times New Roman" w:hAnsi="Times New Roman"/>
                  <w:color w:val="auto"/>
                </w:rPr>
                <w:delText xml:space="preserve"> </w:delText>
              </w:r>
            </w:del>
          </w:p>
        </w:tc>
      </w:tr>
      <w:tr w:rsidR="00884469" w:rsidDel="00657003" w14:paraId="06AF38BE" w14:textId="0C82CB18" w:rsidTr="007712E9">
        <w:trPr>
          <w:cantSplit/>
          <w:trHeight w:val="316"/>
          <w:del w:id="1789" w:author="Jindal, Deepak [AUTOSOL/PWS/NOIDA]" w:date="2022-06-19T14:54:00Z"/>
        </w:trPr>
        <w:tc>
          <w:tcPr>
            <w:tcW w:w="7380" w:type="dxa"/>
            <w:gridSpan w:val="2"/>
            <w:tcBorders>
              <w:top w:val="single" w:sz="6" w:space="0" w:color="auto"/>
              <w:left w:val="single" w:sz="4" w:space="0" w:color="auto"/>
              <w:bottom w:val="single" w:sz="4" w:space="0" w:color="auto"/>
              <w:right w:val="single" w:sz="4" w:space="0" w:color="auto"/>
            </w:tcBorders>
          </w:tcPr>
          <w:p w14:paraId="4E75F7E8" w14:textId="2ED97D1A" w:rsidR="00884469" w:rsidDel="00657003" w:rsidRDefault="00884469">
            <w:pPr>
              <w:pStyle w:val="CellBody"/>
              <w:numPr>
                <w:ilvl w:val="0"/>
                <w:numId w:val="167"/>
              </w:numPr>
              <w:rPr>
                <w:del w:id="1790" w:author="Jindal, Deepak [AUTOSOL/PWS/NOIDA]" w:date="2022-06-19T14:54:00Z"/>
                <w:rFonts w:ascii="Times New Roman" w:hAnsi="Times New Roman"/>
                <w:color w:val="auto"/>
              </w:rPr>
              <w:pPrChange w:id="1791" w:author="Jindal, Deepak [AUTOSOL/PWS/NOIDA]" w:date="2022-06-09T17:20:00Z">
                <w:pPr>
                  <w:pStyle w:val="CellBody"/>
                  <w:numPr>
                    <w:numId w:val="35"/>
                  </w:numPr>
                  <w:ind w:left="720" w:hanging="360"/>
                </w:pPr>
              </w:pPrChange>
            </w:pPr>
            <w:del w:id="1792" w:author="Jindal, Deepak [AUTOSOL/PWS/NOIDA]" w:date="2022-06-09T17:18:00Z">
              <w:r w:rsidDel="008A64CA">
                <w:rPr>
                  <w:rFonts w:ascii="Times New Roman" w:hAnsi="Times New Roman"/>
                  <w:color w:val="auto"/>
                </w:rPr>
                <w:delText xml:space="preserve">Refer </w:delText>
              </w:r>
              <w:r w:rsidRPr="00CF0580" w:rsidDel="008A64CA">
                <w:rPr>
                  <w:rFonts w:ascii="Times New Roman" w:hAnsi="Times New Roman"/>
                  <w:color w:val="auto"/>
                </w:rPr>
                <w:delText>BASIC_FUNCTIONS_ SVTP_rev1.V.docx</w:delText>
              </w:r>
              <w:r w:rsidDel="008A64CA">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1EB451B4" w14:textId="078821BC" w:rsidR="00884469" w:rsidDel="00657003" w:rsidRDefault="00884469" w:rsidP="00884469">
            <w:pPr>
              <w:pStyle w:val="CellBody"/>
              <w:rPr>
                <w:del w:id="1793" w:author="Jindal, Deepak [AUTOSOL/PWS/NOIDA]" w:date="2022-06-19T14:54:00Z"/>
                <w:rFonts w:ascii="Times New Roman" w:hAnsi="Times New Roman"/>
                <w:color w:val="auto"/>
              </w:rPr>
            </w:pPr>
            <w:del w:id="1794" w:author="Jindal, Deepak [AUTOSOL/PWS/NOIDA]" w:date="2022-06-09T17:18:00Z">
              <w:r w:rsidDel="008A64CA">
                <w:rPr>
                  <w:rFonts w:ascii="Times New Roman" w:hAnsi="Times New Roman"/>
                  <w:color w:val="auto"/>
                </w:rPr>
                <w:delText xml:space="preserve">P/F/F#/NA:  </w:delText>
              </w:r>
            </w:del>
          </w:p>
        </w:tc>
      </w:tr>
      <w:tr w:rsidR="00884469" w:rsidDel="00657003" w14:paraId="4C99407A" w14:textId="6D77AB43" w:rsidTr="007712E9">
        <w:trPr>
          <w:cantSplit/>
          <w:trHeight w:val="316"/>
          <w:del w:id="1795" w:author="Jindal, Deepak [AUTOSOL/PWS/NOIDA]" w:date="2022-06-19T14:54:00Z"/>
        </w:trPr>
        <w:tc>
          <w:tcPr>
            <w:tcW w:w="7380" w:type="dxa"/>
            <w:gridSpan w:val="2"/>
            <w:tcBorders>
              <w:top w:val="single" w:sz="6" w:space="0" w:color="auto"/>
              <w:left w:val="single" w:sz="4" w:space="0" w:color="auto"/>
              <w:bottom w:val="single" w:sz="4" w:space="0" w:color="auto"/>
              <w:right w:val="single" w:sz="4" w:space="0" w:color="auto"/>
            </w:tcBorders>
          </w:tcPr>
          <w:p w14:paraId="0B20760B" w14:textId="10B60820" w:rsidR="00884469" w:rsidDel="00657003" w:rsidRDefault="00884469">
            <w:pPr>
              <w:pStyle w:val="CellBody"/>
              <w:numPr>
                <w:ilvl w:val="0"/>
                <w:numId w:val="167"/>
              </w:numPr>
              <w:rPr>
                <w:del w:id="1796" w:author="Jindal, Deepak [AUTOSOL/PWS/NOIDA]" w:date="2022-06-19T14:54:00Z"/>
                <w:rFonts w:ascii="Times New Roman" w:hAnsi="Times New Roman"/>
                <w:color w:val="auto"/>
              </w:rPr>
              <w:pPrChange w:id="1797" w:author="Jindal, Deepak [AUTOSOL/PWS/NOIDA]" w:date="2022-06-09T17:20: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775D2D21" w14:textId="060E4B9E" w:rsidR="00884469" w:rsidDel="00657003" w:rsidRDefault="00884469" w:rsidP="00884469">
            <w:pPr>
              <w:pStyle w:val="CellBody"/>
              <w:rPr>
                <w:del w:id="1798" w:author="Jindal, Deepak [AUTOSOL/PWS/NOIDA]" w:date="2022-06-19T14:54:00Z"/>
                <w:rFonts w:ascii="Times New Roman" w:hAnsi="Times New Roman"/>
                <w:color w:val="auto"/>
              </w:rPr>
            </w:pPr>
          </w:p>
        </w:tc>
      </w:tr>
      <w:tr w:rsidR="00D43247" w:rsidDel="00657003" w14:paraId="1BED9CFC" w14:textId="3F5B6B56" w:rsidTr="007712E9">
        <w:trPr>
          <w:cantSplit/>
          <w:trHeight w:val="316"/>
          <w:del w:id="1799" w:author="Jindal, Deepak [AUTOSOL/PWS/NOIDA]" w:date="2022-06-19T14:54:00Z"/>
        </w:trPr>
        <w:tc>
          <w:tcPr>
            <w:tcW w:w="9450" w:type="dxa"/>
            <w:gridSpan w:val="3"/>
            <w:tcBorders>
              <w:top w:val="single" w:sz="6" w:space="0" w:color="auto"/>
              <w:left w:val="single" w:sz="4" w:space="0" w:color="auto"/>
              <w:bottom w:val="single" w:sz="6" w:space="0" w:color="auto"/>
              <w:right w:val="single" w:sz="4" w:space="0" w:color="auto"/>
            </w:tcBorders>
          </w:tcPr>
          <w:p w14:paraId="2E4B5AF8" w14:textId="1C13D191" w:rsidR="00D43247" w:rsidDel="00657003" w:rsidRDefault="00D43247" w:rsidP="00D43247">
            <w:pPr>
              <w:pStyle w:val="CellBody"/>
              <w:rPr>
                <w:del w:id="1800" w:author="Jindal, Deepak [AUTOSOL/PWS/NOIDA]" w:date="2022-06-19T14:54:00Z"/>
              </w:rPr>
            </w:pPr>
            <w:del w:id="1801" w:author="Jindal, Deepak [AUTOSOL/PWS/NOIDA]" w:date="2022-06-19T14:54:00Z">
              <w:r w:rsidDel="00657003">
                <w:delText>Comments:</w:delText>
              </w:r>
            </w:del>
          </w:p>
        </w:tc>
      </w:tr>
    </w:tbl>
    <w:p w14:paraId="4622CFEE" w14:textId="51EB8D0B" w:rsidR="005247FE" w:rsidRDefault="005247FE" w:rsidP="005247FE">
      <w:pPr>
        <w:rPr>
          <w:ins w:id="1802" w:author="Jindal, Deepak [AUTOSOL/PWS/NOIDA]" w:date="2022-06-19T14:21:00Z"/>
        </w:rPr>
      </w:pPr>
    </w:p>
    <w:tbl>
      <w:tblPr>
        <w:tblW w:w="0" w:type="auto"/>
        <w:tblInd w:w="5" w:type="dxa"/>
        <w:tblLayout w:type="fixed"/>
        <w:tblCellMar>
          <w:left w:w="0" w:type="dxa"/>
          <w:right w:w="0" w:type="dxa"/>
        </w:tblCellMar>
        <w:tblLook w:val="0000" w:firstRow="0" w:lastRow="0" w:firstColumn="0" w:lastColumn="0" w:noHBand="0" w:noVBand="0"/>
      </w:tblPr>
      <w:tblGrid>
        <w:gridCol w:w="1440"/>
        <w:gridCol w:w="1530"/>
        <w:gridCol w:w="270"/>
        <w:gridCol w:w="3372"/>
        <w:gridCol w:w="500"/>
        <w:gridCol w:w="2338"/>
      </w:tblGrid>
      <w:tr w:rsidR="00A542E8" w14:paraId="355C405A" w14:textId="77777777" w:rsidTr="003D531E">
        <w:trPr>
          <w:cantSplit/>
          <w:trHeight w:val="251"/>
          <w:ins w:id="1803" w:author="Jindal, Deepak [AUTOSOL/PWS/NOIDA]" w:date="2022-06-19T14:21:00Z"/>
        </w:trPr>
        <w:tc>
          <w:tcPr>
            <w:tcW w:w="9450" w:type="dxa"/>
            <w:gridSpan w:val="6"/>
            <w:tcBorders>
              <w:top w:val="single" w:sz="4" w:space="0" w:color="auto"/>
              <w:left w:val="single" w:sz="4" w:space="0" w:color="auto"/>
              <w:bottom w:val="single" w:sz="6" w:space="0" w:color="auto"/>
              <w:right w:val="single" w:sz="4" w:space="0" w:color="auto"/>
            </w:tcBorders>
            <w:shd w:val="clear" w:color="auto" w:fill="E0E0E0"/>
          </w:tcPr>
          <w:p w14:paraId="39ED94CB" w14:textId="77777777" w:rsidR="00A542E8" w:rsidRPr="00152E59" w:rsidRDefault="00A542E8" w:rsidP="003D531E">
            <w:pPr>
              <w:pStyle w:val="CellBody"/>
              <w:numPr>
                <w:ilvl w:val="4"/>
                <w:numId w:val="6"/>
              </w:numPr>
              <w:rPr>
                <w:ins w:id="1804" w:author="Jindal, Deepak [AUTOSOL/PWS/NOIDA]" w:date="2022-06-19T14:21:00Z"/>
                <w:b/>
                <w:rPrChange w:id="1805" w:author="Jindal, Deepak [AUTOSOL/PWS/NOIDA]" w:date="2022-06-19T14:50:00Z">
                  <w:rPr>
                    <w:ins w:id="1806" w:author="Jindal, Deepak [AUTOSOL/PWS/NOIDA]" w:date="2022-06-19T14:21:00Z"/>
                    <w:bCs/>
                  </w:rPr>
                </w:rPrChange>
              </w:rPr>
            </w:pPr>
            <w:ins w:id="1807" w:author="Jindal, Deepak [AUTOSOL/PWS/NOIDA]" w:date="2022-06-19T14:21:00Z">
              <w:r w:rsidRPr="00152E59">
                <w:rPr>
                  <w:b/>
                </w:rPr>
                <w:t xml:space="preserve">Test: </w:t>
              </w:r>
              <w:r w:rsidRPr="00152E59">
                <w:rPr>
                  <w:b/>
                  <w:rPrChange w:id="1808" w:author="Jindal, Deepak [AUTOSOL/PWS/NOIDA]" w:date="2022-06-19T14:50:00Z">
                    <w:rPr>
                      <w:bCs/>
                    </w:rPr>
                  </w:rPrChange>
                </w:rPr>
                <w:t>Verify the Basic Functionality of the Graphic Builder</w:t>
              </w:r>
            </w:ins>
          </w:p>
          <w:p w14:paraId="6A721353" w14:textId="77777777" w:rsidR="00A542E8" w:rsidRDefault="00A542E8" w:rsidP="003D531E">
            <w:pPr>
              <w:pStyle w:val="CellBody"/>
              <w:ind w:left="1474"/>
              <w:rPr>
                <w:ins w:id="1809" w:author="Jindal, Deepak [AUTOSOL/PWS/NOIDA]" w:date="2022-06-19T14:21:00Z"/>
              </w:rPr>
            </w:pPr>
            <w:ins w:id="1810" w:author="Jindal, Deepak [AUTOSOL/PWS/NOIDA]" w:date="2022-06-19T14:21:00Z">
              <w:r w:rsidRPr="00152E59">
                <w:rPr>
                  <w:b/>
                  <w:rPrChange w:id="1811" w:author="Jindal, Deepak [AUTOSOL/PWS/NOIDA]" w:date="2022-06-19T14:50:00Z">
                    <w:rPr>
                      <w:bCs/>
                    </w:rPr>
                  </w:rPrChange>
                </w:rPr>
                <w:t>Mark each test result as “P” or “F” (Pass/ Fail).</w:t>
              </w:r>
              <w:r w:rsidRPr="00152E59">
                <w:rPr>
                  <w:b/>
                  <w:rPrChange w:id="1812" w:author="Jindal, Deepak [AUTOSOL/PWS/NOIDA]" w:date="2022-06-19T14:50:00Z">
                    <w:rPr>
                      <w:bCs/>
                    </w:rPr>
                  </w:rPrChange>
                </w:rPr>
                <w:br/>
                <w:t>Note : This test should be marked as NA for Solaris Windows Opcons.</w:t>
              </w:r>
            </w:ins>
          </w:p>
        </w:tc>
      </w:tr>
      <w:tr w:rsidR="00A542E8" w14:paraId="05DAF6B7" w14:textId="77777777" w:rsidTr="003D531E">
        <w:trPr>
          <w:cantSplit/>
          <w:trHeight w:val="316"/>
          <w:ins w:id="1813" w:author="Jindal, Deepak [AUTOSOL/PWS/NOIDA]" w:date="2022-06-19T14:21:00Z"/>
        </w:trPr>
        <w:tc>
          <w:tcPr>
            <w:tcW w:w="1440" w:type="dxa"/>
            <w:tcBorders>
              <w:top w:val="single" w:sz="6" w:space="0" w:color="auto"/>
              <w:left w:val="single" w:sz="4" w:space="0" w:color="auto"/>
              <w:bottom w:val="single" w:sz="4" w:space="0" w:color="auto"/>
              <w:right w:val="single" w:sz="6" w:space="0" w:color="auto"/>
            </w:tcBorders>
          </w:tcPr>
          <w:p w14:paraId="2F1D976F" w14:textId="77777777" w:rsidR="00A542E8" w:rsidRDefault="00A542E8" w:rsidP="003D531E">
            <w:pPr>
              <w:pStyle w:val="CellBody"/>
              <w:rPr>
                <w:ins w:id="1814" w:author="Jindal, Deepak [AUTOSOL/PWS/NOIDA]" w:date="2022-06-19T14:21:00Z"/>
              </w:rPr>
            </w:pPr>
            <w:ins w:id="1815" w:author="Jindal, Deepak [AUTOSOL/PWS/NOIDA]" w:date="2022-06-19T14:21:00Z">
              <w:r>
                <w:t xml:space="preserve">Date: </w:t>
              </w:r>
            </w:ins>
          </w:p>
        </w:tc>
        <w:tc>
          <w:tcPr>
            <w:tcW w:w="1530" w:type="dxa"/>
            <w:tcBorders>
              <w:top w:val="single" w:sz="6" w:space="0" w:color="auto"/>
              <w:left w:val="single" w:sz="6" w:space="0" w:color="auto"/>
              <w:bottom w:val="single" w:sz="4" w:space="0" w:color="auto"/>
              <w:right w:val="single" w:sz="6" w:space="0" w:color="auto"/>
            </w:tcBorders>
          </w:tcPr>
          <w:p w14:paraId="1D4755E4" w14:textId="77777777" w:rsidR="00A542E8" w:rsidRDefault="00A542E8" w:rsidP="003D531E">
            <w:pPr>
              <w:pStyle w:val="CellBody"/>
              <w:rPr>
                <w:ins w:id="1816" w:author="Jindal, Deepak [AUTOSOL/PWS/NOIDA]" w:date="2022-06-19T14:21:00Z"/>
              </w:rPr>
            </w:pPr>
            <w:ins w:id="1817" w:author="Jindal, Deepak [AUTOSOL/PWS/NOIDA]" w:date="2022-06-19T14:21:00Z">
              <w:r>
                <w:t xml:space="preserve">Initials: </w:t>
              </w:r>
            </w:ins>
          </w:p>
        </w:tc>
        <w:tc>
          <w:tcPr>
            <w:tcW w:w="6480" w:type="dxa"/>
            <w:gridSpan w:val="4"/>
            <w:tcBorders>
              <w:top w:val="single" w:sz="6" w:space="0" w:color="auto"/>
              <w:left w:val="single" w:sz="6" w:space="0" w:color="auto"/>
              <w:bottom w:val="single" w:sz="4" w:space="0" w:color="auto"/>
              <w:right w:val="single" w:sz="4" w:space="0" w:color="auto"/>
            </w:tcBorders>
          </w:tcPr>
          <w:p w14:paraId="54B6DA21" w14:textId="77777777" w:rsidR="00A542E8" w:rsidRDefault="00A542E8" w:rsidP="003D531E">
            <w:pPr>
              <w:pStyle w:val="CellBody"/>
              <w:rPr>
                <w:ins w:id="1818" w:author="Jindal, Deepak [AUTOSOL/PWS/NOIDA]" w:date="2022-06-19T14:21:00Z"/>
              </w:rPr>
            </w:pPr>
            <w:ins w:id="1819" w:author="Jindal, Deepak [AUTOSOL/PWS/NOIDA]" w:date="2022-06-19T14:21:00Z">
              <w:r>
                <w:t xml:space="preserve">Findings# </w:t>
              </w:r>
            </w:ins>
          </w:p>
        </w:tc>
      </w:tr>
      <w:tr w:rsidR="00A542E8" w14:paraId="762C0D7A" w14:textId="77777777" w:rsidTr="003D531E">
        <w:trPr>
          <w:cantSplit/>
          <w:trHeight w:val="251"/>
          <w:ins w:id="1820" w:author="Jindal, Deepak [AUTOSOL/PWS/NOIDA]" w:date="2022-06-19T14:21:00Z"/>
        </w:trPr>
        <w:tc>
          <w:tcPr>
            <w:tcW w:w="7112" w:type="dxa"/>
            <w:gridSpan w:val="5"/>
            <w:tcBorders>
              <w:top w:val="single" w:sz="4" w:space="0" w:color="auto"/>
              <w:left w:val="single" w:sz="4" w:space="0" w:color="auto"/>
              <w:bottom w:val="single" w:sz="4" w:space="0" w:color="auto"/>
              <w:right w:val="single" w:sz="4" w:space="0" w:color="auto"/>
            </w:tcBorders>
          </w:tcPr>
          <w:p w14:paraId="3C376BF9" w14:textId="77777777" w:rsidR="00A542E8" w:rsidRDefault="00A542E8" w:rsidP="003D531E">
            <w:pPr>
              <w:pStyle w:val="CellBody"/>
              <w:rPr>
                <w:ins w:id="1821" w:author="Jindal, Deepak [AUTOSOL/PWS/NOIDA]" w:date="2022-06-19T14:21:00Z"/>
                <w:b/>
                <w:u w:val="single"/>
              </w:rPr>
            </w:pPr>
            <w:ins w:id="1822" w:author="Jindal, Deepak [AUTOSOL/PWS/NOIDA]" w:date="2022-06-19T14:21:00Z">
              <w:r>
                <w:t xml:space="preserve">a) verify an existing graphic can be edited and saved. </w:t>
              </w:r>
            </w:ins>
          </w:p>
        </w:tc>
        <w:tc>
          <w:tcPr>
            <w:tcW w:w="2338" w:type="dxa"/>
            <w:tcBorders>
              <w:top w:val="single" w:sz="4" w:space="0" w:color="auto"/>
              <w:left w:val="single" w:sz="4" w:space="0" w:color="auto"/>
              <w:bottom w:val="single" w:sz="4" w:space="0" w:color="auto"/>
              <w:right w:val="single" w:sz="4" w:space="0" w:color="auto"/>
            </w:tcBorders>
          </w:tcPr>
          <w:p w14:paraId="353610B7" w14:textId="77777777" w:rsidR="00A542E8" w:rsidRDefault="00A542E8" w:rsidP="003D531E">
            <w:pPr>
              <w:pStyle w:val="CellBody"/>
              <w:rPr>
                <w:ins w:id="1823" w:author="Jindal, Deepak [AUTOSOL/PWS/NOIDA]" w:date="2022-06-19T14:21:00Z"/>
              </w:rPr>
            </w:pPr>
            <w:ins w:id="1824" w:author="Jindal, Deepak [AUTOSOL/PWS/NOIDA]" w:date="2022-06-19T14:21:00Z">
              <w:r>
                <w:t>Pass/Fail:</w:t>
              </w:r>
              <w:r w:rsidRPr="00752E59">
                <w:rPr>
                  <w:color w:val="0070C0"/>
                </w:rPr>
                <w:t xml:space="preserve"> </w:t>
              </w:r>
            </w:ins>
          </w:p>
        </w:tc>
      </w:tr>
      <w:tr w:rsidR="00A542E8" w14:paraId="4EE2C346" w14:textId="77777777" w:rsidTr="003D531E">
        <w:trPr>
          <w:cantSplit/>
          <w:trHeight w:val="251"/>
          <w:ins w:id="1825" w:author="Jindal, Deepak [AUTOSOL/PWS/NOIDA]" w:date="2022-06-19T14:21:00Z"/>
        </w:trPr>
        <w:tc>
          <w:tcPr>
            <w:tcW w:w="7112" w:type="dxa"/>
            <w:gridSpan w:val="5"/>
            <w:tcBorders>
              <w:top w:val="single" w:sz="4" w:space="0" w:color="auto"/>
              <w:left w:val="single" w:sz="4" w:space="0" w:color="auto"/>
              <w:bottom w:val="single" w:sz="4" w:space="0" w:color="auto"/>
              <w:right w:val="single" w:sz="4" w:space="0" w:color="auto"/>
            </w:tcBorders>
          </w:tcPr>
          <w:p w14:paraId="130DE8B9" w14:textId="77777777" w:rsidR="00A542E8" w:rsidRDefault="00A542E8" w:rsidP="003D531E">
            <w:pPr>
              <w:pStyle w:val="CellBody"/>
              <w:rPr>
                <w:ins w:id="1826" w:author="Jindal, Deepak [AUTOSOL/PWS/NOIDA]" w:date="2022-06-19T14:21:00Z"/>
              </w:rPr>
            </w:pPr>
            <w:ins w:id="1827" w:author="Jindal, Deepak [AUTOSOL/PWS/NOIDA]" w:date="2022-06-19T14:21:00Z">
              <w:r>
                <w:t>b) verify that the same graphic can be compiled and loaded.</w:t>
              </w:r>
            </w:ins>
          </w:p>
        </w:tc>
        <w:tc>
          <w:tcPr>
            <w:tcW w:w="2338" w:type="dxa"/>
            <w:tcBorders>
              <w:top w:val="single" w:sz="4" w:space="0" w:color="auto"/>
              <w:left w:val="single" w:sz="4" w:space="0" w:color="auto"/>
              <w:bottom w:val="single" w:sz="4" w:space="0" w:color="auto"/>
              <w:right w:val="single" w:sz="4" w:space="0" w:color="auto"/>
            </w:tcBorders>
          </w:tcPr>
          <w:p w14:paraId="17A5CE29" w14:textId="77777777" w:rsidR="00A542E8" w:rsidRDefault="00A542E8" w:rsidP="003D531E">
            <w:pPr>
              <w:pStyle w:val="CellBody"/>
              <w:rPr>
                <w:ins w:id="1828" w:author="Jindal, Deepak [AUTOSOL/PWS/NOIDA]" w:date="2022-06-19T14:21:00Z"/>
              </w:rPr>
            </w:pPr>
            <w:ins w:id="1829" w:author="Jindal, Deepak [AUTOSOL/PWS/NOIDA]" w:date="2022-06-19T14:21:00Z">
              <w:r>
                <w:t>Pass/Fail:</w:t>
              </w:r>
              <w:r w:rsidRPr="00752E59">
                <w:rPr>
                  <w:color w:val="0070C0"/>
                </w:rPr>
                <w:t xml:space="preserve"> </w:t>
              </w:r>
            </w:ins>
          </w:p>
        </w:tc>
      </w:tr>
      <w:tr w:rsidR="00A542E8" w14:paraId="3D4D4407" w14:textId="77777777" w:rsidTr="003D531E">
        <w:trPr>
          <w:cantSplit/>
          <w:trHeight w:val="251"/>
          <w:ins w:id="1830" w:author="Jindal, Deepak [AUTOSOL/PWS/NOIDA]" w:date="2022-06-19T14:21:00Z"/>
        </w:trPr>
        <w:tc>
          <w:tcPr>
            <w:tcW w:w="7112" w:type="dxa"/>
            <w:gridSpan w:val="5"/>
            <w:tcBorders>
              <w:top w:val="single" w:sz="4" w:space="0" w:color="auto"/>
              <w:left w:val="single" w:sz="4" w:space="0" w:color="auto"/>
              <w:bottom w:val="single" w:sz="4" w:space="0" w:color="auto"/>
              <w:right w:val="single" w:sz="4" w:space="0" w:color="auto"/>
            </w:tcBorders>
          </w:tcPr>
          <w:p w14:paraId="6C6A4019" w14:textId="77777777" w:rsidR="00A542E8" w:rsidRDefault="00A542E8" w:rsidP="003D531E">
            <w:pPr>
              <w:pStyle w:val="CellBody"/>
              <w:rPr>
                <w:ins w:id="1831" w:author="Jindal, Deepak [AUTOSOL/PWS/NOIDA]" w:date="2022-06-19T14:21:00Z"/>
              </w:rPr>
            </w:pPr>
            <w:ins w:id="1832" w:author="Jindal, Deepak [AUTOSOL/PWS/NOIDA]" w:date="2022-06-19T14:21:00Z">
              <w:r>
                <w:t>c) verify that the same graphic displays and updates correctly.</w:t>
              </w:r>
            </w:ins>
          </w:p>
        </w:tc>
        <w:tc>
          <w:tcPr>
            <w:tcW w:w="2338" w:type="dxa"/>
            <w:tcBorders>
              <w:top w:val="single" w:sz="4" w:space="0" w:color="auto"/>
              <w:left w:val="single" w:sz="4" w:space="0" w:color="auto"/>
              <w:bottom w:val="single" w:sz="4" w:space="0" w:color="auto"/>
              <w:right w:val="single" w:sz="4" w:space="0" w:color="auto"/>
            </w:tcBorders>
          </w:tcPr>
          <w:p w14:paraId="4329FFF5" w14:textId="77777777" w:rsidR="00A542E8" w:rsidRDefault="00A542E8" w:rsidP="003D531E">
            <w:pPr>
              <w:pStyle w:val="CellBody"/>
              <w:rPr>
                <w:ins w:id="1833" w:author="Jindal, Deepak [AUTOSOL/PWS/NOIDA]" w:date="2022-06-19T14:21:00Z"/>
              </w:rPr>
            </w:pPr>
            <w:ins w:id="1834" w:author="Jindal, Deepak [AUTOSOL/PWS/NOIDA]" w:date="2022-06-19T14:21:00Z">
              <w:r>
                <w:t>Pass/Fail:</w:t>
              </w:r>
              <w:r w:rsidRPr="00752E59">
                <w:rPr>
                  <w:color w:val="0070C0"/>
                </w:rPr>
                <w:t xml:space="preserve"> </w:t>
              </w:r>
            </w:ins>
          </w:p>
        </w:tc>
      </w:tr>
      <w:tr w:rsidR="00A542E8" w14:paraId="7C9BAA9D" w14:textId="77777777" w:rsidTr="003D531E">
        <w:trPr>
          <w:cantSplit/>
          <w:trHeight w:val="251"/>
          <w:ins w:id="1835" w:author="Jindal, Deepak [AUTOSOL/PWS/NOIDA]" w:date="2022-06-19T14:21:00Z"/>
        </w:trPr>
        <w:tc>
          <w:tcPr>
            <w:tcW w:w="7112" w:type="dxa"/>
            <w:gridSpan w:val="5"/>
            <w:tcBorders>
              <w:top w:val="single" w:sz="4" w:space="0" w:color="auto"/>
              <w:left w:val="single" w:sz="4" w:space="0" w:color="auto"/>
              <w:bottom w:val="single" w:sz="4" w:space="0" w:color="auto"/>
              <w:right w:val="single" w:sz="4" w:space="0" w:color="auto"/>
            </w:tcBorders>
          </w:tcPr>
          <w:p w14:paraId="58379B34" w14:textId="77777777" w:rsidR="00A542E8" w:rsidRDefault="00A542E8" w:rsidP="003D531E">
            <w:pPr>
              <w:pStyle w:val="CellBody"/>
              <w:rPr>
                <w:ins w:id="1836" w:author="Jindal, Deepak [AUTOSOL/PWS/NOIDA]" w:date="2022-06-19T14:21:00Z"/>
              </w:rPr>
            </w:pPr>
            <w:ins w:id="1837" w:author="Jindal, Deepak [AUTOSOL/PWS/NOIDA]" w:date="2022-06-19T14:21:00Z">
              <w:r>
                <w:t>d) Create a new graphic and repeat tests a, b, and c.</w:t>
              </w:r>
            </w:ins>
          </w:p>
        </w:tc>
        <w:tc>
          <w:tcPr>
            <w:tcW w:w="2338" w:type="dxa"/>
            <w:tcBorders>
              <w:top w:val="single" w:sz="4" w:space="0" w:color="auto"/>
              <w:left w:val="single" w:sz="4" w:space="0" w:color="auto"/>
              <w:bottom w:val="single" w:sz="4" w:space="0" w:color="auto"/>
              <w:right w:val="single" w:sz="4" w:space="0" w:color="auto"/>
            </w:tcBorders>
          </w:tcPr>
          <w:p w14:paraId="684A11D9" w14:textId="77777777" w:rsidR="00A542E8" w:rsidRDefault="00A542E8" w:rsidP="003D531E">
            <w:pPr>
              <w:pStyle w:val="CellBody"/>
              <w:rPr>
                <w:ins w:id="1838" w:author="Jindal, Deepak [AUTOSOL/PWS/NOIDA]" w:date="2022-06-19T14:21:00Z"/>
              </w:rPr>
            </w:pPr>
            <w:ins w:id="1839" w:author="Jindal, Deepak [AUTOSOL/PWS/NOIDA]" w:date="2022-06-19T14:21:00Z">
              <w:r>
                <w:t>Pass/Fail:</w:t>
              </w:r>
              <w:r w:rsidRPr="00752E59">
                <w:rPr>
                  <w:color w:val="0070C0"/>
                </w:rPr>
                <w:t xml:space="preserve"> </w:t>
              </w:r>
            </w:ins>
          </w:p>
        </w:tc>
      </w:tr>
      <w:tr w:rsidR="00A542E8" w14:paraId="7B0007D6" w14:textId="77777777" w:rsidTr="003D531E">
        <w:trPr>
          <w:cantSplit/>
          <w:trHeight w:val="251"/>
          <w:ins w:id="1840" w:author="Jindal, Deepak [AUTOSOL/PWS/NOIDA]" w:date="2022-06-19T14:21:00Z"/>
        </w:trPr>
        <w:tc>
          <w:tcPr>
            <w:tcW w:w="9450" w:type="dxa"/>
            <w:gridSpan w:val="6"/>
            <w:tcBorders>
              <w:top w:val="single" w:sz="4" w:space="0" w:color="auto"/>
              <w:left w:val="single" w:sz="4" w:space="0" w:color="auto"/>
              <w:bottom w:val="single" w:sz="6" w:space="0" w:color="auto"/>
              <w:right w:val="single" w:sz="4" w:space="0" w:color="auto"/>
            </w:tcBorders>
          </w:tcPr>
          <w:p w14:paraId="7AED41BE" w14:textId="77777777" w:rsidR="00A542E8" w:rsidRDefault="00A542E8" w:rsidP="003D531E">
            <w:pPr>
              <w:pStyle w:val="CellBody"/>
              <w:rPr>
                <w:ins w:id="1841" w:author="Jindal, Deepak [AUTOSOL/PWS/NOIDA]" w:date="2022-06-19T14:21:00Z"/>
              </w:rPr>
            </w:pPr>
            <w:ins w:id="1842" w:author="Jindal, Deepak [AUTOSOL/PWS/NOIDA]" w:date="2022-06-19T14:21:00Z">
              <w:r>
                <w:t>Comments:</w:t>
              </w:r>
            </w:ins>
          </w:p>
        </w:tc>
      </w:tr>
      <w:tr w:rsidR="00A542E8" w:rsidRPr="003D531E" w14:paraId="7BC84759" w14:textId="77777777" w:rsidTr="003D531E">
        <w:trPr>
          <w:cantSplit/>
          <w:trHeight w:val="251"/>
          <w:ins w:id="1843" w:author="Jindal, Deepak [AUTOSOL/PWS/NOIDA]" w:date="2022-06-19T14:21:00Z"/>
        </w:trPr>
        <w:tc>
          <w:tcPr>
            <w:tcW w:w="9450" w:type="dxa"/>
            <w:gridSpan w:val="6"/>
            <w:tcBorders>
              <w:top w:val="single" w:sz="4" w:space="0" w:color="auto"/>
              <w:left w:val="single" w:sz="4" w:space="0" w:color="auto"/>
              <w:bottom w:val="single" w:sz="6" w:space="0" w:color="auto"/>
              <w:right w:val="single" w:sz="4" w:space="0" w:color="auto"/>
            </w:tcBorders>
            <w:shd w:val="clear" w:color="auto" w:fill="E0E0E0"/>
          </w:tcPr>
          <w:p w14:paraId="4B3999A6" w14:textId="77777777" w:rsidR="00A542E8" w:rsidRPr="003D531E" w:rsidRDefault="00A542E8" w:rsidP="003D531E">
            <w:pPr>
              <w:pStyle w:val="CellBody"/>
              <w:numPr>
                <w:ilvl w:val="4"/>
                <w:numId w:val="6"/>
              </w:numPr>
              <w:rPr>
                <w:ins w:id="1844" w:author="Jindal, Deepak [AUTOSOL/PWS/NOIDA]" w:date="2022-06-19T14:21:00Z"/>
                <w:b/>
              </w:rPr>
            </w:pPr>
            <w:ins w:id="1845" w:author="Jindal, Deepak [AUTOSOL/PWS/NOIDA]" w:date="2022-06-19T14:21:00Z">
              <w:r w:rsidRPr="00DF7012">
                <w:rPr>
                  <w:b/>
                </w:rPr>
                <w:t xml:space="preserve">Test: </w:t>
              </w:r>
              <w:r w:rsidRPr="00657003">
                <w:rPr>
                  <w:b/>
                  <w:rPrChange w:id="1846" w:author="Jindal, Deepak [AUTOSOL/PWS/NOIDA]" w:date="2022-06-19T14:54:00Z">
                    <w:rPr>
                      <w:bCs/>
                    </w:rPr>
                  </w:rPrChange>
                </w:rPr>
                <w:t>Verify screen copies of the following items can be done.</w:t>
              </w:r>
              <w:r>
                <w:rPr>
                  <w:b/>
                </w:rPr>
                <w:t xml:space="preserve"> </w:t>
              </w:r>
            </w:ins>
          </w:p>
        </w:tc>
      </w:tr>
      <w:tr w:rsidR="00A542E8" w14:paraId="610A244F" w14:textId="77777777" w:rsidTr="003D531E">
        <w:trPr>
          <w:cantSplit/>
          <w:trHeight w:val="316"/>
          <w:ins w:id="1847" w:author="Jindal, Deepak [AUTOSOL/PWS/NOIDA]" w:date="2022-06-19T14:21:00Z"/>
        </w:trPr>
        <w:tc>
          <w:tcPr>
            <w:tcW w:w="3240" w:type="dxa"/>
            <w:gridSpan w:val="3"/>
            <w:tcBorders>
              <w:top w:val="single" w:sz="6" w:space="0" w:color="auto"/>
              <w:left w:val="single" w:sz="4" w:space="0" w:color="auto"/>
              <w:bottom w:val="single" w:sz="4" w:space="0" w:color="auto"/>
              <w:right w:val="single" w:sz="6" w:space="0" w:color="auto"/>
            </w:tcBorders>
          </w:tcPr>
          <w:p w14:paraId="4D661D90" w14:textId="77777777" w:rsidR="00A542E8" w:rsidRDefault="00A542E8" w:rsidP="003D531E">
            <w:pPr>
              <w:pStyle w:val="CellBody"/>
              <w:rPr>
                <w:ins w:id="1848" w:author="Jindal, Deepak [AUTOSOL/PWS/NOIDA]" w:date="2022-06-19T14:21:00Z"/>
              </w:rPr>
            </w:pPr>
            <w:ins w:id="1849" w:author="Jindal, Deepak [AUTOSOL/PWS/NOIDA]" w:date="2022-06-19T14:21:00Z">
              <w:r>
                <w:t>a) Custom Graphics</w:t>
              </w:r>
            </w:ins>
          </w:p>
        </w:tc>
        <w:tc>
          <w:tcPr>
            <w:tcW w:w="3372" w:type="dxa"/>
            <w:tcBorders>
              <w:top w:val="single" w:sz="6" w:space="0" w:color="auto"/>
              <w:left w:val="single" w:sz="6" w:space="0" w:color="auto"/>
              <w:bottom w:val="single" w:sz="4" w:space="0" w:color="auto"/>
              <w:right w:val="single" w:sz="4" w:space="0" w:color="auto"/>
            </w:tcBorders>
          </w:tcPr>
          <w:p w14:paraId="6188FD72" w14:textId="77777777" w:rsidR="00A542E8" w:rsidRDefault="00A542E8" w:rsidP="003D531E">
            <w:pPr>
              <w:pStyle w:val="CellBody"/>
              <w:rPr>
                <w:ins w:id="1850" w:author="Jindal, Deepak [AUTOSOL/PWS/NOIDA]" w:date="2022-06-19T14:21:00Z"/>
              </w:rPr>
            </w:pPr>
            <w:ins w:id="1851" w:author="Jindal, Deepak [AUTOSOL/PWS/NOIDA]" w:date="2022-06-19T14:21:00Z">
              <w:r>
                <w:t>P/F/F#:</w:t>
              </w:r>
              <w:r w:rsidRPr="00752E59">
                <w:rPr>
                  <w:color w:val="0070C0"/>
                </w:rPr>
                <w:t xml:space="preserve"> </w:t>
              </w:r>
            </w:ins>
          </w:p>
        </w:tc>
        <w:tc>
          <w:tcPr>
            <w:tcW w:w="2838" w:type="dxa"/>
            <w:gridSpan w:val="2"/>
            <w:tcBorders>
              <w:top w:val="single" w:sz="6" w:space="0" w:color="auto"/>
              <w:left w:val="single" w:sz="4" w:space="0" w:color="auto"/>
              <w:bottom w:val="single" w:sz="4" w:space="0" w:color="auto"/>
              <w:right w:val="single" w:sz="4" w:space="0" w:color="auto"/>
            </w:tcBorders>
          </w:tcPr>
          <w:p w14:paraId="5F6FD9FA" w14:textId="77777777" w:rsidR="00A542E8" w:rsidRDefault="00A542E8" w:rsidP="003D531E">
            <w:pPr>
              <w:pStyle w:val="CellBody"/>
              <w:rPr>
                <w:ins w:id="1852" w:author="Jindal, Deepak [AUTOSOL/PWS/NOIDA]" w:date="2022-06-19T14:21:00Z"/>
              </w:rPr>
            </w:pPr>
            <w:ins w:id="1853" w:author="Jindal, Deepak [AUTOSOL/PWS/NOIDA]" w:date="2022-06-19T14:21:00Z">
              <w:r>
                <w:rPr>
                  <w:u w:val="single"/>
                </w:rPr>
                <w:t>Initials, Date:</w:t>
              </w:r>
            </w:ins>
          </w:p>
        </w:tc>
      </w:tr>
      <w:tr w:rsidR="00A542E8" w14:paraId="5914E807" w14:textId="77777777" w:rsidTr="003D531E">
        <w:trPr>
          <w:cantSplit/>
          <w:trHeight w:val="316"/>
          <w:ins w:id="1854" w:author="Jindal, Deepak [AUTOSOL/PWS/NOIDA]" w:date="2022-06-19T14:21:00Z"/>
        </w:trPr>
        <w:tc>
          <w:tcPr>
            <w:tcW w:w="3240" w:type="dxa"/>
            <w:gridSpan w:val="3"/>
            <w:tcBorders>
              <w:top w:val="single" w:sz="6" w:space="0" w:color="auto"/>
              <w:left w:val="single" w:sz="4" w:space="0" w:color="auto"/>
              <w:bottom w:val="single" w:sz="4" w:space="0" w:color="auto"/>
              <w:right w:val="single" w:sz="6" w:space="0" w:color="auto"/>
            </w:tcBorders>
          </w:tcPr>
          <w:p w14:paraId="5D1FD865" w14:textId="77777777" w:rsidR="00A542E8" w:rsidRDefault="00A542E8" w:rsidP="003D531E">
            <w:pPr>
              <w:pStyle w:val="CellBody"/>
              <w:rPr>
                <w:ins w:id="1855" w:author="Jindal, Deepak [AUTOSOL/PWS/NOIDA]" w:date="2022-06-19T14:21:00Z"/>
              </w:rPr>
            </w:pPr>
            <w:ins w:id="1856" w:author="Jindal, Deepak [AUTOSOL/PWS/NOIDA]" w:date="2022-06-19T14:21:00Z">
              <w:r>
                <w:t>b) Error Screen</w:t>
              </w:r>
            </w:ins>
          </w:p>
        </w:tc>
        <w:tc>
          <w:tcPr>
            <w:tcW w:w="3372" w:type="dxa"/>
            <w:tcBorders>
              <w:top w:val="single" w:sz="6" w:space="0" w:color="auto"/>
              <w:left w:val="single" w:sz="6" w:space="0" w:color="auto"/>
              <w:bottom w:val="single" w:sz="4" w:space="0" w:color="auto"/>
              <w:right w:val="single" w:sz="4" w:space="0" w:color="auto"/>
            </w:tcBorders>
          </w:tcPr>
          <w:p w14:paraId="29BD7189" w14:textId="77777777" w:rsidR="00A542E8" w:rsidRDefault="00A542E8" w:rsidP="003D531E">
            <w:pPr>
              <w:pStyle w:val="CellBody"/>
              <w:rPr>
                <w:ins w:id="1857" w:author="Jindal, Deepak [AUTOSOL/PWS/NOIDA]" w:date="2022-06-19T14:21:00Z"/>
              </w:rPr>
            </w:pPr>
            <w:ins w:id="1858" w:author="Jindal, Deepak [AUTOSOL/PWS/NOIDA]" w:date="2022-06-19T14:21:00Z">
              <w:r>
                <w:t>P/F/F#:</w:t>
              </w:r>
              <w:r w:rsidRPr="00752E59">
                <w:rPr>
                  <w:color w:val="0070C0"/>
                </w:rPr>
                <w:t xml:space="preserve"> </w:t>
              </w:r>
            </w:ins>
          </w:p>
        </w:tc>
        <w:tc>
          <w:tcPr>
            <w:tcW w:w="2838" w:type="dxa"/>
            <w:gridSpan w:val="2"/>
            <w:tcBorders>
              <w:top w:val="single" w:sz="6" w:space="0" w:color="auto"/>
              <w:left w:val="single" w:sz="4" w:space="0" w:color="auto"/>
              <w:bottom w:val="single" w:sz="4" w:space="0" w:color="auto"/>
              <w:right w:val="single" w:sz="4" w:space="0" w:color="auto"/>
            </w:tcBorders>
          </w:tcPr>
          <w:p w14:paraId="63B95C40" w14:textId="77777777" w:rsidR="00A542E8" w:rsidRDefault="00A542E8" w:rsidP="003D531E">
            <w:pPr>
              <w:pStyle w:val="CellBody"/>
              <w:rPr>
                <w:ins w:id="1859" w:author="Jindal, Deepak [AUTOSOL/PWS/NOIDA]" w:date="2022-06-19T14:21:00Z"/>
                <w:u w:val="single"/>
              </w:rPr>
            </w:pPr>
            <w:ins w:id="1860" w:author="Jindal, Deepak [AUTOSOL/PWS/NOIDA]" w:date="2022-06-19T14:21:00Z">
              <w:r>
                <w:rPr>
                  <w:u w:val="single"/>
                </w:rPr>
                <w:t>Initials, Date:</w:t>
              </w:r>
            </w:ins>
          </w:p>
        </w:tc>
      </w:tr>
      <w:tr w:rsidR="00A542E8" w14:paraId="79C182F7" w14:textId="77777777" w:rsidTr="003D531E">
        <w:trPr>
          <w:cantSplit/>
          <w:trHeight w:val="316"/>
          <w:ins w:id="1861" w:author="Jindal, Deepak [AUTOSOL/PWS/NOIDA]" w:date="2022-06-19T14:21:00Z"/>
        </w:trPr>
        <w:tc>
          <w:tcPr>
            <w:tcW w:w="9450" w:type="dxa"/>
            <w:gridSpan w:val="6"/>
            <w:tcBorders>
              <w:top w:val="single" w:sz="6" w:space="0" w:color="auto"/>
              <w:left w:val="single" w:sz="4" w:space="0" w:color="auto"/>
              <w:bottom w:val="single" w:sz="4" w:space="0" w:color="auto"/>
              <w:right w:val="single" w:sz="4" w:space="0" w:color="auto"/>
            </w:tcBorders>
          </w:tcPr>
          <w:p w14:paraId="12163A26" w14:textId="77777777" w:rsidR="00A542E8" w:rsidRDefault="00A542E8" w:rsidP="003D531E">
            <w:pPr>
              <w:pStyle w:val="CellBody"/>
              <w:rPr>
                <w:ins w:id="1862" w:author="Jindal, Deepak [AUTOSOL/PWS/NOIDA]" w:date="2022-06-19T14:21:00Z"/>
                <w:u w:val="single"/>
              </w:rPr>
            </w:pPr>
            <w:ins w:id="1863" w:author="Jindal, Deepak [AUTOSOL/PWS/NOIDA]" w:date="2022-06-19T14:21:00Z">
              <w:r>
                <w:rPr>
                  <w:u w:val="single"/>
                </w:rPr>
                <w:t xml:space="preserve">Comments: </w:t>
              </w:r>
            </w:ins>
          </w:p>
        </w:tc>
      </w:tr>
    </w:tbl>
    <w:p w14:paraId="548EC978" w14:textId="36E7F5E1" w:rsidR="00A542E8" w:rsidRDefault="00A542E8" w:rsidP="005247FE">
      <w:pPr>
        <w:rPr>
          <w:ins w:id="1864" w:author="Jindal, Deepak [AUTOSOL/PWS/NOIDA]" w:date="2022-06-19T14:56: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3D5384" w:rsidRPr="003A700C" w14:paraId="449B9E5B" w14:textId="77777777" w:rsidTr="003D531E">
        <w:trPr>
          <w:cantSplit/>
          <w:trHeight w:val="316"/>
          <w:ins w:id="1865" w:author="Jindal, Deepak [AUTOSOL/PWS/NOIDA]" w:date="2022-06-19T14:56: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962F69C" w14:textId="62F220D9" w:rsidR="003D5384" w:rsidRPr="003D531E" w:rsidRDefault="003D5384" w:rsidP="003D531E">
            <w:pPr>
              <w:pStyle w:val="CellBody"/>
              <w:numPr>
                <w:ilvl w:val="4"/>
                <w:numId w:val="6"/>
              </w:numPr>
              <w:rPr>
                <w:ins w:id="1866" w:author="Jindal, Deepak [AUTOSOL/PWS/NOIDA]" w:date="2022-06-19T14:56:00Z"/>
                <w:b/>
              </w:rPr>
            </w:pPr>
            <w:ins w:id="1867" w:author="Jindal, Deepak [AUTOSOL/PWS/NOIDA]" w:date="2022-06-19T14:56:00Z">
              <w:r w:rsidRPr="003D531E">
                <w:rPr>
                  <w:b/>
                </w:rPr>
                <w:t xml:space="preserve">Test : </w:t>
              </w:r>
            </w:ins>
            <w:ins w:id="1868" w:author="Jindal, Deepak [AUTOSOL/PWS/NOIDA]" w:date="2022-06-19T14:57:00Z">
              <w:r>
                <w:rPr>
                  <w:b/>
                </w:rPr>
                <w:t xml:space="preserve">Verify that </w:t>
              </w:r>
            </w:ins>
            <w:ins w:id="1869" w:author="Jindal, Deepak [AUTOSOL/PWS/NOIDA]" w:date="2022-06-19T14:58:00Z">
              <w:r>
                <w:rPr>
                  <w:b/>
                </w:rPr>
                <w:t xml:space="preserve">able to save the graphic in Standalone Controller using </w:t>
              </w:r>
            </w:ins>
            <w:ins w:id="1870" w:author="Jindal, Deepak [AUTOSOL/PWS/NOIDA]" w:date="2022-06-19T14:59:00Z">
              <w:r>
                <w:rPr>
                  <w:b/>
                </w:rPr>
                <w:t>“</w:t>
              </w:r>
            </w:ins>
            <w:ins w:id="1871" w:author="Jindal, Deepak [AUTOSOL/PWS/NOIDA]" w:date="2022-06-19T14:57:00Z">
              <w:r>
                <w:rPr>
                  <w:b/>
                </w:rPr>
                <w:t>sav</w:t>
              </w:r>
            </w:ins>
            <w:ins w:id="1872" w:author="Jindal, Deepak [AUTOSOL/PWS/NOIDA]" w:date="2022-06-19T14:58:00Z">
              <w:r>
                <w:rPr>
                  <w:b/>
                </w:rPr>
                <w:t>e</w:t>
              </w:r>
            </w:ins>
            <w:ins w:id="1873" w:author="Jindal, Deepak [AUTOSOL/PWS/NOIDA]" w:date="2022-06-19T14:57:00Z">
              <w:r>
                <w:rPr>
                  <w:b/>
                </w:rPr>
                <w:t xml:space="preserve"> the database</w:t>
              </w:r>
            </w:ins>
            <w:ins w:id="1874" w:author="Jindal, Deepak [AUTOSOL/PWS/NOIDA]" w:date="2022-06-19T15:05:00Z">
              <w:r w:rsidR="00A278B2">
                <w:rPr>
                  <w:b/>
                </w:rPr>
                <w:t xml:space="preserve"> in standalone</w:t>
              </w:r>
            </w:ins>
            <w:ins w:id="1875" w:author="Jindal, Deepak [AUTOSOL/PWS/NOIDA]" w:date="2022-06-19T15:06:00Z">
              <w:r w:rsidR="00A278B2">
                <w:rPr>
                  <w:b/>
                </w:rPr>
                <w:t xml:space="preserve"> controller”</w:t>
              </w:r>
            </w:ins>
            <w:ins w:id="1876" w:author="Jindal, Deepak [AUTOSOL/PWS/NOIDA]" w:date="2022-06-19T14:57:00Z">
              <w:r>
                <w:rPr>
                  <w:b/>
                </w:rPr>
                <w:t xml:space="preserve"> SAC operation </w:t>
              </w:r>
            </w:ins>
            <w:ins w:id="1877" w:author="Jindal, Deepak [AUTOSOL/PWS/NOIDA]" w:date="2022-06-19T14:59:00Z">
              <w:r>
                <w:rPr>
                  <w:b/>
                </w:rPr>
                <w:t xml:space="preserve">and connect (using Standalone Controller database) fetches down graphics to Standalone </w:t>
              </w:r>
            </w:ins>
            <w:ins w:id="1878" w:author="Jindal, Deepak [AUTOSOL/PWS/NOIDA]" w:date="2022-06-19T15:00:00Z">
              <w:r>
                <w:rPr>
                  <w:b/>
                </w:rPr>
                <w:t>Station</w:t>
              </w:r>
            </w:ins>
            <w:ins w:id="1879" w:author="Jindal, Deepak [AUTOSOL/PWS/NOIDA]" w:date="2022-06-19T14:56:00Z">
              <w:r>
                <w:rPr>
                  <w:b/>
                </w:rPr>
                <w:t xml:space="preserve"> </w:t>
              </w:r>
            </w:ins>
          </w:p>
        </w:tc>
      </w:tr>
      <w:tr w:rsidR="003D5384" w14:paraId="5C9A256D" w14:textId="77777777" w:rsidTr="003D531E">
        <w:trPr>
          <w:cantSplit/>
          <w:trHeight w:val="316"/>
          <w:ins w:id="1880" w:author="Jindal, Deepak [AUTOSOL/PWS/NOIDA]" w:date="2022-06-19T14:56:00Z"/>
        </w:trPr>
        <w:tc>
          <w:tcPr>
            <w:tcW w:w="2340" w:type="dxa"/>
            <w:tcBorders>
              <w:top w:val="single" w:sz="6" w:space="0" w:color="auto"/>
              <w:left w:val="single" w:sz="4" w:space="0" w:color="auto"/>
              <w:bottom w:val="single" w:sz="4" w:space="0" w:color="auto"/>
              <w:right w:val="single" w:sz="4" w:space="0" w:color="auto"/>
            </w:tcBorders>
          </w:tcPr>
          <w:p w14:paraId="2116E12D" w14:textId="77777777" w:rsidR="003D5384" w:rsidRDefault="003D5384" w:rsidP="003D531E">
            <w:pPr>
              <w:pStyle w:val="CellBody"/>
              <w:rPr>
                <w:ins w:id="1881" w:author="Jindal, Deepak [AUTOSOL/PWS/NOIDA]" w:date="2022-06-19T14:56:00Z"/>
                <w:rFonts w:ascii="Times New Roman" w:hAnsi="Times New Roman"/>
                <w:color w:val="auto"/>
              </w:rPr>
            </w:pPr>
            <w:ins w:id="1882" w:author="Jindal, Deepak [AUTOSOL/PWS/NOIDA]" w:date="2022-06-19T14:56: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05C94634" w14:textId="77777777" w:rsidR="003D5384" w:rsidRDefault="003D5384" w:rsidP="003D531E">
            <w:pPr>
              <w:pStyle w:val="CellBody"/>
              <w:rPr>
                <w:ins w:id="1883" w:author="Jindal, Deepak [AUTOSOL/PWS/NOIDA]" w:date="2022-06-19T14:56:00Z"/>
                <w:rFonts w:ascii="Times New Roman" w:hAnsi="Times New Roman"/>
                <w:color w:val="auto"/>
              </w:rPr>
            </w:pPr>
            <w:ins w:id="1884" w:author="Jindal, Deepak [AUTOSOL/PWS/NOIDA]" w:date="2022-06-19T14:56: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1596FDFA" w14:textId="77777777" w:rsidR="003D5384" w:rsidRDefault="003D5384" w:rsidP="003D531E">
            <w:pPr>
              <w:pStyle w:val="CellBody"/>
              <w:rPr>
                <w:ins w:id="1885" w:author="Jindal, Deepak [AUTOSOL/PWS/NOIDA]" w:date="2022-06-19T14:56:00Z"/>
                <w:rFonts w:ascii="Times New Roman" w:hAnsi="Times New Roman"/>
                <w:color w:val="auto"/>
              </w:rPr>
            </w:pPr>
            <w:ins w:id="1886" w:author="Jindal, Deepak [AUTOSOL/PWS/NOIDA]" w:date="2022-06-19T14:56:00Z">
              <w:r>
                <w:rPr>
                  <w:rFonts w:ascii="Times New Roman" w:hAnsi="Times New Roman"/>
                  <w:color w:val="auto"/>
                </w:rPr>
                <w:t xml:space="preserve"> </w:t>
              </w:r>
            </w:ins>
          </w:p>
        </w:tc>
      </w:tr>
      <w:tr w:rsidR="003D5384" w14:paraId="1A0ACD28" w14:textId="77777777" w:rsidTr="003D531E">
        <w:trPr>
          <w:cantSplit/>
          <w:trHeight w:val="316"/>
          <w:ins w:id="1887" w:author="Jindal, Deepak [AUTOSOL/PWS/NOIDA]" w:date="2022-06-19T14:56:00Z"/>
        </w:trPr>
        <w:tc>
          <w:tcPr>
            <w:tcW w:w="7380" w:type="dxa"/>
            <w:gridSpan w:val="2"/>
            <w:tcBorders>
              <w:top w:val="single" w:sz="6" w:space="0" w:color="auto"/>
              <w:left w:val="single" w:sz="4" w:space="0" w:color="auto"/>
              <w:bottom w:val="single" w:sz="4" w:space="0" w:color="auto"/>
              <w:right w:val="single" w:sz="4" w:space="0" w:color="auto"/>
            </w:tcBorders>
          </w:tcPr>
          <w:p w14:paraId="209ABCFD" w14:textId="5EE37401" w:rsidR="003D5384" w:rsidRDefault="003D5384">
            <w:pPr>
              <w:pStyle w:val="CellBody"/>
              <w:numPr>
                <w:ilvl w:val="0"/>
                <w:numId w:val="184"/>
              </w:numPr>
              <w:rPr>
                <w:ins w:id="1888" w:author="Jindal, Deepak [AUTOSOL/PWS/NOIDA]" w:date="2022-06-19T14:56:00Z"/>
                <w:rFonts w:ascii="Times New Roman" w:hAnsi="Times New Roman"/>
                <w:color w:val="auto"/>
              </w:rPr>
              <w:pPrChange w:id="1889" w:author="Jindal, Deepak [AUTOSOL/PWS/NOIDA]" w:date="2022-06-19T15:21:00Z">
                <w:pPr>
                  <w:pStyle w:val="CellBody"/>
                  <w:numPr>
                    <w:numId w:val="167"/>
                  </w:numPr>
                  <w:ind w:left="720" w:hanging="360"/>
                </w:pPr>
              </w:pPrChange>
            </w:pPr>
            <w:ins w:id="1890" w:author="Jindal, Deepak [AUTOSOL/PWS/NOIDA]" w:date="2022-06-19T15:01:00Z">
              <w:r>
                <w:rPr>
                  <w:rFonts w:ascii="Times New Roman" w:hAnsi="Times New Roman"/>
                  <w:color w:val="auto"/>
                </w:rPr>
                <w:t>Create/Import</w:t>
              </w:r>
            </w:ins>
            <w:ins w:id="1891" w:author="Jindal, Deepak [AUTOSOL/PWS/NOIDA]" w:date="2022-06-19T15:04:00Z">
              <w:r w:rsidR="00A278B2">
                <w:rPr>
                  <w:rFonts w:ascii="Times New Roman" w:hAnsi="Times New Roman"/>
                  <w:color w:val="auto"/>
                </w:rPr>
                <w:t xml:space="preserve"> a new </w:t>
              </w:r>
            </w:ins>
            <w:ins w:id="1892" w:author="Jindal, Deepak [AUTOSOL/PWS/NOIDA]" w:date="2022-06-19T15:01:00Z">
              <w:r>
                <w:rPr>
                  <w:rFonts w:ascii="Times New Roman" w:hAnsi="Times New Roman"/>
                  <w:color w:val="auto"/>
                </w:rPr>
                <w:t>graphic</w:t>
              </w:r>
            </w:ins>
          </w:p>
        </w:tc>
        <w:tc>
          <w:tcPr>
            <w:tcW w:w="2070" w:type="dxa"/>
            <w:tcBorders>
              <w:top w:val="single" w:sz="6" w:space="0" w:color="auto"/>
              <w:left w:val="single" w:sz="4" w:space="0" w:color="auto"/>
              <w:bottom w:val="single" w:sz="4" w:space="0" w:color="auto"/>
              <w:right w:val="single" w:sz="4" w:space="0" w:color="auto"/>
            </w:tcBorders>
          </w:tcPr>
          <w:p w14:paraId="6B50E915" w14:textId="77777777" w:rsidR="003D5384" w:rsidRDefault="003D5384" w:rsidP="003D531E">
            <w:pPr>
              <w:pStyle w:val="CellBody"/>
              <w:rPr>
                <w:ins w:id="1893" w:author="Jindal, Deepak [AUTOSOL/PWS/NOIDA]" w:date="2022-06-19T14:56:00Z"/>
                <w:rFonts w:ascii="Times New Roman" w:hAnsi="Times New Roman"/>
                <w:color w:val="auto"/>
              </w:rPr>
            </w:pPr>
            <w:ins w:id="1894" w:author="Jindal, Deepak [AUTOSOL/PWS/NOIDA]" w:date="2022-06-19T14:56:00Z">
              <w:r>
                <w:rPr>
                  <w:rFonts w:ascii="Times New Roman" w:hAnsi="Times New Roman"/>
                  <w:color w:val="auto"/>
                </w:rPr>
                <w:t xml:space="preserve">P/F/F#/NA:  </w:t>
              </w:r>
            </w:ins>
          </w:p>
        </w:tc>
      </w:tr>
      <w:tr w:rsidR="003D5384" w14:paraId="333323D4" w14:textId="77777777" w:rsidTr="003D531E">
        <w:trPr>
          <w:cantSplit/>
          <w:trHeight w:val="316"/>
          <w:ins w:id="1895" w:author="Jindal, Deepak [AUTOSOL/PWS/NOIDA]" w:date="2022-06-19T14:56:00Z"/>
        </w:trPr>
        <w:tc>
          <w:tcPr>
            <w:tcW w:w="7380" w:type="dxa"/>
            <w:gridSpan w:val="2"/>
            <w:tcBorders>
              <w:top w:val="single" w:sz="6" w:space="0" w:color="auto"/>
              <w:left w:val="single" w:sz="4" w:space="0" w:color="auto"/>
              <w:bottom w:val="single" w:sz="4" w:space="0" w:color="auto"/>
              <w:right w:val="single" w:sz="4" w:space="0" w:color="auto"/>
            </w:tcBorders>
          </w:tcPr>
          <w:p w14:paraId="2B6D3B31" w14:textId="37BC4E92" w:rsidR="003D5384" w:rsidRDefault="00A278B2">
            <w:pPr>
              <w:pStyle w:val="CellBody"/>
              <w:numPr>
                <w:ilvl w:val="0"/>
                <w:numId w:val="184"/>
              </w:numPr>
              <w:rPr>
                <w:ins w:id="1896" w:author="Jindal, Deepak [AUTOSOL/PWS/NOIDA]" w:date="2022-06-19T14:56:00Z"/>
                <w:rFonts w:ascii="Times New Roman" w:hAnsi="Times New Roman"/>
                <w:color w:val="auto"/>
              </w:rPr>
              <w:pPrChange w:id="1897" w:author="Jindal, Deepak [AUTOSOL/PWS/NOIDA]" w:date="2022-06-19T15:21:00Z">
                <w:pPr>
                  <w:pStyle w:val="CellBody"/>
                  <w:numPr>
                    <w:numId w:val="167"/>
                  </w:numPr>
                  <w:ind w:left="720" w:hanging="360"/>
                </w:pPr>
              </w:pPrChange>
            </w:pPr>
            <w:ins w:id="1898" w:author="Jindal, Deepak [AUTOSOL/PWS/NOIDA]" w:date="2022-06-19T15:05:00Z">
              <w:r>
                <w:rPr>
                  <w:rFonts w:ascii="Times New Roman" w:hAnsi="Times New Roman"/>
                  <w:color w:val="auto"/>
                </w:rPr>
                <w:t xml:space="preserve">Save the graphic using </w:t>
              </w:r>
              <w:r w:rsidRPr="00A278B2">
                <w:rPr>
                  <w:rFonts w:ascii="Times New Roman" w:hAnsi="Times New Roman"/>
                  <w:color w:val="auto"/>
                  <w:rPrChange w:id="1899" w:author="Jindal, Deepak [AUTOSOL/PWS/NOIDA]" w:date="2022-06-19T15:05:00Z">
                    <w:rPr>
                      <w:b/>
                    </w:rPr>
                  </w:rPrChange>
                </w:rPr>
                <w:t>“save the database</w:t>
              </w:r>
            </w:ins>
            <w:ins w:id="1900" w:author="Jindal, Deepak [AUTOSOL/PWS/NOIDA]" w:date="2022-06-19T15:06:00Z">
              <w:r>
                <w:rPr>
                  <w:rFonts w:ascii="Times New Roman" w:hAnsi="Times New Roman"/>
                  <w:color w:val="auto"/>
                </w:rPr>
                <w:t xml:space="preserve"> </w:t>
              </w:r>
              <w:r w:rsidRPr="00A278B2">
                <w:rPr>
                  <w:bCs/>
                  <w:rPrChange w:id="1901" w:author="Jindal, Deepak [AUTOSOL/PWS/NOIDA]" w:date="2022-06-19T15:06:00Z">
                    <w:rPr>
                      <w:b/>
                    </w:rPr>
                  </w:rPrChange>
                </w:rPr>
                <w:t>in standalone controller</w:t>
              </w:r>
            </w:ins>
            <w:ins w:id="1902" w:author="Jindal, Deepak [AUTOSOL/PWS/NOIDA]" w:date="2022-06-19T15:05:00Z">
              <w:r>
                <w:rPr>
                  <w:rFonts w:ascii="Times New Roman" w:hAnsi="Times New Roman"/>
                  <w:color w:val="auto"/>
                </w:rPr>
                <w:t>”</w:t>
              </w:r>
              <w:r w:rsidRPr="00A278B2">
                <w:rPr>
                  <w:rFonts w:ascii="Times New Roman" w:hAnsi="Times New Roman"/>
                  <w:color w:val="auto"/>
                  <w:rPrChange w:id="1903" w:author="Jindal, Deepak [AUTOSOL/PWS/NOIDA]" w:date="2022-06-19T15:05:00Z">
                    <w:rPr>
                      <w:b/>
                    </w:rPr>
                  </w:rPrChange>
                </w:rPr>
                <w:t xml:space="preserve"> SAC operation</w:t>
              </w:r>
            </w:ins>
            <w:ins w:id="1904" w:author="Jindal, Deepak [AUTOSOL/PWS/NOIDA]" w:date="2022-06-19T15:21:00Z">
              <w:r w:rsidR="005329A5">
                <w:rPr>
                  <w:rFonts w:ascii="Times New Roman" w:hAnsi="Times New Roman"/>
                  <w:color w:val="auto"/>
                </w:rPr>
                <w:t xml:space="preserve"> </w:t>
              </w:r>
              <w:r w:rsidR="005329A5" w:rsidRPr="003D531E">
                <w:rPr>
                  <w:rFonts w:ascii="Times New Roman" w:hAnsi="Times New Roman"/>
                  <w:color w:val="auto"/>
                </w:rPr>
                <w:t>in standalone Controller</w:t>
              </w:r>
            </w:ins>
          </w:p>
        </w:tc>
        <w:tc>
          <w:tcPr>
            <w:tcW w:w="2070" w:type="dxa"/>
            <w:tcBorders>
              <w:top w:val="single" w:sz="6" w:space="0" w:color="auto"/>
              <w:left w:val="single" w:sz="4" w:space="0" w:color="auto"/>
              <w:bottom w:val="single" w:sz="4" w:space="0" w:color="auto"/>
              <w:right w:val="single" w:sz="4" w:space="0" w:color="auto"/>
            </w:tcBorders>
          </w:tcPr>
          <w:p w14:paraId="1884A177" w14:textId="77777777" w:rsidR="003D5384" w:rsidRDefault="003D5384" w:rsidP="003D531E">
            <w:pPr>
              <w:pStyle w:val="CellBody"/>
              <w:rPr>
                <w:ins w:id="1905" w:author="Jindal, Deepak [AUTOSOL/PWS/NOIDA]" w:date="2022-06-19T14:56:00Z"/>
                <w:rFonts w:ascii="Times New Roman" w:hAnsi="Times New Roman"/>
                <w:color w:val="auto"/>
              </w:rPr>
            </w:pPr>
            <w:ins w:id="1906" w:author="Jindal, Deepak [AUTOSOL/PWS/NOIDA]" w:date="2022-06-19T14:56:00Z">
              <w:r w:rsidRPr="001A13BC">
                <w:rPr>
                  <w:rFonts w:ascii="Times New Roman" w:hAnsi="Times New Roman"/>
                  <w:color w:val="auto"/>
                </w:rPr>
                <w:t xml:space="preserve">P/F/F#/NA:  </w:t>
              </w:r>
            </w:ins>
          </w:p>
        </w:tc>
      </w:tr>
      <w:tr w:rsidR="003D5384" w14:paraId="10A6B1A7" w14:textId="77777777" w:rsidTr="003D531E">
        <w:trPr>
          <w:cantSplit/>
          <w:trHeight w:val="316"/>
          <w:ins w:id="1907" w:author="Jindal, Deepak [AUTOSOL/PWS/NOIDA]" w:date="2022-06-19T14:56:00Z"/>
        </w:trPr>
        <w:tc>
          <w:tcPr>
            <w:tcW w:w="7380" w:type="dxa"/>
            <w:gridSpan w:val="2"/>
            <w:tcBorders>
              <w:top w:val="single" w:sz="6" w:space="0" w:color="auto"/>
              <w:left w:val="single" w:sz="4" w:space="0" w:color="auto"/>
              <w:bottom w:val="single" w:sz="4" w:space="0" w:color="auto"/>
              <w:right w:val="single" w:sz="4" w:space="0" w:color="auto"/>
            </w:tcBorders>
          </w:tcPr>
          <w:p w14:paraId="4BF24E70" w14:textId="3ADE5558" w:rsidR="003D5384" w:rsidRDefault="00A278B2">
            <w:pPr>
              <w:pStyle w:val="CellBody"/>
              <w:numPr>
                <w:ilvl w:val="0"/>
                <w:numId w:val="184"/>
              </w:numPr>
              <w:rPr>
                <w:ins w:id="1908" w:author="Jindal, Deepak [AUTOSOL/PWS/NOIDA]" w:date="2022-06-19T14:56:00Z"/>
                <w:rFonts w:ascii="Times New Roman" w:hAnsi="Times New Roman"/>
                <w:color w:val="auto"/>
              </w:rPr>
              <w:pPrChange w:id="1909" w:author="Jindal, Deepak [AUTOSOL/PWS/NOIDA]" w:date="2022-06-19T15:21:00Z">
                <w:pPr>
                  <w:pStyle w:val="CellBody"/>
                  <w:numPr>
                    <w:numId w:val="167"/>
                  </w:numPr>
                  <w:ind w:left="720" w:hanging="360"/>
                </w:pPr>
              </w:pPrChange>
            </w:pPr>
            <w:ins w:id="1910" w:author="Jindal, Deepak [AUTOSOL/PWS/NOIDA]" w:date="2022-06-19T15:06:00Z">
              <w:r>
                <w:rPr>
                  <w:rFonts w:ascii="Times New Roman" w:hAnsi="Times New Roman"/>
                  <w:color w:val="auto"/>
                </w:rPr>
                <w:t xml:space="preserve">Disconnect the Controller (using normal disconnect which deletes </w:t>
              </w:r>
            </w:ins>
            <w:ins w:id="1911" w:author="Jindal, Deepak [AUTOSOL/PWS/NOIDA]" w:date="2022-06-19T15:07:00Z">
              <w:r>
                <w:rPr>
                  <w:rFonts w:ascii="Times New Roman" w:hAnsi="Times New Roman"/>
                  <w:color w:val="auto"/>
                </w:rPr>
                <w:t>database from SAC station)</w:t>
              </w:r>
            </w:ins>
          </w:p>
        </w:tc>
        <w:tc>
          <w:tcPr>
            <w:tcW w:w="2070" w:type="dxa"/>
            <w:tcBorders>
              <w:top w:val="single" w:sz="6" w:space="0" w:color="auto"/>
              <w:left w:val="single" w:sz="4" w:space="0" w:color="auto"/>
              <w:bottom w:val="single" w:sz="4" w:space="0" w:color="auto"/>
              <w:right w:val="single" w:sz="4" w:space="0" w:color="auto"/>
            </w:tcBorders>
          </w:tcPr>
          <w:p w14:paraId="29B7F109" w14:textId="77777777" w:rsidR="003D5384" w:rsidRDefault="003D5384" w:rsidP="003D531E">
            <w:pPr>
              <w:pStyle w:val="CellBody"/>
              <w:rPr>
                <w:ins w:id="1912" w:author="Jindal, Deepak [AUTOSOL/PWS/NOIDA]" w:date="2022-06-19T14:56:00Z"/>
                <w:rFonts w:ascii="Times New Roman" w:hAnsi="Times New Roman"/>
                <w:color w:val="auto"/>
              </w:rPr>
            </w:pPr>
            <w:ins w:id="1913" w:author="Jindal, Deepak [AUTOSOL/PWS/NOIDA]" w:date="2022-06-19T14:56:00Z">
              <w:r w:rsidRPr="001A13BC">
                <w:rPr>
                  <w:rFonts w:ascii="Times New Roman" w:hAnsi="Times New Roman"/>
                  <w:color w:val="auto"/>
                </w:rPr>
                <w:t xml:space="preserve">P/F/F#/NA:  </w:t>
              </w:r>
            </w:ins>
          </w:p>
        </w:tc>
      </w:tr>
      <w:tr w:rsidR="003D5384" w14:paraId="1A106504" w14:textId="77777777" w:rsidTr="003D531E">
        <w:trPr>
          <w:cantSplit/>
          <w:trHeight w:val="316"/>
          <w:ins w:id="1914" w:author="Jindal, Deepak [AUTOSOL/PWS/NOIDA]" w:date="2022-06-19T14:56:00Z"/>
        </w:trPr>
        <w:tc>
          <w:tcPr>
            <w:tcW w:w="7380" w:type="dxa"/>
            <w:gridSpan w:val="2"/>
            <w:tcBorders>
              <w:top w:val="single" w:sz="6" w:space="0" w:color="auto"/>
              <w:left w:val="single" w:sz="4" w:space="0" w:color="auto"/>
              <w:bottom w:val="single" w:sz="4" w:space="0" w:color="auto"/>
              <w:right w:val="single" w:sz="4" w:space="0" w:color="auto"/>
            </w:tcBorders>
          </w:tcPr>
          <w:p w14:paraId="65F9FCCD" w14:textId="484BD4CA" w:rsidR="003D5384" w:rsidRDefault="00A278B2">
            <w:pPr>
              <w:pStyle w:val="CellBody"/>
              <w:numPr>
                <w:ilvl w:val="0"/>
                <w:numId w:val="184"/>
              </w:numPr>
              <w:rPr>
                <w:ins w:id="1915" w:author="Jindal, Deepak [AUTOSOL/PWS/NOIDA]" w:date="2022-06-19T14:56:00Z"/>
                <w:rFonts w:ascii="Times New Roman" w:hAnsi="Times New Roman"/>
                <w:color w:val="auto"/>
              </w:rPr>
              <w:pPrChange w:id="1916" w:author="Jindal, Deepak [AUTOSOL/PWS/NOIDA]" w:date="2022-06-19T15:21:00Z">
                <w:pPr>
                  <w:pStyle w:val="CellBody"/>
                  <w:numPr>
                    <w:numId w:val="167"/>
                  </w:numPr>
                  <w:ind w:left="720" w:hanging="360"/>
                </w:pPr>
              </w:pPrChange>
            </w:pPr>
            <w:ins w:id="1917" w:author="Jindal, Deepak [AUTOSOL/PWS/NOIDA]" w:date="2022-06-19T15:07:00Z">
              <w:r>
                <w:rPr>
                  <w:rFonts w:ascii="Times New Roman" w:hAnsi="Times New Roman"/>
                  <w:color w:val="auto"/>
                </w:rPr>
                <w:t>Connect to SAC Controller using option to use standalone Controller database</w:t>
              </w:r>
            </w:ins>
          </w:p>
        </w:tc>
        <w:tc>
          <w:tcPr>
            <w:tcW w:w="2070" w:type="dxa"/>
            <w:tcBorders>
              <w:top w:val="single" w:sz="6" w:space="0" w:color="auto"/>
              <w:left w:val="single" w:sz="4" w:space="0" w:color="auto"/>
              <w:bottom w:val="single" w:sz="4" w:space="0" w:color="auto"/>
              <w:right w:val="single" w:sz="4" w:space="0" w:color="auto"/>
            </w:tcBorders>
          </w:tcPr>
          <w:p w14:paraId="426439F6" w14:textId="77777777" w:rsidR="003D5384" w:rsidRDefault="003D5384" w:rsidP="003D531E">
            <w:pPr>
              <w:pStyle w:val="CellBody"/>
              <w:rPr>
                <w:ins w:id="1918" w:author="Jindal, Deepak [AUTOSOL/PWS/NOIDA]" w:date="2022-06-19T14:56:00Z"/>
                <w:rFonts w:ascii="Times New Roman" w:hAnsi="Times New Roman"/>
                <w:color w:val="auto"/>
              </w:rPr>
            </w:pPr>
            <w:ins w:id="1919" w:author="Jindal, Deepak [AUTOSOL/PWS/NOIDA]" w:date="2022-06-19T14:56:00Z">
              <w:r w:rsidRPr="001A13BC">
                <w:rPr>
                  <w:rFonts w:ascii="Times New Roman" w:hAnsi="Times New Roman"/>
                  <w:color w:val="auto"/>
                </w:rPr>
                <w:t xml:space="preserve">P/F/F#/NA:  </w:t>
              </w:r>
            </w:ins>
          </w:p>
        </w:tc>
      </w:tr>
      <w:tr w:rsidR="003D5384" w14:paraId="1C19AD2D" w14:textId="77777777" w:rsidTr="003D531E">
        <w:trPr>
          <w:cantSplit/>
          <w:trHeight w:val="316"/>
          <w:ins w:id="1920" w:author="Jindal, Deepak [AUTOSOL/PWS/NOIDA]" w:date="2022-06-19T14:56:00Z"/>
        </w:trPr>
        <w:tc>
          <w:tcPr>
            <w:tcW w:w="7380" w:type="dxa"/>
            <w:gridSpan w:val="2"/>
            <w:tcBorders>
              <w:top w:val="single" w:sz="6" w:space="0" w:color="auto"/>
              <w:left w:val="single" w:sz="4" w:space="0" w:color="auto"/>
              <w:bottom w:val="single" w:sz="4" w:space="0" w:color="auto"/>
              <w:right w:val="single" w:sz="4" w:space="0" w:color="auto"/>
            </w:tcBorders>
          </w:tcPr>
          <w:p w14:paraId="02000B58" w14:textId="5B22264A" w:rsidR="003D5384" w:rsidRDefault="00A278B2">
            <w:pPr>
              <w:pStyle w:val="CellBody"/>
              <w:numPr>
                <w:ilvl w:val="0"/>
                <w:numId w:val="184"/>
              </w:numPr>
              <w:rPr>
                <w:ins w:id="1921" w:author="Jindal, Deepak [AUTOSOL/PWS/NOIDA]" w:date="2022-06-19T14:56:00Z"/>
                <w:rFonts w:ascii="Times New Roman" w:hAnsi="Times New Roman"/>
                <w:color w:val="auto"/>
              </w:rPr>
              <w:pPrChange w:id="1922" w:author="Jindal, Deepak [AUTOSOL/PWS/NOIDA]" w:date="2022-06-19T15:21:00Z">
                <w:pPr>
                  <w:pStyle w:val="CellBody"/>
                  <w:numPr>
                    <w:numId w:val="167"/>
                  </w:numPr>
                  <w:ind w:left="720" w:hanging="360"/>
                </w:pPr>
              </w:pPrChange>
            </w:pPr>
            <w:ins w:id="1923" w:author="Jindal, Deepak [AUTOSOL/PWS/NOIDA]" w:date="2022-06-19T15:07:00Z">
              <w:r>
                <w:rPr>
                  <w:rFonts w:ascii="Times New Roman" w:hAnsi="Times New Roman"/>
                  <w:color w:val="auto"/>
                </w:rPr>
                <w:t xml:space="preserve">Verify that newly created graphic is </w:t>
              </w:r>
            </w:ins>
            <w:ins w:id="1924" w:author="Jindal, Deepak [AUTOSOL/PWS/NOIDA]" w:date="2022-06-19T15:08:00Z">
              <w:r>
                <w:rPr>
                  <w:rFonts w:ascii="Times New Roman" w:hAnsi="Times New Roman"/>
                  <w:color w:val="auto"/>
                </w:rPr>
                <w:t>available</w:t>
              </w:r>
            </w:ins>
          </w:p>
        </w:tc>
        <w:tc>
          <w:tcPr>
            <w:tcW w:w="2070" w:type="dxa"/>
            <w:tcBorders>
              <w:top w:val="single" w:sz="6" w:space="0" w:color="auto"/>
              <w:left w:val="single" w:sz="4" w:space="0" w:color="auto"/>
              <w:bottom w:val="single" w:sz="4" w:space="0" w:color="auto"/>
              <w:right w:val="single" w:sz="4" w:space="0" w:color="auto"/>
            </w:tcBorders>
          </w:tcPr>
          <w:p w14:paraId="56BFEDFB" w14:textId="77777777" w:rsidR="003D5384" w:rsidRDefault="003D5384" w:rsidP="003D531E">
            <w:pPr>
              <w:pStyle w:val="CellBody"/>
              <w:rPr>
                <w:ins w:id="1925" w:author="Jindal, Deepak [AUTOSOL/PWS/NOIDA]" w:date="2022-06-19T14:56:00Z"/>
                <w:rFonts w:ascii="Times New Roman" w:hAnsi="Times New Roman"/>
                <w:color w:val="auto"/>
              </w:rPr>
            </w:pPr>
            <w:ins w:id="1926" w:author="Jindal, Deepak [AUTOSOL/PWS/NOIDA]" w:date="2022-06-19T14:56:00Z">
              <w:r w:rsidRPr="001A13BC">
                <w:rPr>
                  <w:rFonts w:ascii="Times New Roman" w:hAnsi="Times New Roman"/>
                  <w:color w:val="auto"/>
                </w:rPr>
                <w:t xml:space="preserve">P/F/F#/NA:  </w:t>
              </w:r>
            </w:ins>
          </w:p>
        </w:tc>
      </w:tr>
      <w:tr w:rsidR="003D5384" w14:paraId="6C266F59" w14:textId="77777777" w:rsidTr="003D531E">
        <w:trPr>
          <w:cantSplit/>
          <w:trHeight w:val="316"/>
          <w:ins w:id="1927" w:author="Jindal, Deepak [AUTOSOL/PWS/NOIDA]" w:date="2022-06-19T14:56:00Z"/>
        </w:trPr>
        <w:tc>
          <w:tcPr>
            <w:tcW w:w="9450" w:type="dxa"/>
            <w:gridSpan w:val="3"/>
            <w:tcBorders>
              <w:top w:val="single" w:sz="6" w:space="0" w:color="auto"/>
              <w:left w:val="single" w:sz="4" w:space="0" w:color="auto"/>
              <w:bottom w:val="single" w:sz="6" w:space="0" w:color="auto"/>
              <w:right w:val="single" w:sz="4" w:space="0" w:color="auto"/>
            </w:tcBorders>
          </w:tcPr>
          <w:p w14:paraId="20154C8D" w14:textId="77777777" w:rsidR="003D5384" w:rsidRDefault="003D5384" w:rsidP="003D531E">
            <w:pPr>
              <w:pStyle w:val="CellBody"/>
              <w:rPr>
                <w:ins w:id="1928" w:author="Jindal, Deepak [AUTOSOL/PWS/NOIDA]" w:date="2022-06-19T14:56:00Z"/>
              </w:rPr>
            </w:pPr>
            <w:ins w:id="1929" w:author="Jindal, Deepak [AUTOSOL/PWS/NOIDA]" w:date="2022-06-19T14:56:00Z">
              <w:r>
                <w:t>Comments:</w:t>
              </w:r>
            </w:ins>
          </w:p>
        </w:tc>
      </w:tr>
    </w:tbl>
    <w:p w14:paraId="7BD091F9" w14:textId="0B7D0A7A" w:rsidR="003D5384" w:rsidRDefault="003D5384" w:rsidP="005247FE">
      <w:pPr>
        <w:rPr>
          <w:ins w:id="1930" w:author="Jindal, Deepak [AUTOSOL/PWS/NOIDA]" w:date="2022-06-19T14:56:00Z"/>
        </w:rPr>
      </w:pPr>
    </w:p>
    <w:p w14:paraId="5707981A" w14:textId="77777777" w:rsidR="003D5384" w:rsidRDefault="003D5384" w:rsidP="005247FE">
      <w:pPr>
        <w:rPr>
          <w:ins w:id="1931" w:author="Jindal, Deepak [AUTOSOL/PWS/NOIDA]" w:date="2022-06-19T14:54: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657003" w:rsidRPr="003A700C" w14:paraId="53AC223D" w14:textId="77777777" w:rsidTr="003D531E">
        <w:trPr>
          <w:cantSplit/>
          <w:trHeight w:val="316"/>
          <w:ins w:id="1932" w:author="Jindal, Deepak [AUTOSOL/PWS/NOIDA]" w:date="2022-06-19T14:54: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FB52729" w14:textId="13AB5174" w:rsidR="00657003" w:rsidRPr="003D531E" w:rsidRDefault="00657003" w:rsidP="003D531E">
            <w:pPr>
              <w:pStyle w:val="CellBody"/>
              <w:numPr>
                <w:ilvl w:val="4"/>
                <w:numId w:val="6"/>
              </w:numPr>
              <w:rPr>
                <w:ins w:id="1933" w:author="Jindal, Deepak [AUTOSOL/PWS/NOIDA]" w:date="2022-06-19T14:54:00Z"/>
                <w:b/>
              </w:rPr>
            </w:pPr>
            <w:ins w:id="1934" w:author="Jindal, Deepak [AUTOSOL/PWS/NOIDA]" w:date="2022-06-19T14:54:00Z">
              <w:r w:rsidRPr="003D531E">
                <w:rPr>
                  <w:b/>
                </w:rPr>
                <w:t xml:space="preserve">Test : Verify </w:t>
              </w:r>
              <w:r w:rsidR="002E4F17">
                <w:rPr>
                  <w:b/>
                </w:rPr>
                <w:t>other fun</w:t>
              </w:r>
              <w:r w:rsidRPr="003D531E">
                <w:rPr>
                  <w:b/>
                </w:rPr>
                <w:t>ctionalities of Ovation Graphic builder and list down below the verified operations &amp; tests</w:t>
              </w:r>
            </w:ins>
          </w:p>
        </w:tc>
      </w:tr>
      <w:tr w:rsidR="00657003" w14:paraId="5358E448" w14:textId="77777777" w:rsidTr="003D531E">
        <w:trPr>
          <w:cantSplit/>
          <w:trHeight w:val="316"/>
          <w:ins w:id="1935" w:author="Jindal, Deepak [AUTOSOL/PWS/NOIDA]" w:date="2022-06-19T14:54:00Z"/>
        </w:trPr>
        <w:tc>
          <w:tcPr>
            <w:tcW w:w="2340" w:type="dxa"/>
            <w:tcBorders>
              <w:top w:val="single" w:sz="6" w:space="0" w:color="auto"/>
              <w:left w:val="single" w:sz="4" w:space="0" w:color="auto"/>
              <w:bottom w:val="single" w:sz="4" w:space="0" w:color="auto"/>
              <w:right w:val="single" w:sz="4" w:space="0" w:color="auto"/>
            </w:tcBorders>
          </w:tcPr>
          <w:p w14:paraId="0DAA6FE8" w14:textId="77777777" w:rsidR="00657003" w:rsidRDefault="00657003" w:rsidP="003D531E">
            <w:pPr>
              <w:pStyle w:val="CellBody"/>
              <w:rPr>
                <w:ins w:id="1936" w:author="Jindal, Deepak [AUTOSOL/PWS/NOIDA]" w:date="2022-06-19T14:54:00Z"/>
                <w:rFonts w:ascii="Times New Roman" w:hAnsi="Times New Roman"/>
                <w:color w:val="auto"/>
              </w:rPr>
            </w:pPr>
            <w:ins w:id="1937" w:author="Jindal, Deepak [AUTOSOL/PWS/NOIDA]" w:date="2022-06-19T14:54: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5E93C06A" w14:textId="77777777" w:rsidR="00657003" w:rsidRDefault="00657003" w:rsidP="003D531E">
            <w:pPr>
              <w:pStyle w:val="CellBody"/>
              <w:rPr>
                <w:ins w:id="1938" w:author="Jindal, Deepak [AUTOSOL/PWS/NOIDA]" w:date="2022-06-19T14:54:00Z"/>
                <w:rFonts w:ascii="Times New Roman" w:hAnsi="Times New Roman"/>
                <w:color w:val="auto"/>
              </w:rPr>
            </w:pPr>
            <w:ins w:id="1939" w:author="Jindal, Deepak [AUTOSOL/PWS/NOIDA]" w:date="2022-06-19T14:54: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654997FE" w14:textId="77777777" w:rsidR="00657003" w:rsidRDefault="00657003" w:rsidP="003D531E">
            <w:pPr>
              <w:pStyle w:val="CellBody"/>
              <w:rPr>
                <w:ins w:id="1940" w:author="Jindal, Deepak [AUTOSOL/PWS/NOIDA]" w:date="2022-06-19T14:54:00Z"/>
                <w:rFonts w:ascii="Times New Roman" w:hAnsi="Times New Roman"/>
                <w:color w:val="auto"/>
              </w:rPr>
            </w:pPr>
            <w:ins w:id="1941" w:author="Jindal, Deepak [AUTOSOL/PWS/NOIDA]" w:date="2022-06-19T14:54:00Z">
              <w:r>
                <w:rPr>
                  <w:rFonts w:ascii="Times New Roman" w:hAnsi="Times New Roman"/>
                  <w:color w:val="auto"/>
                </w:rPr>
                <w:t xml:space="preserve"> </w:t>
              </w:r>
            </w:ins>
          </w:p>
        </w:tc>
      </w:tr>
      <w:tr w:rsidR="00657003" w14:paraId="7FD11184" w14:textId="77777777" w:rsidTr="003D531E">
        <w:trPr>
          <w:cantSplit/>
          <w:trHeight w:val="316"/>
          <w:ins w:id="1942" w:author="Jindal, Deepak [AUTOSOL/PWS/NOIDA]" w:date="2022-06-19T14:54:00Z"/>
        </w:trPr>
        <w:tc>
          <w:tcPr>
            <w:tcW w:w="7380" w:type="dxa"/>
            <w:gridSpan w:val="2"/>
            <w:tcBorders>
              <w:top w:val="single" w:sz="6" w:space="0" w:color="auto"/>
              <w:left w:val="single" w:sz="4" w:space="0" w:color="auto"/>
              <w:bottom w:val="single" w:sz="4" w:space="0" w:color="auto"/>
              <w:right w:val="single" w:sz="4" w:space="0" w:color="auto"/>
            </w:tcBorders>
          </w:tcPr>
          <w:p w14:paraId="143A8569" w14:textId="77777777" w:rsidR="00657003" w:rsidRDefault="00657003">
            <w:pPr>
              <w:pStyle w:val="CellBody"/>
              <w:numPr>
                <w:ilvl w:val="0"/>
                <w:numId w:val="183"/>
              </w:numPr>
              <w:rPr>
                <w:ins w:id="1943" w:author="Jindal, Deepak [AUTOSOL/PWS/NOIDA]" w:date="2022-06-19T14:54:00Z"/>
                <w:rFonts w:ascii="Times New Roman" w:hAnsi="Times New Roman"/>
                <w:color w:val="auto"/>
              </w:rPr>
              <w:pPrChange w:id="1944" w:author="Jindal, Deepak [AUTOSOL/PWS/NOIDA]" w:date="2022-06-19T15:08:00Z">
                <w:pPr>
                  <w:pStyle w:val="CellBody"/>
                  <w:numPr>
                    <w:numId w:val="167"/>
                  </w:numPr>
                  <w:ind w:left="720" w:hanging="360"/>
                </w:pPr>
              </w:pPrChange>
            </w:pPr>
          </w:p>
        </w:tc>
        <w:tc>
          <w:tcPr>
            <w:tcW w:w="2070" w:type="dxa"/>
            <w:tcBorders>
              <w:top w:val="single" w:sz="6" w:space="0" w:color="auto"/>
              <w:left w:val="single" w:sz="4" w:space="0" w:color="auto"/>
              <w:bottom w:val="single" w:sz="4" w:space="0" w:color="auto"/>
              <w:right w:val="single" w:sz="4" w:space="0" w:color="auto"/>
            </w:tcBorders>
          </w:tcPr>
          <w:p w14:paraId="241CCC29" w14:textId="77777777" w:rsidR="00657003" w:rsidRDefault="00657003" w:rsidP="003D531E">
            <w:pPr>
              <w:pStyle w:val="CellBody"/>
              <w:rPr>
                <w:ins w:id="1945" w:author="Jindal, Deepak [AUTOSOL/PWS/NOIDA]" w:date="2022-06-19T14:54:00Z"/>
                <w:rFonts w:ascii="Times New Roman" w:hAnsi="Times New Roman"/>
                <w:color w:val="auto"/>
              </w:rPr>
            </w:pPr>
            <w:ins w:id="1946" w:author="Jindal, Deepak [AUTOSOL/PWS/NOIDA]" w:date="2022-06-19T14:54:00Z">
              <w:r>
                <w:rPr>
                  <w:rFonts w:ascii="Times New Roman" w:hAnsi="Times New Roman"/>
                  <w:color w:val="auto"/>
                </w:rPr>
                <w:t xml:space="preserve">P/F/F#/NA:  </w:t>
              </w:r>
            </w:ins>
          </w:p>
        </w:tc>
      </w:tr>
      <w:tr w:rsidR="00657003" w14:paraId="7571F833" w14:textId="77777777" w:rsidTr="003D531E">
        <w:trPr>
          <w:cantSplit/>
          <w:trHeight w:val="316"/>
          <w:ins w:id="1947" w:author="Jindal, Deepak [AUTOSOL/PWS/NOIDA]" w:date="2022-06-19T14:54:00Z"/>
        </w:trPr>
        <w:tc>
          <w:tcPr>
            <w:tcW w:w="7380" w:type="dxa"/>
            <w:gridSpan w:val="2"/>
            <w:tcBorders>
              <w:top w:val="single" w:sz="6" w:space="0" w:color="auto"/>
              <w:left w:val="single" w:sz="4" w:space="0" w:color="auto"/>
              <w:bottom w:val="single" w:sz="4" w:space="0" w:color="auto"/>
              <w:right w:val="single" w:sz="4" w:space="0" w:color="auto"/>
            </w:tcBorders>
          </w:tcPr>
          <w:p w14:paraId="1299DFE1" w14:textId="77777777" w:rsidR="00657003" w:rsidRDefault="00657003">
            <w:pPr>
              <w:pStyle w:val="CellBody"/>
              <w:numPr>
                <w:ilvl w:val="0"/>
                <w:numId w:val="183"/>
              </w:numPr>
              <w:rPr>
                <w:ins w:id="1948" w:author="Jindal, Deepak [AUTOSOL/PWS/NOIDA]" w:date="2022-06-19T14:54:00Z"/>
                <w:rFonts w:ascii="Times New Roman" w:hAnsi="Times New Roman"/>
                <w:color w:val="auto"/>
              </w:rPr>
              <w:pPrChange w:id="1949" w:author="Jindal, Deepak [AUTOSOL/PWS/NOIDA]" w:date="2022-06-19T15:08:00Z">
                <w:pPr>
                  <w:pStyle w:val="CellBody"/>
                  <w:numPr>
                    <w:numId w:val="167"/>
                  </w:numPr>
                  <w:ind w:left="720" w:hanging="360"/>
                </w:pPr>
              </w:pPrChange>
            </w:pPr>
          </w:p>
        </w:tc>
        <w:tc>
          <w:tcPr>
            <w:tcW w:w="2070" w:type="dxa"/>
            <w:tcBorders>
              <w:top w:val="single" w:sz="6" w:space="0" w:color="auto"/>
              <w:left w:val="single" w:sz="4" w:space="0" w:color="auto"/>
              <w:bottom w:val="single" w:sz="4" w:space="0" w:color="auto"/>
              <w:right w:val="single" w:sz="4" w:space="0" w:color="auto"/>
            </w:tcBorders>
          </w:tcPr>
          <w:p w14:paraId="342E7602" w14:textId="77777777" w:rsidR="00657003" w:rsidRDefault="00657003" w:rsidP="003D531E">
            <w:pPr>
              <w:pStyle w:val="CellBody"/>
              <w:rPr>
                <w:ins w:id="1950" w:author="Jindal, Deepak [AUTOSOL/PWS/NOIDA]" w:date="2022-06-19T14:54:00Z"/>
                <w:rFonts w:ascii="Times New Roman" w:hAnsi="Times New Roman"/>
                <w:color w:val="auto"/>
              </w:rPr>
            </w:pPr>
            <w:ins w:id="1951" w:author="Jindal, Deepak [AUTOSOL/PWS/NOIDA]" w:date="2022-06-19T14:54:00Z">
              <w:r w:rsidRPr="001A13BC">
                <w:rPr>
                  <w:rFonts w:ascii="Times New Roman" w:hAnsi="Times New Roman"/>
                  <w:color w:val="auto"/>
                </w:rPr>
                <w:t xml:space="preserve">P/F/F#/NA:  </w:t>
              </w:r>
            </w:ins>
          </w:p>
        </w:tc>
      </w:tr>
      <w:tr w:rsidR="00657003" w14:paraId="244EC8D9" w14:textId="77777777" w:rsidTr="003D531E">
        <w:trPr>
          <w:cantSplit/>
          <w:trHeight w:val="316"/>
          <w:ins w:id="1952" w:author="Jindal, Deepak [AUTOSOL/PWS/NOIDA]" w:date="2022-06-19T14:54:00Z"/>
        </w:trPr>
        <w:tc>
          <w:tcPr>
            <w:tcW w:w="7380" w:type="dxa"/>
            <w:gridSpan w:val="2"/>
            <w:tcBorders>
              <w:top w:val="single" w:sz="6" w:space="0" w:color="auto"/>
              <w:left w:val="single" w:sz="4" w:space="0" w:color="auto"/>
              <w:bottom w:val="single" w:sz="4" w:space="0" w:color="auto"/>
              <w:right w:val="single" w:sz="4" w:space="0" w:color="auto"/>
            </w:tcBorders>
          </w:tcPr>
          <w:p w14:paraId="304BB5B0" w14:textId="77777777" w:rsidR="00657003" w:rsidRDefault="00657003">
            <w:pPr>
              <w:pStyle w:val="CellBody"/>
              <w:numPr>
                <w:ilvl w:val="0"/>
                <w:numId w:val="183"/>
              </w:numPr>
              <w:rPr>
                <w:ins w:id="1953" w:author="Jindal, Deepak [AUTOSOL/PWS/NOIDA]" w:date="2022-06-19T14:54:00Z"/>
                <w:rFonts w:ascii="Times New Roman" w:hAnsi="Times New Roman"/>
                <w:color w:val="auto"/>
              </w:rPr>
              <w:pPrChange w:id="1954" w:author="Jindal, Deepak [AUTOSOL/PWS/NOIDA]" w:date="2022-06-19T15:08:00Z">
                <w:pPr>
                  <w:pStyle w:val="CellBody"/>
                  <w:numPr>
                    <w:numId w:val="167"/>
                  </w:numPr>
                  <w:ind w:left="720" w:hanging="360"/>
                </w:pPr>
              </w:pPrChange>
            </w:pPr>
          </w:p>
        </w:tc>
        <w:tc>
          <w:tcPr>
            <w:tcW w:w="2070" w:type="dxa"/>
            <w:tcBorders>
              <w:top w:val="single" w:sz="6" w:space="0" w:color="auto"/>
              <w:left w:val="single" w:sz="4" w:space="0" w:color="auto"/>
              <w:bottom w:val="single" w:sz="4" w:space="0" w:color="auto"/>
              <w:right w:val="single" w:sz="4" w:space="0" w:color="auto"/>
            </w:tcBorders>
          </w:tcPr>
          <w:p w14:paraId="6385EFD6" w14:textId="77777777" w:rsidR="00657003" w:rsidRDefault="00657003" w:rsidP="003D531E">
            <w:pPr>
              <w:pStyle w:val="CellBody"/>
              <w:rPr>
                <w:ins w:id="1955" w:author="Jindal, Deepak [AUTOSOL/PWS/NOIDA]" w:date="2022-06-19T14:54:00Z"/>
                <w:rFonts w:ascii="Times New Roman" w:hAnsi="Times New Roman"/>
                <w:color w:val="auto"/>
              </w:rPr>
            </w:pPr>
            <w:ins w:id="1956" w:author="Jindal, Deepak [AUTOSOL/PWS/NOIDA]" w:date="2022-06-19T14:54:00Z">
              <w:r w:rsidRPr="001A13BC">
                <w:rPr>
                  <w:rFonts w:ascii="Times New Roman" w:hAnsi="Times New Roman"/>
                  <w:color w:val="auto"/>
                </w:rPr>
                <w:t xml:space="preserve">P/F/F#/NA:  </w:t>
              </w:r>
            </w:ins>
          </w:p>
        </w:tc>
      </w:tr>
      <w:tr w:rsidR="00657003" w14:paraId="65414870" w14:textId="77777777" w:rsidTr="003D531E">
        <w:trPr>
          <w:cantSplit/>
          <w:trHeight w:val="316"/>
          <w:ins w:id="1957" w:author="Jindal, Deepak [AUTOSOL/PWS/NOIDA]" w:date="2022-06-19T14:54:00Z"/>
        </w:trPr>
        <w:tc>
          <w:tcPr>
            <w:tcW w:w="7380" w:type="dxa"/>
            <w:gridSpan w:val="2"/>
            <w:tcBorders>
              <w:top w:val="single" w:sz="6" w:space="0" w:color="auto"/>
              <w:left w:val="single" w:sz="4" w:space="0" w:color="auto"/>
              <w:bottom w:val="single" w:sz="4" w:space="0" w:color="auto"/>
              <w:right w:val="single" w:sz="4" w:space="0" w:color="auto"/>
            </w:tcBorders>
          </w:tcPr>
          <w:p w14:paraId="7D7BFA14" w14:textId="77777777" w:rsidR="00657003" w:rsidRDefault="00657003">
            <w:pPr>
              <w:pStyle w:val="CellBody"/>
              <w:numPr>
                <w:ilvl w:val="0"/>
                <w:numId w:val="183"/>
              </w:numPr>
              <w:rPr>
                <w:ins w:id="1958" w:author="Jindal, Deepak [AUTOSOL/PWS/NOIDA]" w:date="2022-06-19T14:54:00Z"/>
                <w:rFonts w:ascii="Times New Roman" w:hAnsi="Times New Roman"/>
                <w:color w:val="auto"/>
              </w:rPr>
              <w:pPrChange w:id="1959" w:author="Jindal, Deepak [AUTOSOL/PWS/NOIDA]" w:date="2022-06-19T15:08:00Z">
                <w:pPr>
                  <w:pStyle w:val="CellBody"/>
                  <w:numPr>
                    <w:numId w:val="167"/>
                  </w:numPr>
                  <w:ind w:left="720" w:hanging="360"/>
                </w:pPr>
              </w:pPrChange>
            </w:pPr>
          </w:p>
        </w:tc>
        <w:tc>
          <w:tcPr>
            <w:tcW w:w="2070" w:type="dxa"/>
            <w:tcBorders>
              <w:top w:val="single" w:sz="6" w:space="0" w:color="auto"/>
              <w:left w:val="single" w:sz="4" w:space="0" w:color="auto"/>
              <w:bottom w:val="single" w:sz="4" w:space="0" w:color="auto"/>
              <w:right w:val="single" w:sz="4" w:space="0" w:color="auto"/>
            </w:tcBorders>
          </w:tcPr>
          <w:p w14:paraId="1835DBE3" w14:textId="77777777" w:rsidR="00657003" w:rsidRDefault="00657003" w:rsidP="003D531E">
            <w:pPr>
              <w:pStyle w:val="CellBody"/>
              <w:rPr>
                <w:ins w:id="1960" w:author="Jindal, Deepak [AUTOSOL/PWS/NOIDA]" w:date="2022-06-19T14:54:00Z"/>
                <w:rFonts w:ascii="Times New Roman" w:hAnsi="Times New Roman"/>
                <w:color w:val="auto"/>
              </w:rPr>
            </w:pPr>
            <w:ins w:id="1961" w:author="Jindal, Deepak [AUTOSOL/PWS/NOIDA]" w:date="2022-06-19T14:54:00Z">
              <w:r w:rsidRPr="001A13BC">
                <w:rPr>
                  <w:rFonts w:ascii="Times New Roman" w:hAnsi="Times New Roman"/>
                  <w:color w:val="auto"/>
                </w:rPr>
                <w:t xml:space="preserve">P/F/F#/NA:  </w:t>
              </w:r>
            </w:ins>
          </w:p>
        </w:tc>
      </w:tr>
      <w:tr w:rsidR="00657003" w14:paraId="56792A5D" w14:textId="77777777" w:rsidTr="003D531E">
        <w:trPr>
          <w:cantSplit/>
          <w:trHeight w:val="316"/>
          <w:ins w:id="1962" w:author="Jindal, Deepak [AUTOSOL/PWS/NOIDA]" w:date="2022-06-19T14:54:00Z"/>
        </w:trPr>
        <w:tc>
          <w:tcPr>
            <w:tcW w:w="7380" w:type="dxa"/>
            <w:gridSpan w:val="2"/>
            <w:tcBorders>
              <w:top w:val="single" w:sz="6" w:space="0" w:color="auto"/>
              <w:left w:val="single" w:sz="4" w:space="0" w:color="auto"/>
              <w:bottom w:val="single" w:sz="4" w:space="0" w:color="auto"/>
              <w:right w:val="single" w:sz="4" w:space="0" w:color="auto"/>
            </w:tcBorders>
          </w:tcPr>
          <w:p w14:paraId="1484DAA4" w14:textId="77777777" w:rsidR="00657003" w:rsidRDefault="00657003">
            <w:pPr>
              <w:pStyle w:val="CellBody"/>
              <w:numPr>
                <w:ilvl w:val="0"/>
                <w:numId w:val="183"/>
              </w:numPr>
              <w:rPr>
                <w:ins w:id="1963" w:author="Jindal, Deepak [AUTOSOL/PWS/NOIDA]" w:date="2022-06-19T14:54:00Z"/>
                <w:rFonts w:ascii="Times New Roman" w:hAnsi="Times New Roman"/>
                <w:color w:val="auto"/>
              </w:rPr>
              <w:pPrChange w:id="1964" w:author="Jindal, Deepak [AUTOSOL/PWS/NOIDA]" w:date="2022-06-19T15:08:00Z">
                <w:pPr>
                  <w:pStyle w:val="CellBody"/>
                  <w:numPr>
                    <w:numId w:val="167"/>
                  </w:numPr>
                  <w:ind w:left="720" w:hanging="360"/>
                </w:pPr>
              </w:pPrChange>
            </w:pPr>
          </w:p>
        </w:tc>
        <w:tc>
          <w:tcPr>
            <w:tcW w:w="2070" w:type="dxa"/>
            <w:tcBorders>
              <w:top w:val="single" w:sz="6" w:space="0" w:color="auto"/>
              <w:left w:val="single" w:sz="4" w:space="0" w:color="auto"/>
              <w:bottom w:val="single" w:sz="4" w:space="0" w:color="auto"/>
              <w:right w:val="single" w:sz="4" w:space="0" w:color="auto"/>
            </w:tcBorders>
          </w:tcPr>
          <w:p w14:paraId="47C472E9" w14:textId="77777777" w:rsidR="00657003" w:rsidRDefault="00657003" w:rsidP="003D531E">
            <w:pPr>
              <w:pStyle w:val="CellBody"/>
              <w:rPr>
                <w:ins w:id="1965" w:author="Jindal, Deepak [AUTOSOL/PWS/NOIDA]" w:date="2022-06-19T14:54:00Z"/>
                <w:rFonts w:ascii="Times New Roman" w:hAnsi="Times New Roman"/>
                <w:color w:val="auto"/>
              </w:rPr>
            </w:pPr>
            <w:ins w:id="1966" w:author="Jindal, Deepak [AUTOSOL/PWS/NOIDA]" w:date="2022-06-19T14:54:00Z">
              <w:r w:rsidRPr="001A13BC">
                <w:rPr>
                  <w:rFonts w:ascii="Times New Roman" w:hAnsi="Times New Roman"/>
                  <w:color w:val="auto"/>
                </w:rPr>
                <w:t xml:space="preserve">P/F/F#/NA:  </w:t>
              </w:r>
            </w:ins>
          </w:p>
        </w:tc>
      </w:tr>
      <w:tr w:rsidR="00657003" w14:paraId="1BAED840" w14:textId="77777777" w:rsidTr="003D531E">
        <w:trPr>
          <w:cantSplit/>
          <w:trHeight w:val="316"/>
          <w:ins w:id="1967" w:author="Jindal, Deepak [AUTOSOL/PWS/NOIDA]" w:date="2022-06-19T14:54:00Z"/>
        </w:trPr>
        <w:tc>
          <w:tcPr>
            <w:tcW w:w="9450" w:type="dxa"/>
            <w:gridSpan w:val="3"/>
            <w:tcBorders>
              <w:top w:val="single" w:sz="6" w:space="0" w:color="auto"/>
              <w:left w:val="single" w:sz="4" w:space="0" w:color="auto"/>
              <w:bottom w:val="single" w:sz="6" w:space="0" w:color="auto"/>
              <w:right w:val="single" w:sz="4" w:space="0" w:color="auto"/>
            </w:tcBorders>
          </w:tcPr>
          <w:p w14:paraId="015B03D6" w14:textId="77777777" w:rsidR="00657003" w:rsidRDefault="00657003" w:rsidP="003D531E">
            <w:pPr>
              <w:pStyle w:val="CellBody"/>
              <w:rPr>
                <w:ins w:id="1968" w:author="Jindal, Deepak [AUTOSOL/PWS/NOIDA]" w:date="2022-06-19T14:54:00Z"/>
              </w:rPr>
            </w:pPr>
            <w:ins w:id="1969" w:author="Jindal, Deepak [AUTOSOL/PWS/NOIDA]" w:date="2022-06-19T14:54:00Z">
              <w:r>
                <w:t>Comments:</w:t>
              </w:r>
            </w:ins>
          </w:p>
        </w:tc>
      </w:tr>
    </w:tbl>
    <w:p w14:paraId="575D41E1" w14:textId="77777777" w:rsidR="00657003" w:rsidRDefault="00657003" w:rsidP="005247FE">
      <w:pPr>
        <w:rPr>
          <w:ins w:id="1970" w:author="Jindal, Deepak [AUTOSOL/PWS/NOIDA]" w:date="2022-06-19T14:21:00Z"/>
        </w:rPr>
      </w:pPr>
    </w:p>
    <w:p w14:paraId="4F137EA0" w14:textId="77777777" w:rsidR="00A542E8" w:rsidRDefault="00A542E8" w:rsidP="005247FE">
      <w:pPr>
        <w:rPr>
          <w:ins w:id="1971" w:author="Jindal, Deepak [AUTOSOL/PWS/NOIDA]" w:date="2022-06-19T14:21:00Z"/>
        </w:rPr>
      </w:pPr>
    </w:p>
    <w:p w14:paraId="7499F8D2" w14:textId="14D33BAC" w:rsidR="00A542E8" w:rsidRDefault="00152E59">
      <w:pPr>
        <w:pStyle w:val="SectL2"/>
        <w:numPr>
          <w:ilvl w:val="3"/>
          <w:numId w:val="6"/>
        </w:numPr>
        <w:spacing w:after="120"/>
        <w:pPrChange w:id="1972" w:author="Jindal, Deepak [AUTOSOL/PWS/NOIDA]" w:date="2022-06-19T14:51:00Z">
          <w:pPr/>
        </w:pPrChange>
      </w:pPr>
      <w:bookmarkStart w:id="1973" w:name="_Toc108469356"/>
      <w:bookmarkStart w:id="1974" w:name="_Toc108469847"/>
      <w:ins w:id="1975" w:author="Jindal, Deepak [AUTOSOL/PWS/NOIDA]" w:date="2022-06-19T14:50:00Z">
        <w:r w:rsidRPr="00152E59">
          <w:lastRenderedPageBreak/>
          <w:t>Ovation Signal Diagram Viewer</w:t>
        </w:r>
      </w:ins>
      <w:bookmarkEnd w:id="1973"/>
      <w:bookmarkEnd w:id="1974"/>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5247FE" w:rsidRPr="003A700C" w14:paraId="504E4236"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2382E1F" w14:textId="0E4565D1" w:rsidR="005247FE" w:rsidRPr="003A700C" w:rsidRDefault="005247FE">
            <w:pPr>
              <w:pStyle w:val="CellBody"/>
              <w:numPr>
                <w:ilvl w:val="4"/>
                <w:numId w:val="6"/>
              </w:numPr>
              <w:rPr>
                <w:b/>
              </w:rPr>
              <w:pPrChange w:id="1976" w:author="Jindal, Deepak [AUTOSOL/PWS/NOIDA]" w:date="2022-06-19T14:48:00Z">
                <w:pPr>
                  <w:pStyle w:val="CellBody"/>
                  <w:numPr>
                    <w:ilvl w:val="3"/>
                    <w:numId w:val="6"/>
                  </w:numPr>
                </w:pPr>
              </w:pPrChange>
            </w:pPr>
            <w:r w:rsidRPr="00AD33AF">
              <w:rPr>
                <w:b/>
              </w:rPr>
              <w:t>Test :</w:t>
            </w:r>
            <w:r>
              <w:rPr>
                <w:b/>
              </w:rPr>
              <w:t xml:space="preserve"> </w:t>
            </w:r>
            <w:ins w:id="1977" w:author="Jindal, Deepak [AUTOSOL/PWS/NOIDA]" w:date="2022-06-09T17:13:00Z">
              <w:r w:rsidR="00884469" w:rsidRPr="00152E59">
                <w:rPr>
                  <w:b/>
                  <w:rPrChange w:id="1978" w:author="Jindal, Deepak [AUTOSOL/PWS/NOIDA]" w:date="2022-06-19T14:48:00Z">
                    <w:rPr>
                      <w:bCs/>
                    </w:rPr>
                  </w:rPrChange>
                </w:rPr>
                <w:t>Verify that</w:t>
              </w:r>
              <w:r w:rsidR="00884469">
                <w:rPr>
                  <w:b/>
                </w:rPr>
                <w:t xml:space="preserve"> </w:t>
              </w:r>
              <w:r w:rsidR="00884469" w:rsidRPr="00152E59">
                <w:rPr>
                  <w:b/>
                  <w:rPrChange w:id="1979" w:author="Jindal, Deepak [AUTOSOL/PWS/NOIDA]" w:date="2022-06-19T14:48:00Z">
                    <w:rPr>
                      <w:rFonts w:ascii="Times New Roman" w:hAnsi="Times New Roman"/>
                      <w:color w:val="auto"/>
                    </w:rPr>
                  </w:rPrChange>
                </w:rPr>
                <w:t xml:space="preserve">the basic functionalities of Ovation </w:t>
              </w:r>
              <w:r w:rsidR="00884469" w:rsidRPr="00152E59">
                <w:rPr>
                  <w:b/>
                  <w:rPrChange w:id="1980" w:author="Jindal, Deepak [AUTOSOL/PWS/NOIDA]" w:date="2022-06-19T14:48:00Z">
                    <w:rPr>
                      <w:rFonts w:ascii="Times New Roman" w:hAnsi="Times New Roman"/>
                      <w:b/>
                      <w:bCs/>
                      <w:szCs w:val="24"/>
                    </w:rPr>
                  </w:rPrChange>
                </w:rPr>
                <w:t>Signal Diagram Viewer</w:t>
              </w:r>
              <w:r w:rsidR="00884469" w:rsidRPr="00B83EB3">
                <w:rPr>
                  <w:b/>
                </w:rPr>
                <w:t xml:space="preserve"> </w:t>
              </w:r>
              <w:r w:rsidR="00884469" w:rsidRPr="00152E59">
                <w:rPr>
                  <w:b/>
                  <w:rPrChange w:id="1981" w:author="Jindal, Deepak [AUTOSOL/PWS/NOIDA]" w:date="2022-06-19T14:48:00Z">
                    <w:rPr>
                      <w:rFonts w:ascii="Times New Roman" w:hAnsi="Times New Roman"/>
                      <w:color w:val="auto"/>
                    </w:rPr>
                  </w:rPrChange>
                </w:rPr>
                <w:t>and list down below the verified operations &amp; tests</w:t>
              </w:r>
            </w:ins>
            <w:del w:id="1982" w:author="Jindal, Deepak [AUTOSOL/PWS/NOIDA]" w:date="2022-06-09T17:13:00Z">
              <w:r w:rsidR="002526B2" w:rsidDel="00884469">
                <w:rPr>
                  <w:b/>
                </w:rPr>
                <w:delText xml:space="preserve">Verify that </w:delText>
              </w:r>
              <w:r w:rsidRPr="005247FE" w:rsidDel="00884469">
                <w:rPr>
                  <w:rFonts w:ascii="Times New Roman" w:hAnsi="Times New Roman"/>
                  <w:b/>
                  <w:bCs/>
                  <w:szCs w:val="24"/>
                </w:rPr>
                <w:delText>Ovation Signal Diagram Viewer</w:delText>
              </w:r>
              <w:r w:rsidRPr="00B83EB3" w:rsidDel="00884469">
                <w:rPr>
                  <w:b/>
                </w:rPr>
                <w:delText xml:space="preserve"> works in same </w:delText>
              </w:r>
              <w:r w:rsidR="00660021" w:rsidRPr="00B83EB3" w:rsidDel="00884469">
                <w:rPr>
                  <w:b/>
                </w:rPr>
                <w:delText>way</w:delText>
              </w:r>
              <w:r w:rsidR="00660021" w:rsidDel="00884469">
                <w:rPr>
                  <w:b/>
                </w:rPr>
                <w:delText xml:space="preserve"> with Ovation Standalone Controller &amp; tools software</w:delText>
              </w:r>
              <w:r w:rsidR="00660021" w:rsidRPr="00B83EB3" w:rsidDel="00884469">
                <w:rPr>
                  <w:b/>
                </w:rPr>
                <w:delText xml:space="preserve"> as in a traditional Ovation system</w:delText>
              </w:r>
            </w:del>
          </w:p>
        </w:tc>
      </w:tr>
      <w:tr w:rsidR="005247FE" w14:paraId="4FBE587F"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54F017C" w14:textId="77777777" w:rsidR="005247FE" w:rsidRDefault="005247FE"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2F8D328" w14:textId="77777777" w:rsidR="005247FE" w:rsidRDefault="005247FE"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EC96898" w14:textId="77777777" w:rsidR="005247FE" w:rsidRDefault="005247FE" w:rsidP="007712E9">
            <w:pPr>
              <w:pStyle w:val="CellBody"/>
              <w:rPr>
                <w:rFonts w:ascii="Times New Roman" w:hAnsi="Times New Roman"/>
                <w:color w:val="auto"/>
              </w:rPr>
            </w:pPr>
            <w:r>
              <w:rPr>
                <w:rFonts w:ascii="Times New Roman" w:hAnsi="Times New Roman"/>
                <w:color w:val="auto"/>
              </w:rPr>
              <w:t xml:space="preserve"> </w:t>
            </w:r>
          </w:p>
        </w:tc>
      </w:tr>
      <w:tr w:rsidR="00D43247" w14:paraId="1974C416"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455F2B3" w14:textId="134E642B" w:rsidR="00D43247" w:rsidRDefault="00CF0580">
            <w:pPr>
              <w:pStyle w:val="CellBody"/>
              <w:numPr>
                <w:ilvl w:val="0"/>
                <w:numId w:val="166"/>
              </w:numPr>
              <w:rPr>
                <w:rFonts w:ascii="Times New Roman" w:hAnsi="Times New Roman"/>
                <w:color w:val="auto"/>
              </w:rPr>
              <w:pPrChange w:id="1983" w:author="Jindal, Deepak [AUTOSOL/PWS/NOIDA]" w:date="2022-06-09T17:19:00Z">
                <w:pPr>
                  <w:pStyle w:val="CellBody"/>
                  <w:numPr>
                    <w:numId w:val="36"/>
                  </w:numPr>
                  <w:ind w:left="720" w:hanging="360"/>
                </w:pPr>
              </w:pPrChange>
            </w:pPr>
            <w:del w:id="1984" w:author="Jindal, Deepak [AUTOSOL/PWS/NOIDA]" w:date="2022-06-09T17:20:00Z">
              <w:r w:rsidDel="00884469">
                <w:rPr>
                  <w:rFonts w:ascii="Times New Roman" w:hAnsi="Times New Roman"/>
                  <w:color w:val="auto"/>
                </w:rPr>
                <w:delText xml:space="preserve">Refer </w:delText>
              </w:r>
              <w:r w:rsidRPr="00CF0580" w:rsidDel="00884469">
                <w:rPr>
                  <w:rFonts w:ascii="Times New Roman" w:hAnsi="Times New Roman"/>
                  <w:color w:val="auto"/>
                </w:rPr>
                <w:delText>BASIC_FUNCTIONS_ SVTP_rev1.V.docx</w:delText>
              </w:r>
              <w:r w:rsidDel="00884469">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004CB2D2" w14:textId="67F2BA8E" w:rsidR="00D43247" w:rsidRDefault="00D43247" w:rsidP="00D43247">
            <w:pPr>
              <w:pStyle w:val="CellBody"/>
              <w:rPr>
                <w:rFonts w:ascii="Times New Roman" w:hAnsi="Times New Roman"/>
                <w:color w:val="auto"/>
              </w:rPr>
            </w:pPr>
            <w:r>
              <w:rPr>
                <w:rFonts w:ascii="Times New Roman" w:hAnsi="Times New Roman"/>
                <w:color w:val="auto"/>
              </w:rPr>
              <w:t xml:space="preserve">P/F/F#/NA:  </w:t>
            </w:r>
          </w:p>
        </w:tc>
      </w:tr>
      <w:tr w:rsidR="00884469" w14:paraId="74CFC7C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F933066" w14:textId="77777777" w:rsidR="00884469" w:rsidRDefault="00884469">
            <w:pPr>
              <w:pStyle w:val="CellBody"/>
              <w:numPr>
                <w:ilvl w:val="0"/>
                <w:numId w:val="166"/>
              </w:numPr>
              <w:rPr>
                <w:rFonts w:ascii="Times New Roman" w:hAnsi="Times New Roman"/>
                <w:color w:val="auto"/>
              </w:rPr>
              <w:pPrChange w:id="1985"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3CB487F0" w14:textId="29A5F5AA" w:rsidR="00884469" w:rsidRDefault="00884469" w:rsidP="00884469">
            <w:pPr>
              <w:pStyle w:val="CellBody"/>
              <w:rPr>
                <w:rFonts w:ascii="Times New Roman" w:hAnsi="Times New Roman"/>
                <w:color w:val="auto"/>
              </w:rPr>
            </w:pPr>
            <w:ins w:id="1986" w:author="Jindal, Deepak [AUTOSOL/PWS/NOIDA]" w:date="2022-06-09T17:21:00Z">
              <w:r w:rsidRPr="00C82BB1">
                <w:rPr>
                  <w:rFonts w:ascii="Times New Roman" w:hAnsi="Times New Roman"/>
                  <w:color w:val="auto"/>
                </w:rPr>
                <w:t xml:space="preserve">P/F/F#/NA:  </w:t>
              </w:r>
            </w:ins>
          </w:p>
        </w:tc>
      </w:tr>
      <w:tr w:rsidR="00884469" w14:paraId="77C7D970" w14:textId="77777777" w:rsidTr="007712E9">
        <w:trPr>
          <w:cantSplit/>
          <w:trHeight w:val="316"/>
          <w:ins w:id="1987"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12B1E122" w14:textId="77777777" w:rsidR="00884469" w:rsidRDefault="00884469">
            <w:pPr>
              <w:pStyle w:val="CellBody"/>
              <w:numPr>
                <w:ilvl w:val="0"/>
                <w:numId w:val="166"/>
              </w:numPr>
              <w:rPr>
                <w:ins w:id="1988" w:author="Jindal, Deepak [AUTOSOL/PWS/NOIDA]" w:date="2022-06-09T17:17:00Z"/>
                <w:rFonts w:ascii="Times New Roman" w:hAnsi="Times New Roman"/>
                <w:color w:val="auto"/>
              </w:rPr>
              <w:pPrChange w:id="1989"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4D169E68" w14:textId="5ECE3546" w:rsidR="00884469" w:rsidRDefault="00884469" w:rsidP="00884469">
            <w:pPr>
              <w:pStyle w:val="CellBody"/>
              <w:rPr>
                <w:ins w:id="1990" w:author="Jindal, Deepak [AUTOSOL/PWS/NOIDA]" w:date="2022-06-09T17:17:00Z"/>
                <w:rFonts w:ascii="Times New Roman" w:hAnsi="Times New Roman"/>
                <w:color w:val="auto"/>
              </w:rPr>
            </w:pPr>
            <w:ins w:id="1991" w:author="Jindal, Deepak [AUTOSOL/PWS/NOIDA]" w:date="2022-06-09T17:21:00Z">
              <w:r w:rsidRPr="00C82BB1">
                <w:rPr>
                  <w:rFonts w:ascii="Times New Roman" w:hAnsi="Times New Roman"/>
                  <w:color w:val="auto"/>
                </w:rPr>
                <w:t xml:space="preserve">P/F/F#/NA:  </w:t>
              </w:r>
            </w:ins>
          </w:p>
        </w:tc>
      </w:tr>
      <w:tr w:rsidR="00884469" w14:paraId="7A3C79EA" w14:textId="77777777" w:rsidTr="007712E9">
        <w:trPr>
          <w:cantSplit/>
          <w:trHeight w:val="316"/>
          <w:ins w:id="1992"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48ED9FD6" w14:textId="77777777" w:rsidR="00884469" w:rsidRDefault="00884469">
            <w:pPr>
              <w:pStyle w:val="CellBody"/>
              <w:numPr>
                <w:ilvl w:val="0"/>
                <w:numId w:val="166"/>
              </w:numPr>
              <w:rPr>
                <w:ins w:id="1993" w:author="Jindal, Deepak [AUTOSOL/PWS/NOIDA]" w:date="2022-06-09T17:17:00Z"/>
                <w:rFonts w:ascii="Times New Roman" w:hAnsi="Times New Roman"/>
                <w:color w:val="auto"/>
              </w:rPr>
              <w:pPrChange w:id="1994"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5F19C236" w14:textId="27DEB950" w:rsidR="00884469" w:rsidRDefault="00884469" w:rsidP="00884469">
            <w:pPr>
              <w:pStyle w:val="CellBody"/>
              <w:rPr>
                <w:ins w:id="1995" w:author="Jindal, Deepak [AUTOSOL/PWS/NOIDA]" w:date="2022-06-09T17:17:00Z"/>
                <w:rFonts w:ascii="Times New Roman" w:hAnsi="Times New Roman"/>
                <w:color w:val="auto"/>
              </w:rPr>
            </w:pPr>
            <w:ins w:id="1996" w:author="Jindal, Deepak [AUTOSOL/PWS/NOIDA]" w:date="2022-06-09T17:21:00Z">
              <w:r w:rsidRPr="00C82BB1">
                <w:rPr>
                  <w:rFonts w:ascii="Times New Roman" w:hAnsi="Times New Roman"/>
                  <w:color w:val="auto"/>
                </w:rPr>
                <w:t xml:space="preserve">P/F/F#/NA:  </w:t>
              </w:r>
            </w:ins>
          </w:p>
        </w:tc>
      </w:tr>
      <w:tr w:rsidR="00884469" w14:paraId="774913F6" w14:textId="77777777" w:rsidTr="007712E9">
        <w:trPr>
          <w:cantSplit/>
          <w:trHeight w:val="316"/>
          <w:ins w:id="1997"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7D1E0036" w14:textId="77777777" w:rsidR="00884469" w:rsidRDefault="00884469">
            <w:pPr>
              <w:pStyle w:val="CellBody"/>
              <w:numPr>
                <w:ilvl w:val="0"/>
                <w:numId w:val="166"/>
              </w:numPr>
              <w:rPr>
                <w:ins w:id="1998" w:author="Jindal, Deepak [AUTOSOL/PWS/NOIDA]" w:date="2022-06-09T17:17:00Z"/>
                <w:rFonts w:ascii="Times New Roman" w:hAnsi="Times New Roman"/>
                <w:color w:val="auto"/>
              </w:rPr>
              <w:pPrChange w:id="1999"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02FB21B7" w14:textId="267807B5" w:rsidR="00884469" w:rsidRDefault="00884469" w:rsidP="00884469">
            <w:pPr>
              <w:pStyle w:val="CellBody"/>
              <w:rPr>
                <w:ins w:id="2000" w:author="Jindal, Deepak [AUTOSOL/PWS/NOIDA]" w:date="2022-06-09T17:17:00Z"/>
                <w:rFonts w:ascii="Times New Roman" w:hAnsi="Times New Roman"/>
                <w:color w:val="auto"/>
              </w:rPr>
            </w:pPr>
            <w:ins w:id="2001" w:author="Jindal, Deepak [AUTOSOL/PWS/NOIDA]" w:date="2022-06-09T17:21:00Z">
              <w:r w:rsidRPr="00C82BB1">
                <w:rPr>
                  <w:rFonts w:ascii="Times New Roman" w:hAnsi="Times New Roman"/>
                  <w:color w:val="auto"/>
                </w:rPr>
                <w:t xml:space="preserve">P/F/F#/NA:  </w:t>
              </w:r>
            </w:ins>
          </w:p>
        </w:tc>
      </w:tr>
      <w:tr w:rsidR="00D43247" w14:paraId="006ECAE5"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230AD22" w14:textId="77777777" w:rsidR="00D43247" w:rsidRDefault="00D43247" w:rsidP="00D43247">
            <w:pPr>
              <w:pStyle w:val="CellBody"/>
            </w:pPr>
            <w:r>
              <w:t>Comments:</w:t>
            </w:r>
          </w:p>
        </w:tc>
      </w:tr>
    </w:tbl>
    <w:p w14:paraId="356A68FE" w14:textId="2905DB01" w:rsidR="005247FE" w:rsidRDefault="005247FE" w:rsidP="005247FE">
      <w:pPr>
        <w:rPr>
          <w:ins w:id="2002" w:author="Jindal, Deepak [AUTOSOL/PWS/NOIDA]" w:date="2022-06-19T14:42:00Z"/>
          <w:b/>
          <w:bCs/>
        </w:rPr>
      </w:pPr>
    </w:p>
    <w:p w14:paraId="179E0168" w14:textId="10EB0CD0" w:rsidR="00A93B94" w:rsidRPr="00A93B94" w:rsidRDefault="00A93B94">
      <w:pPr>
        <w:pStyle w:val="SectL2"/>
        <w:numPr>
          <w:ilvl w:val="3"/>
          <w:numId w:val="6"/>
        </w:numPr>
        <w:spacing w:after="120"/>
        <w:rPr>
          <w:ins w:id="2003" w:author="Jindal, Deepak [AUTOSOL/PWS/NOIDA]" w:date="2022-06-19T14:42:00Z"/>
          <w:b w:val="0"/>
          <w:bCs/>
          <w:rPrChange w:id="2004" w:author="Jindal, Deepak [AUTOSOL/PWS/NOIDA]" w:date="2022-06-19T14:43:00Z">
            <w:rPr>
              <w:ins w:id="2005" w:author="Jindal, Deepak [AUTOSOL/PWS/NOIDA]" w:date="2022-06-19T14:42:00Z"/>
              <w:b/>
              <w:bCs/>
            </w:rPr>
          </w:rPrChange>
        </w:rPr>
        <w:pPrChange w:id="2006" w:author="Jindal, Deepak [AUTOSOL/PWS/NOIDA]" w:date="2022-06-19T14:43:00Z">
          <w:pPr/>
        </w:pPrChange>
      </w:pPr>
      <w:bookmarkStart w:id="2007" w:name="_Toc108469357"/>
      <w:bookmarkStart w:id="2008" w:name="_Toc108469848"/>
      <w:ins w:id="2009" w:author="Jindal, Deepak [AUTOSOL/PWS/NOIDA]" w:date="2022-06-19T14:43:00Z">
        <w:r w:rsidRPr="00A93B94">
          <w:t>Ovation Trend</w:t>
        </w:r>
        <w:bookmarkEnd w:id="2007"/>
        <w:bookmarkEnd w:id="2008"/>
        <w:r w:rsidRPr="00A93B94">
          <w:t xml:space="preserve"> </w:t>
        </w:r>
      </w:ins>
    </w:p>
    <w:tbl>
      <w:tblPr>
        <w:tblW w:w="0" w:type="auto"/>
        <w:tblInd w:w="5" w:type="dxa"/>
        <w:tblLayout w:type="fixed"/>
        <w:tblCellMar>
          <w:left w:w="0" w:type="dxa"/>
          <w:right w:w="0" w:type="dxa"/>
        </w:tblCellMar>
        <w:tblLook w:val="0000" w:firstRow="0" w:lastRow="0" w:firstColumn="0" w:lastColumn="0" w:noHBand="0" w:noVBand="0"/>
      </w:tblPr>
      <w:tblGrid>
        <w:gridCol w:w="1440"/>
        <w:gridCol w:w="540"/>
        <w:gridCol w:w="540"/>
        <w:gridCol w:w="540"/>
        <w:gridCol w:w="180"/>
        <w:gridCol w:w="360"/>
        <w:gridCol w:w="630"/>
        <w:gridCol w:w="630"/>
        <w:gridCol w:w="630"/>
        <w:gridCol w:w="525"/>
        <w:gridCol w:w="105"/>
        <w:gridCol w:w="630"/>
        <w:gridCol w:w="536"/>
        <w:gridCol w:w="548"/>
        <w:gridCol w:w="586"/>
        <w:gridCol w:w="536"/>
        <w:gridCol w:w="494"/>
      </w:tblGrid>
      <w:tr w:rsidR="00A93B94" w14:paraId="3CA8EED7" w14:textId="77777777" w:rsidTr="003D531E">
        <w:trPr>
          <w:cantSplit/>
          <w:trHeight w:val="316"/>
          <w:ins w:id="2010" w:author="Jindal, Deepak [AUTOSOL/PWS/NOIDA]" w:date="2022-06-19T14:42:00Z"/>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6E51369C" w14:textId="6E83E880" w:rsidR="00A93B94" w:rsidRDefault="00A93B94" w:rsidP="003D531E">
            <w:pPr>
              <w:pStyle w:val="CellBody"/>
              <w:numPr>
                <w:ilvl w:val="4"/>
                <w:numId w:val="6"/>
              </w:numPr>
              <w:rPr>
                <w:ins w:id="2011" w:author="Jindal, Deepak [AUTOSOL/PWS/NOIDA]" w:date="2022-06-19T14:42:00Z"/>
              </w:rPr>
            </w:pPr>
            <w:ins w:id="2012" w:author="Jindal, Deepak [AUTOSOL/PWS/NOIDA]" w:date="2022-06-19T14:42:00Z">
              <w:r w:rsidRPr="003D531E">
                <w:rPr>
                  <w:b/>
                </w:rPr>
                <w:t xml:space="preserve">Test: </w:t>
              </w:r>
              <w:r>
                <w:rPr>
                  <w:b/>
                </w:rPr>
                <w:t xml:space="preserve">Perform Live Trends using the point types listed. Verify the Trend Values and Trend Timestamps are both correct. </w:t>
              </w:r>
              <w:r w:rsidRPr="003D531E">
                <w:rPr>
                  <w:b/>
                </w:rPr>
                <w:t>Mark each test result as “P” or “F” (Pass/ Fail).</w:t>
              </w:r>
            </w:ins>
          </w:p>
        </w:tc>
      </w:tr>
      <w:tr w:rsidR="00A93B94" w14:paraId="69B0CACF" w14:textId="77777777" w:rsidTr="003D531E">
        <w:trPr>
          <w:cantSplit/>
          <w:trHeight w:val="316"/>
          <w:ins w:id="2013" w:author="Jindal, Deepak [AUTOSOL/PWS/NOIDA]" w:date="2022-06-19T14:42:00Z"/>
        </w:trPr>
        <w:tc>
          <w:tcPr>
            <w:tcW w:w="1440" w:type="dxa"/>
            <w:tcBorders>
              <w:top w:val="single" w:sz="6" w:space="0" w:color="auto"/>
              <w:left w:val="single" w:sz="4" w:space="0" w:color="auto"/>
              <w:bottom w:val="single" w:sz="4" w:space="0" w:color="auto"/>
              <w:right w:val="single" w:sz="6" w:space="0" w:color="auto"/>
            </w:tcBorders>
          </w:tcPr>
          <w:p w14:paraId="37DF84CC" w14:textId="77777777" w:rsidR="00A93B94" w:rsidRDefault="00A93B94" w:rsidP="003D531E">
            <w:pPr>
              <w:pStyle w:val="CellBody"/>
              <w:rPr>
                <w:ins w:id="2014" w:author="Jindal, Deepak [AUTOSOL/PWS/NOIDA]" w:date="2022-06-19T14:42:00Z"/>
              </w:rPr>
            </w:pPr>
            <w:ins w:id="2015" w:author="Jindal, Deepak [AUTOSOL/PWS/NOIDA]" w:date="2022-06-19T14:42:00Z">
              <w:r>
                <w:t xml:space="preserve">Date: </w:t>
              </w:r>
            </w:ins>
          </w:p>
        </w:tc>
        <w:tc>
          <w:tcPr>
            <w:tcW w:w="1800" w:type="dxa"/>
            <w:gridSpan w:val="4"/>
            <w:tcBorders>
              <w:top w:val="single" w:sz="6" w:space="0" w:color="auto"/>
              <w:left w:val="single" w:sz="6" w:space="0" w:color="auto"/>
              <w:bottom w:val="single" w:sz="4" w:space="0" w:color="auto"/>
              <w:right w:val="single" w:sz="6" w:space="0" w:color="auto"/>
            </w:tcBorders>
          </w:tcPr>
          <w:p w14:paraId="14F66605" w14:textId="77777777" w:rsidR="00A93B94" w:rsidRDefault="00A93B94" w:rsidP="003D531E">
            <w:pPr>
              <w:pStyle w:val="CellBody"/>
              <w:rPr>
                <w:ins w:id="2016" w:author="Jindal, Deepak [AUTOSOL/PWS/NOIDA]" w:date="2022-06-19T14:42:00Z"/>
              </w:rPr>
            </w:pPr>
            <w:ins w:id="2017" w:author="Jindal, Deepak [AUTOSOL/PWS/NOIDA]" w:date="2022-06-19T14:42:00Z">
              <w:r>
                <w:t xml:space="preserve">Initials: </w:t>
              </w:r>
            </w:ins>
          </w:p>
        </w:tc>
        <w:tc>
          <w:tcPr>
            <w:tcW w:w="6210" w:type="dxa"/>
            <w:gridSpan w:val="12"/>
            <w:tcBorders>
              <w:top w:val="single" w:sz="6" w:space="0" w:color="auto"/>
              <w:left w:val="single" w:sz="6" w:space="0" w:color="auto"/>
              <w:bottom w:val="single" w:sz="4" w:space="0" w:color="auto"/>
              <w:right w:val="single" w:sz="4" w:space="0" w:color="auto"/>
            </w:tcBorders>
          </w:tcPr>
          <w:p w14:paraId="4BB49479" w14:textId="77777777" w:rsidR="00A93B94" w:rsidRDefault="00A93B94" w:rsidP="003D531E">
            <w:pPr>
              <w:pStyle w:val="CellBody"/>
              <w:rPr>
                <w:ins w:id="2018" w:author="Jindal, Deepak [AUTOSOL/PWS/NOIDA]" w:date="2022-06-19T14:42:00Z"/>
              </w:rPr>
            </w:pPr>
            <w:ins w:id="2019" w:author="Jindal, Deepak [AUTOSOL/PWS/NOIDA]" w:date="2022-06-19T14:42:00Z">
              <w:r>
                <w:t>Findings#</w:t>
              </w:r>
            </w:ins>
          </w:p>
        </w:tc>
      </w:tr>
      <w:tr w:rsidR="00A93B94" w14:paraId="5BE0AF5F" w14:textId="77777777" w:rsidTr="003D531E">
        <w:trPr>
          <w:cantSplit/>
          <w:trHeight w:val="316"/>
          <w:ins w:id="2020" w:author="Jindal, Deepak [AUTOSOL/PWS/NOIDA]" w:date="2022-06-19T14:42:00Z"/>
        </w:trPr>
        <w:tc>
          <w:tcPr>
            <w:tcW w:w="1440" w:type="dxa"/>
            <w:tcBorders>
              <w:top w:val="single" w:sz="6" w:space="0" w:color="auto"/>
              <w:left w:val="single" w:sz="4" w:space="0" w:color="auto"/>
              <w:bottom w:val="single" w:sz="4" w:space="0" w:color="auto"/>
              <w:right w:val="single" w:sz="4" w:space="0" w:color="auto"/>
            </w:tcBorders>
          </w:tcPr>
          <w:p w14:paraId="3E6153C5" w14:textId="77777777" w:rsidR="00A93B94" w:rsidRDefault="00A93B94" w:rsidP="003D531E">
            <w:pPr>
              <w:pStyle w:val="CellBody"/>
              <w:rPr>
                <w:ins w:id="2021" w:author="Jindal, Deepak [AUTOSOL/PWS/NOIDA]" w:date="2022-06-19T14:42:00Z"/>
              </w:rPr>
            </w:pPr>
            <w:ins w:id="2022" w:author="Jindal, Deepak [AUTOSOL/PWS/NOIDA]" w:date="2022-06-19T14:42:00Z">
              <w:r>
                <w:t xml:space="preserve"> </w:t>
              </w:r>
            </w:ins>
          </w:p>
        </w:tc>
        <w:tc>
          <w:tcPr>
            <w:tcW w:w="540" w:type="dxa"/>
            <w:tcBorders>
              <w:top w:val="single" w:sz="6" w:space="0" w:color="auto"/>
              <w:left w:val="single" w:sz="4" w:space="0" w:color="auto"/>
              <w:bottom w:val="single" w:sz="4" w:space="0" w:color="auto"/>
              <w:right w:val="single" w:sz="6" w:space="0" w:color="auto"/>
            </w:tcBorders>
          </w:tcPr>
          <w:p w14:paraId="36D78DF9" w14:textId="77777777" w:rsidR="00A93B94" w:rsidRDefault="00A93B94" w:rsidP="003D531E">
            <w:pPr>
              <w:pStyle w:val="CellBody"/>
              <w:rPr>
                <w:ins w:id="2023" w:author="Jindal, Deepak [AUTOSOL/PWS/NOIDA]" w:date="2022-06-19T14:42:00Z"/>
              </w:rPr>
            </w:pPr>
            <w:ins w:id="2024" w:author="Jindal, Deepak [AUTOSOL/PWS/NOIDA]" w:date="2022-06-19T14:42:00Z">
              <w:r>
                <w:t xml:space="preserve">Fast </w:t>
              </w:r>
            </w:ins>
          </w:p>
          <w:p w14:paraId="066E6865" w14:textId="77777777" w:rsidR="00A93B94" w:rsidRDefault="00A93B94" w:rsidP="003D531E">
            <w:pPr>
              <w:pStyle w:val="CellBody"/>
              <w:rPr>
                <w:ins w:id="2025" w:author="Jindal, Deepak [AUTOSOL/PWS/NOIDA]" w:date="2022-06-19T14:42:00Z"/>
              </w:rPr>
            </w:pPr>
            <w:ins w:id="2026" w:author="Jindal, Deepak [AUTOSOL/PWS/NOIDA]" w:date="2022-06-19T14:42:00Z">
              <w:r>
                <w:t>OPP</w:t>
              </w:r>
            </w:ins>
          </w:p>
          <w:p w14:paraId="54A7A37C" w14:textId="77777777" w:rsidR="00A93B94" w:rsidRDefault="00A93B94" w:rsidP="003D531E">
            <w:pPr>
              <w:pStyle w:val="CellBody"/>
              <w:rPr>
                <w:ins w:id="2027" w:author="Jindal, Deepak [AUTOSOL/PWS/NOIDA]" w:date="2022-06-19T14:42:00Z"/>
              </w:rPr>
            </w:pPr>
            <w:ins w:id="2028" w:author="Jindal, Deepak [AUTOSOL/PWS/NOIDA]" w:date="2022-06-19T14:42:00Z">
              <w:r>
                <w:t>LA</w:t>
              </w:r>
            </w:ins>
          </w:p>
        </w:tc>
        <w:tc>
          <w:tcPr>
            <w:tcW w:w="540" w:type="dxa"/>
            <w:tcBorders>
              <w:top w:val="single" w:sz="6" w:space="0" w:color="auto"/>
              <w:left w:val="single" w:sz="6" w:space="0" w:color="auto"/>
              <w:bottom w:val="single" w:sz="4" w:space="0" w:color="auto"/>
              <w:right w:val="single" w:sz="4" w:space="0" w:color="auto"/>
            </w:tcBorders>
          </w:tcPr>
          <w:p w14:paraId="3E37C01C" w14:textId="77777777" w:rsidR="00A93B94" w:rsidRDefault="00A93B94" w:rsidP="003D531E">
            <w:pPr>
              <w:pStyle w:val="CellBody"/>
              <w:rPr>
                <w:ins w:id="2029" w:author="Jindal, Deepak [AUTOSOL/PWS/NOIDA]" w:date="2022-06-19T14:42:00Z"/>
              </w:rPr>
            </w:pPr>
            <w:ins w:id="2030" w:author="Jindal, Deepak [AUTOSOL/PWS/NOIDA]" w:date="2022-06-19T14:42:00Z">
              <w:r>
                <w:t>Fast</w:t>
              </w:r>
            </w:ins>
          </w:p>
          <w:p w14:paraId="7BD1D9DF" w14:textId="77777777" w:rsidR="00A93B94" w:rsidRDefault="00A93B94" w:rsidP="003D531E">
            <w:pPr>
              <w:pStyle w:val="CellBody"/>
              <w:rPr>
                <w:ins w:id="2031" w:author="Jindal, Deepak [AUTOSOL/PWS/NOIDA]" w:date="2022-06-19T14:42:00Z"/>
              </w:rPr>
            </w:pPr>
            <w:ins w:id="2032" w:author="Jindal, Deepak [AUTOSOL/PWS/NOIDA]" w:date="2022-06-19T14:42:00Z">
              <w:r>
                <w:t>OPPLD</w:t>
              </w:r>
            </w:ins>
          </w:p>
        </w:tc>
        <w:tc>
          <w:tcPr>
            <w:tcW w:w="540" w:type="dxa"/>
            <w:tcBorders>
              <w:top w:val="single" w:sz="6" w:space="0" w:color="auto"/>
              <w:left w:val="single" w:sz="4" w:space="0" w:color="auto"/>
              <w:bottom w:val="single" w:sz="4" w:space="0" w:color="auto"/>
              <w:right w:val="single" w:sz="4" w:space="0" w:color="auto"/>
            </w:tcBorders>
          </w:tcPr>
          <w:p w14:paraId="3CA028D6" w14:textId="77777777" w:rsidR="00A93B94" w:rsidRDefault="00A93B94" w:rsidP="003D531E">
            <w:pPr>
              <w:pStyle w:val="CellBody"/>
              <w:rPr>
                <w:ins w:id="2033" w:author="Jindal, Deepak [AUTOSOL/PWS/NOIDA]" w:date="2022-06-19T14:42:00Z"/>
              </w:rPr>
            </w:pPr>
            <w:ins w:id="2034" w:author="Jindal, Deepak [AUTOSOL/PWS/NOIDA]" w:date="2022-06-19T14:42:00Z">
              <w:r>
                <w:t xml:space="preserve">Fast </w:t>
              </w:r>
            </w:ins>
          </w:p>
          <w:p w14:paraId="674B7813" w14:textId="77777777" w:rsidR="00A93B94" w:rsidRDefault="00A93B94" w:rsidP="003D531E">
            <w:pPr>
              <w:pStyle w:val="CellBody"/>
              <w:rPr>
                <w:ins w:id="2035" w:author="Jindal, Deepak [AUTOSOL/PWS/NOIDA]" w:date="2022-06-19T14:42:00Z"/>
              </w:rPr>
            </w:pPr>
            <w:ins w:id="2036" w:author="Jindal, Deepak [AUTOSOL/PWS/NOIDA]" w:date="2022-06-19T14:42:00Z">
              <w:r>
                <w:t>OPPLP</w:t>
              </w:r>
            </w:ins>
          </w:p>
        </w:tc>
        <w:tc>
          <w:tcPr>
            <w:tcW w:w="540" w:type="dxa"/>
            <w:gridSpan w:val="2"/>
            <w:tcBorders>
              <w:top w:val="single" w:sz="6" w:space="0" w:color="auto"/>
              <w:left w:val="single" w:sz="4" w:space="0" w:color="auto"/>
              <w:bottom w:val="single" w:sz="4" w:space="0" w:color="auto"/>
              <w:right w:val="single" w:sz="4" w:space="0" w:color="auto"/>
            </w:tcBorders>
          </w:tcPr>
          <w:p w14:paraId="554A650A" w14:textId="77777777" w:rsidR="00A93B94" w:rsidRDefault="00A93B94" w:rsidP="003D531E">
            <w:pPr>
              <w:pStyle w:val="CellBody"/>
              <w:rPr>
                <w:ins w:id="2037" w:author="Jindal, Deepak [AUTOSOL/PWS/NOIDA]" w:date="2022-06-19T14:42:00Z"/>
              </w:rPr>
            </w:pPr>
            <w:ins w:id="2038" w:author="Jindal, Deepak [AUTOSOL/PWS/NOIDA]" w:date="2022-06-19T14:42:00Z">
              <w:r>
                <w:t>Fast</w:t>
              </w:r>
            </w:ins>
          </w:p>
          <w:p w14:paraId="22131F4E" w14:textId="77777777" w:rsidR="00A93B94" w:rsidRDefault="00A93B94" w:rsidP="003D531E">
            <w:pPr>
              <w:pStyle w:val="CellBody"/>
              <w:rPr>
                <w:ins w:id="2039" w:author="Jindal, Deepak [AUTOSOL/PWS/NOIDA]" w:date="2022-06-19T14:42:00Z"/>
              </w:rPr>
            </w:pPr>
            <w:ins w:id="2040" w:author="Jindal, Deepak [AUTOSOL/PWS/NOIDA]" w:date="2022-06-19T14:42:00Z">
              <w:r>
                <w:t>OPPDA</w:t>
              </w:r>
            </w:ins>
          </w:p>
        </w:tc>
        <w:tc>
          <w:tcPr>
            <w:tcW w:w="630" w:type="dxa"/>
            <w:tcBorders>
              <w:top w:val="single" w:sz="6" w:space="0" w:color="auto"/>
              <w:left w:val="single" w:sz="4" w:space="0" w:color="auto"/>
              <w:bottom w:val="single" w:sz="4" w:space="0" w:color="auto"/>
              <w:right w:val="single" w:sz="6" w:space="0" w:color="auto"/>
            </w:tcBorders>
          </w:tcPr>
          <w:p w14:paraId="52A4B1AD" w14:textId="77777777" w:rsidR="00A93B94" w:rsidRDefault="00A93B94" w:rsidP="003D531E">
            <w:pPr>
              <w:pStyle w:val="CellBody"/>
              <w:rPr>
                <w:ins w:id="2041" w:author="Jindal, Deepak [AUTOSOL/PWS/NOIDA]" w:date="2022-06-19T14:42:00Z"/>
              </w:rPr>
            </w:pPr>
            <w:ins w:id="2042" w:author="Jindal, Deepak [AUTOSOL/PWS/NOIDA]" w:date="2022-06-19T14:42:00Z">
              <w:r>
                <w:t>Fast</w:t>
              </w:r>
            </w:ins>
          </w:p>
          <w:p w14:paraId="1341187C" w14:textId="77777777" w:rsidR="00A93B94" w:rsidRDefault="00A93B94" w:rsidP="003D531E">
            <w:pPr>
              <w:pStyle w:val="CellBody"/>
              <w:rPr>
                <w:ins w:id="2043" w:author="Jindal, Deepak [AUTOSOL/PWS/NOIDA]" w:date="2022-06-19T14:42:00Z"/>
              </w:rPr>
            </w:pPr>
            <w:ins w:id="2044" w:author="Jindal, Deepak [AUTOSOL/PWS/NOIDA]" w:date="2022-06-19T14:42:00Z">
              <w:r>
                <w:t>OPP DD</w:t>
              </w:r>
            </w:ins>
          </w:p>
        </w:tc>
        <w:tc>
          <w:tcPr>
            <w:tcW w:w="630" w:type="dxa"/>
            <w:tcBorders>
              <w:top w:val="single" w:sz="6" w:space="0" w:color="auto"/>
              <w:left w:val="single" w:sz="6" w:space="0" w:color="auto"/>
              <w:bottom w:val="single" w:sz="4" w:space="0" w:color="auto"/>
              <w:right w:val="single" w:sz="4" w:space="0" w:color="auto"/>
            </w:tcBorders>
          </w:tcPr>
          <w:p w14:paraId="43551055" w14:textId="77777777" w:rsidR="00A93B94" w:rsidRDefault="00A93B94" w:rsidP="003D531E">
            <w:pPr>
              <w:pStyle w:val="CellBody"/>
              <w:rPr>
                <w:ins w:id="2045" w:author="Jindal, Deepak [AUTOSOL/PWS/NOIDA]" w:date="2022-06-19T14:42:00Z"/>
              </w:rPr>
            </w:pPr>
            <w:ins w:id="2046" w:author="Jindal, Deepak [AUTOSOL/PWS/NOIDA]" w:date="2022-06-19T14:42:00Z">
              <w:r>
                <w:t>Fast</w:t>
              </w:r>
            </w:ins>
          </w:p>
          <w:p w14:paraId="31606B11" w14:textId="77777777" w:rsidR="00A93B94" w:rsidRDefault="00A93B94" w:rsidP="003D531E">
            <w:pPr>
              <w:pStyle w:val="CellBody"/>
              <w:rPr>
                <w:ins w:id="2047" w:author="Jindal, Deepak [AUTOSOL/PWS/NOIDA]" w:date="2022-06-19T14:42:00Z"/>
              </w:rPr>
            </w:pPr>
            <w:ins w:id="2048" w:author="Jindal, Deepak [AUTOSOL/PWS/NOIDA]" w:date="2022-06-19T14:42:00Z">
              <w:r>
                <w:t>OPP DP</w:t>
              </w:r>
            </w:ins>
          </w:p>
        </w:tc>
        <w:tc>
          <w:tcPr>
            <w:tcW w:w="630" w:type="dxa"/>
            <w:tcBorders>
              <w:top w:val="single" w:sz="6" w:space="0" w:color="auto"/>
              <w:left w:val="single" w:sz="4" w:space="0" w:color="auto"/>
              <w:bottom w:val="single" w:sz="4" w:space="0" w:color="auto"/>
              <w:right w:val="single" w:sz="4" w:space="0" w:color="auto"/>
            </w:tcBorders>
          </w:tcPr>
          <w:p w14:paraId="5AF82B03" w14:textId="77777777" w:rsidR="00A93B94" w:rsidRDefault="00A93B94" w:rsidP="003D531E">
            <w:pPr>
              <w:pStyle w:val="CellBody"/>
              <w:rPr>
                <w:ins w:id="2049" w:author="Jindal, Deepak [AUTOSOL/PWS/NOIDA]" w:date="2022-06-19T14:42:00Z"/>
              </w:rPr>
            </w:pPr>
            <w:ins w:id="2050" w:author="Jindal, Deepak [AUTOSOL/PWS/NOIDA]" w:date="2022-06-19T14:42:00Z">
              <w:r>
                <w:t>Slow</w:t>
              </w:r>
            </w:ins>
          </w:p>
          <w:p w14:paraId="7D9708FF" w14:textId="77777777" w:rsidR="00A93B94" w:rsidRDefault="00A93B94" w:rsidP="003D531E">
            <w:pPr>
              <w:pStyle w:val="CellBody"/>
              <w:rPr>
                <w:ins w:id="2051" w:author="Jindal, Deepak [AUTOSOL/PWS/NOIDA]" w:date="2022-06-19T14:42:00Z"/>
              </w:rPr>
            </w:pPr>
            <w:ins w:id="2052" w:author="Jindal, Deepak [AUTOSOL/PWS/NOIDA]" w:date="2022-06-19T14:42:00Z">
              <w:r>
                <w:t>OPP LA</w:t>
              </w:r>
            </w:ins>
          </w:p>
        </w:tc>
        <w:tc>
          <w:tcPr>
            <w:tcW w:w="630" w:type="dxa"/>
            <w:gridSpan w:val="2"/>
            <w:tcBorders>
              <w:top w:val="single" w:sz="6" w:space="0" w:color="auto"/>
              <w:left w:val="single" w:sz="4" w:space="0" w:color="auto"/>
              <w:bottom w:val="single" w:sz="4" w:space="0" w:color="auto"/>
              <w:right w:val="single" w:sz="4" w:space="0" w:color="auto"/>
            </w:tcBorders>
          </w:tcPr>
          <w:p w14:paraId="264128F5" w14:textId="77777777" w:rsidR="00A93B94" w:rsidRDefault="00A93B94" w:rsidP="003D531E">
            <w:pPr>
              <w:pStyle w:val="CellBody"/>
              <w:rPr>
                <w:ins w:id="2053" w:author="Jindal, Deepak [AUTOSOL/PWS/NOIDA]" w:date="2022-06-19T14:42:00Z"/>
              </w:rPr>
            </w:pPr>
            <w:ins w:id="2054" w:author="Jindal, Deepak [AUTOSOL/PWS/NOIDA]" w:date="2022-06-19T14:42:00Z">
              <w:r>
                <w:t>Slow</w:t>
              </w:r>
            </w:ins>
          </w:p>
          <w:p w14:paraId="2CCCFE78" w14:textId="77777777" w:rsidR="00A93B94" w:rsidRDefault="00A93B94" w:rsidP="003D531E">
            <w:pPr>
              <w:pStyle w:val="CellBody"/>
              <w:rPr>
                <w:ins w:id="2055" w:author="Jindal, Deepak [AUTOSOL/PWS/NOIDA]" w:date="2022-06-19T14:42:00Z"/>
              </w:rPr>
            </w:pPr>
            <w:ins w:id="2056" w:author="Jindal, Deepak [AUTOSOL/PWS/NOIDA]" w:date="2022-06-19T14:42:00Z">
              <w:r>
                <w:t>OPP LD</w:t>
              </w:r>
            </w:ins>
          </w:p>
        </w:tc>
        <w:tc>
          <w:tcPr>
            <w:tcW w:w="630" w:type="dxa"/>
            <w:tcBorders>
              <w:top w:val="single" w:sz="6" w:space="0" w:color="auto"/>
              <w:left w:val="single" w:sz="4" w:space="0" w:color="auto"/>
              <w:bottom w:val="single" w:sz="4" w:space="0" w:color="auto"/>
              <w:right w:val="single" w:sz="6" w:space="0" w:color="auto"/>
            </w:tcBorders>
          </w:tcPr>
          <w:p w14:paraId="4F4B15AA" w14:textId="77777777" w:rsidR="00A93B94" w:rsidRDefault="00A93B94" w:rsidP="003D531E">
            <w:pPr>
              <w:pStyle w:val="CellBody"/>
              <w:rPr>
                <w:ins w:id="2057" w:author="Jindal, Deepak [AUTOSOL/PWS/NOIDA]" w:date="2022-06-19T14:42:00Z"/>
              </w:rPr>
            </w:pPr>
            <w:ins w:id="2058" w:author="Jindal, Deepak [AUTOSOL/PWS/NOIDA]" w:date="2022-06-19T14:42:00Z">
              <w:r>
                <w:t>Slow</w:t>
              </w:r>
            </w:ins>
          </w:p>
          <w:p w14:paraId="0E8AECF5" w14:textId="77777777" w:rsidR="00A93B94" w:rsidRDefault="00A93B94" w:rsidP="003D531E">
            <w:pPr>
              <w:pStyle w:val="CellBody"/>
              <w:rPr>
                <w:ins w:id="2059" w:author="Jindal, Deepak [AUTOSOL/PWS/NOIDA]" w:date="2022-06-19T14:42:00Z"/>
              </w:rPr>
            </w:pPr>
            <w:ins w:id="2060" w:author="Jindal, Deepak [AUTOSOL/PWS/NOIDA]" w:date="2022-06-19T14:42:00Z">
              <w:r>
                <w:t>OPP LP</w:t>
              </w:r>
            </w:ins>
          </w:p>
        </w:tc>
        <w:tc>
          <w:tcPr>
            <w:tcW w:w="536" w:type="dxa"/>
            <w:tcBorders>
              <w:top w:val="single" w:sz="6" w:space="0" w:color="auto"/>
              <w:left w:val="single" w:sz="6" w:space="0" w:color="auto"/>
              <w:bottom w:val="single" w:sz="4" w:space="0" w:color="auto"/>
              <w:right w:val="single" w:sz="4" w:space="0" w:color="auto"/>
            </w:tcBorders>
          </w:tcPr>
          <w:p w14:paraId="02B13073" w14:textId="77777777" w:rsidR="00A93B94" w:rsidRDefault="00A93B94" w:rsidP="003D531E">
            <w:pPr>
              <w:pStyle w:val="CellBody"/>
              <w:rPr>
                <w:ins w:id="2061" w:author="Jindal, Deepak [AUTOSOL/PWS/NOIDA]" w:date="2022-06-19T14:42:00Z"/>
              </w:rPr>
            </w:pPr>
            <w:ins w:id="2062" w:author="Jindal, Deepak [AUTOSOL/PWS/NOIDA]" w:date="2022-06-19T14:42:00Z">
              <w:r>
                <w:t>Slow</w:t>
              </w:r>
            </w:ins>
          </w:p>
          <w:p w14:paraId="629C5D27" w14:textId="77777777" w:rsidR="00A93B94" w:rsidRDefault="00A93B94" w:rsidP="003D531E">
            <w:pPr>
              <w:pStyle w:val="CellBody"/>
              <w:rPr>
                <w:ins w:id="2063" w:author="Jindal, Deepak [AUTOSOL/PWS/NOIDA]" w:date="2022-06-19T14:42:00Z"/>
              </w:rPr>
            </w:pPr>
            <w:ins w:id="2064" w:author="Jindal, Deepak [AUTOSOL/PWS/NOIDA]" w:date="2022-06-19T14:42:00Z">
              <w:r>
                <w:t>OPPDA</w:t>
              </w:r>
            </w:ins>
          </w:p>
        </w:tc>
        <w:tc>
          <w:tcPr>
            <w:tcW w:w="548" w:type="dxa"/>
            <w:tcBorders>
              <w:top w:val="single" w:sz="6" w:space="0" w:color="auto"/>
              <w:left w:val="single" w:sz="4" w:space="0" w:color="auto"/>
              <w:bottom w:val="single" w:sz="4" w:space="0" w:color="auto"/>
              <w:right w:val="single" w:sz="4" w:space="0" w:color="auto"/>
            </w:tcBorders>
          </w:tcPr>
          <w:p w14:paraId="23AE95E9" w14:textId="77777777" w:rsidR="00A93B94" w:rsidRDefault="00A93B94" w:rsidP="003D531E">
            <w:pPr>
              <w:pStyle w:val="CellBody"/>
              <w:rPr>
                <w:ins w:id="2065" w:author="Jindal, Deepak [AUTOSOL/PWS/NOIDA]" w:date="2022-06-19T14:42:00Z"/>
              </w:rPr>
            </w:pPr>
            <w:ins w:id="2066" w:author="Jindal, Deepak [AUTOSOL/PWS/NOIDA]" w:date="2022-06-19T14:42:00Z">
              <w:r>
                <w:t>Slow</w:t>
              </w:r>
            </w:ins>
          </w:p>
          <w:p w14:paraId="7BB9D5F8" w14:textId="77777777" w:rsidR="00A93B94" w:rsidRDefault="00A93B94" w:rsidP="003D531E">
            <w:pPr>
              <w:pStyle w:val="CellBody"/>
              <w:rPr>
                <w:ins w:id="2067" w:author="Jindal, Deepak [AUTOSOL/PWS/NOIDA]" w:date="2022-06-19T14:42:00Z"/>
              </w:rPr>
            </w:pPr>
            <w:ins w:id="2068" w:author="Jindal, Deepak [AUTOSOL/PWS/NOIDA]" w:date="2022-06-19T14:42:00Z">
              <w:r>
                <w:t>OPPDD</w:t>
              </w:r>
            </w:ins>
          </w:p>
        </w:tc>
        <w:tc>
          <w:tcPr>
            <w:tcW w:w="586" w:type="dxa"/>
            <w:tcBorders>
              <w:top w:val="single" w:sz="6" w:space="0" w:color="auto"/>
              <w:left w:val="single" w:sz="4" w:space="0" w:color="auto"/>
              <w:bottom w:val="single" w:sz="4" w:space="0" w:color="auto"/>
              <w:right w:val="single" w:sz="4" w:space="0" w:color="auto"/>
            </w:tcBorders>
          </w:tcPr>
          <w:p w14:paraId="2352927E" w14:textId="77777777" w:rsidR="00A93B94" w:rsidRDefault="00A93B94" w:rsidP="003D531E">
            <w:pPr>
              <w:pStyle w:val="CellBody"/>
              <w:rPr>
                <w:ins w:id="2069" w:author="Jindal, Deepak [AUTOSOL/PWS/NOIDA]" w:date="2022-06-19T14:42:00Z"/>
              </w:rPr>
            </w:pPr>
            <w:ins w:id="2070" w:author="Jindal, Deepak [AUTOSOL/PWS/NOIDA]" w:date="2022-06-19T14:42:00Z">
              <w:r>
                <w:t>Slow</w:t>
              </w:r>
            </w:ins>
          </w:p>
          <w:p w14:paraId="31CAA7F1" w14:textId="77777777" w:rsidR="00A93B94" w:rsidRDefault="00A93B94" w:rsidP="003D531E">
            <w:pPr>
              <w:pStyle w:val="CellBody"/>
              <w:rPr>
                <w:ins w:id="2071" w:author="Jindal, Deepak [AUTOSOL/PWS/NOIDA]" w:date="2022-06-19T14:42:00Z"/>
              </w:rPr>
            </w:pPr>
            <w:ins w:id="2072" w:author="Jindal, Deepak [AUTOSOL/PWS/NOIDA]" w:date="2022-06-19T14:42:00Z">
              <w:r>
                <w:t>OPPDP</w:t>
              </w:r>
            </w:ins>
          </w:p>
        </w:tc>
        <w:tc>
          <w:tcPr>
            <w:tcW w:w="536" w:type="dxa"/>
            <w:tcBorders>
              <w:top w:val="single" w:sz="6" w:space="0" w:color="auto"/>
              <w:left w:val="single" w:sz="4" w:space="0" w:color="auto"/>
              <w:bottom w:val="single" w:sz="4" w:space="0" w:color="auto"/>
              <w:right w:val="single" w:sz="4" w:space="0" w:color="auto"/>
            </w:tcBorders>
          </w:tcPr>
          <w:p w14:paraId="46999CEC" w14:textId="77777777" w:rsidR="00A93B94" w:rsidRDefault="00A93B94" w:rsidP="003D531E">
            <w:pPr>
              <w:pStyle w:val="CellBody"/>
              <w:rPr>
                <w:ins w:id="2073" w:author="Jindal, Deepak [AUTOSOL/PWS/NOIDA]" w:date="2022-06-19T14:42:00Z"/>
              </w:rPr>
            </w:pPr>
            <w:ins w:id="2074" w:author="Jindal, Deepak [AUTOSOL/PWS/NOIDA]" w:date="2022-06-19T14:42:00Z">
              <w:r>
                <w:t xml:space="preserve"> </w:t>
              </w:r>
            </w:ins>
          </w:p>
        </w:tc>
        <w:tc>
          <w:tcPr>
            <w:tcW w:w="494" w:type="dxa"/>
            <w:tcBorders>
              <w:top w:val="single" w:sz="6" w:space="0" w:color="auto"/>
              <w:left w:val="single" w:sz="4" w:space="0" w:color="auto"/>
              <w:bottom w:val="single" w:sz="4" w:space="0" w:color="auto"/>
              <w:right w:val="single" w:sz="4" w:space="0" w:color="auto"/>
            </w:tcBorders>
          </w:tcPr>
          <w:p w14:paraId="0E25D172" w14:textId="77777777" w:rsidR="00A93B94" w:rsidRDefault="00A93B94" w:rsidP="003D531E">
            <w:pPr>
              <w:pStyle w:val="CellBody"/>
              <w:rPr>
                <w:ins w:id="2075" w:author="Jindal, Deepak [AUTOSOL/PWS/NOIDA]" w:date="2022-06-19T14:42:00Z"/>
              </w:rPr>
            </w:pPr>
          </w:p>
        </w:tc>
      </w:tr>
      <w:tr w:rsidR="00A93B94" w14:paraId="29B1FB21" w14:textId="77777777" w:rsidTr="003D531E">
        <w:trPr>
          <w:cantSplit/>
          <w:trHeight w:val="316"/>
          <w:ins w:id="2076" w:author="Jindal, Deepak [AUTOSOL/PWS/NOIDA]" w:date="2022-06-19T14:42:00Z"/>
        </w:trPr>
        <w:tc>
          <w:tcPr>
            <w:tcW w:w="1440" w:type="dxa"/>
            <w:tcBorders>
              <w:top w:val="single" w:sz="6" w:space="0" w:color="auto"/>
              <w:left w:val="single" w:sz="4" w:space="0" w:color="auto"/>
              <w:bottom w:val="single" w:sz="4" w:space="0" w:color="auto"/>
              <w:right w:val="single" w:sz="4" w:space="0" w:color="auto"/>
            </w:tcBorders>
          </w:tcPr>
          <w:p w14:paraId="55B4A8C0" w14:textId="77777777" w:rsidR="00A93B94" w:rsidRDefault="00A93B94" w:rsidP="003D531E">
            <w:pPr>
              <w:pStyle w:val="CellBody"/>
              <w:rPr>
                <w:ins w:id="2077" w:author="Jindal, Deepak [AUTOSOL/PWS/NOIDA]" w:date="2022-06-19T14:42:00Z"/>
              </w:rPr>
            </w:pPr>
            <w:ins w:id="2078" w:author="Jindal, Deepak [AUTOSOL/PWS/NOIDA]" w:date="2022-06-19T14:42:00Z">
              <w:r>
                <w:t>Values OK</w:t>
              </w:r>
            </w:ins>
          </w:p>
        </w:tc>
        <w:tc>
          <w:tcPr>
            <w:tcW w:w="540" w:type="dxa"/>
            <w:tcBorders>
              <w:top w:val="single" w:sz="6" w:space="0" w:color="auto"/>
              <w:left w:val="single" w:sz="4" w:space="0" w:color="auto"/>
              <w:bottom w:val="single" w:sz="4" w:space="0" w:color="auto"/>
              <w:right w:val="single" w:sz="6" w:space="0" w:color="auto"/>
            </w:tcBorders>
          </w:tcPr>
          <w:p w14:paraId="0EBAB468" w14:textId="77777777" w:rsidR="00A93B94" w:rsidRDefault="00A93B94" w:rsidP="003D531E">
            <w:pPr>
              <w:pStyle w:val="CellBody"/>
              <w:rPr>
                <w:ins w:id="2079" w:author="Jindal, Deepak [AUTOSOL/PWS/NOIDA]" w:date="2022-06-19T14:42:00Z"/>
              </w:rPr>
            </w:pPr>
            <w:ins w:id="2080" w:author="Jindal, Deepak [AUTOSOL/PWS/NOIDA]" w:date="2022-06-19T14:42:00Z">
              <w:r>
                <w:t xml:space="preserve"> </w:t>
              </w:r>
            </w:ins>
          </w:p>
        </w:tc>
        <w:tc>
          <w:tcPr>
            <w:tcW w:w="540" w:type="dxa"/>
            <w:tcBorders>
              <w:top w:val="single" w:sz="6" w:space="0" w:color="auto"/>
              <w:left w:val="single" w:sz="6" w:space="0" w:color="auto"/>
              <w:bottom w:val="single" w:sz="4" w:space="0" w:color="auto"/>
              <w:right w:val="single" w:sz="4" w:space="0" w:color="auto"/>
            </w:tcBorders>
          </w:tcPr>
          <w:p w14:paraId="2BA7A76A" w14:textId="77777777" w:rsidR="00A93B94" w:rsidRDefault="00A93B94" w:rsidP="003D531E">
            <w:pPr>
              <w:pStyle w:val="CellBody"/>
              <w:rPr>
                <w:ins w:id="2081" w:author="Jindal, Deepak [AUTOSOL/PWS/NOIDA]" w:date="2022-06-19T14:42:00Z"/>
              </w:rPr>
            </w:pPr>
            <w:ins w:id="2082" w:author="Jindal, Deepak [AUTOSOL/PWS/NOIDA]" w:date="2022-06-19T14:42:00Z">
              <w:r>
                <w:t xml:space="preserve"> </w:t>
              </w:r>
            </w:ins>
          </w:p>
        </w:tc>
        <w:tc>
          <w:tcPr>
            <w:tcW w:w="540" w:type="dxa"/>
            <w:tcBorders>
              <w:top w:val="single" w:sz="6" w:space="0" w:color="auto"/>
              <w:left w:val="single" w:sz="4" w:space="0" w:color="auto"/>
              <w:bottom w:val="single" w:sz="4" w:space="0" w:color="auto"/>
              <w:right w:val="single" w:sz="4" w:space="0" w:color="auto"/>
            </w:tcBorders>
          </w:tcPr>
          <w:p w14:paraId="59CE58BC" w14:textId="77777777" w:rsidR="00A93B94" w:rsidRDefault="00A93B94" w:rsidP="003D531E">
            <w:pPr>
              <w:pStyle w:val="CellBody"/>
              <w:rPr>
                <w:ins w:id="2083" w:author="Jindal, Deepak [AUTOSOL/PWS/NOIDA]" w:date="2022-06-19T14:42:00Z"/>
              </w:rPr>
            </w:pPr>
            <w:ins w:id="2084" w:author="Jindal, Deepak [AUTOSOL/PWS/NOIDA]" w:date="2022-06-19T14:42:00Z">
              <w:r>
                <w:t xml:space="preserve"> </w:t>
              </w:r>
            </w:ins>
          </w:p>
        </w:tc>
        <w:tc>
          <w:tcPr>
            <w:tcW w:w="540" w:type="dxa"/>
            <w:gridSpan w:val="2"/>
            <w:tcBorders>
              <w:top w:val="single" w:sz="6" w:space="0" w:color="auto"/>
              <w:left w:val="single" w:sz="4" w:space="0" w:color="auto"/>
              <w:bottom w:val="single" w:sz="4" w:space="0" w:color="auto"/>
              <w:right w:val="single" w:sz="4" w:space="0" w:color="auto"/>
            </w:tcBorders>
          </w:tcPr>
          <w:p w14:paraId="5C2F0C39" w14:textId="77777777" w:rsidR="00A93B94" w:rsidRDefault="00A93B94" w:rsidP="003D531E">
            <w:pPr>
              <w:pStyle w:val="CellBody"/>
              <w:rPr>
                <w:ins w:id="2085" w:author="Jindal, Deepak [AUTOSOL/PWS/NOIDA]" w:date="2022-06-19T14:42:00Z"/>
              </w:rPr>
            </w:pPr>
            <w:ins w:id="2086" w:author="Jindal, Deepak [AUTOSOL/PWS/NOIDA]" w:date="2022-06-19T14:42:00Z">
              <w:r>
                <w:t xml:space="preserve"> </w:t>
              </w:r>
            </w:ins>
          </w:p>
        </w:tc>
        <w:tc>
          <w:tcPr>
            <w:tcW w:w="630" w:type="dxa"/>
            <w:tcBorders>
              <w:top w:val="single" w:sz="6" w:space="0" w:color="auto"/>
              <w:left w:val="single" w:sz="4" w:space="0" w:color="auto"/>
              <w:bottom w:val="single" w:sz="4" w:space="0" w:color="auto"/>
              <w:right w:val="single" w:sz="6" w:space="0" w:color="auto"/>
            </w:tcBorders>
          </w:tcPr>
          <w:p w14:paraId="13F4BE14" w14:textId="77777777" w:rsidR="00A93B94" w:rsidRDefault="00A93B94" w:rsidP="003D531E">
            <w:pPr>
              <w:pStyle w:val="CellBody"/>
              <w:rPr>
                <w:ins w:id="2087" w:author="Jindal, Deepak [AUTOSOL/PWS/NOIDA]" w:date="2022-06-19T14:42:00Z"/>
              </w:rPr>
            </w:pPr>
            <w:ins w:id="2088" w:author="Jindal, Deepak [AUTOSOL/PWS/NOIDA]" w:date="2022-06-19T14:42:00Z">
              <w:r>
                <w:t xml:space="preserve"> </w:t>
              </w:r>
            </w:ins>
          </w:p>
        </w:tc>
        <w:tc>
          <w:tcPr>
            <w:tcW w:w="630" w:type="dxa"/>
            <w:tcBorders>
              <w:top w:val="single" w:sz="6" w:space="0" w:color="auto"/>
              <w:left w:val="single" w:sz="6" w:space="0" w:color="auto"/>
              <w:bottom w:val="single" w:sz="4" w:space="0" w:color="auto"/>
              <w:right w:val="single" w:sz="4" w:space="0" w:color="auto"/>
            </w:tcBorders>
          </w:tcPr>
          <w:p w14:paraId="2F2CB0CD" w14:textId="77777777" w:rsidR="00A93B94" w:rsidRDefault="00A93B94" w:rsidP="003D531E">
            <w:pPr>
              <w:pStyle w:val="CellBody"/>
              <w:rPr>
                <w:ins w:id="2089" w:author="Jindal, Deepak [AUTOSOL/PWS/NOIDA]" w:date="2022-06-19T14:42:00Z"/>
              </w:rPr>
            </w:pPr>
            <w:ins w:id="2090" w:author="Jindal, Deepak [AUTOSOL/PWS/NOIDA]" w:date="2022-06-19T14:42:00Z">
              <w:r>
                <w:t xml:space="preserve"> </w:t>
              </w:r>
            </w:ins>
          </w:p>
        </w:tc>
        <w:tc>
          <w:tcPr>
            <w:tcW w:w="630" w:type="dxa"/>
            <w:tcBorders>
              <w:top w:val="single" w:sz="6" w:space="0" w:color="auto"/>
              <w:left w:val="single" w:sz="4" w:space="0" w:color="auto"/>
              <w:bottom w:val="single" w:sz="4" w:space="0" w:color="auto"/>
              <w:right w:val="single" w:sz="4" w:space="0" w:color="auto"/>
            </w:tcBorders>
          </w:tcPr>
          <w:p w14:paraId="60877067" w14:textId="77777777" w:rsidR="00A93B94" w:rsidRDefault="00A93B94" w:rsidP="003D531E">
            <w:pPr>
              <w:pStyle w:val="CellBody"/>
              <w:rPr>
                <w:ins w:id="2091" w:author="Jindal, Deepak [AUTOSOL/PWS/NOIDA]" w:date="2022-06-19T14:42:00Z"/>
              </w:rPr>
            </w:pPr>
            <w:ins w:id="2092" w:author="Jindal, Deepak [AUTOSOL/PWS/NOIDA]" w:date="2022-06-19T14:42:00Z">
              <w:r>
                <w:t xml:space="preserve"> </w:t>
              </w:r>
            </w:ins>
          </w:p>
        </w:tc>
        <w:tc>
          <w:tcPr>
            <w:tcW w:w="630" w:type="dxa"/>
            <w:gridSpan w:val="2"/>
            <w:tcBorders>
              <w:top w:val="single" w:sz="6" w:space="0" w:color="auto"/>
              <w:left w:val="single" w:sz="4" w:space="0" w:color="auto"/>
              <w:bottom w:val="single" w:sz="4" w:space="0" w:color="auto"/>
              <w:right w:val="single" w:sz="4" w:space="0" w:color="auto"/>
            </w:tcBorders>
          </w:tcPr>
          <w:p w14:paraId="46F007A5" w14:textId="77777777" w:rsidR="00A93B94" w:rsidRDefault="00A93B94" w:rsidP="003D531E">
            <w:pPr>
              <w:pStyle w:val="CellBody"/>
              <w:rPr>
                <w:ins w:id="2093" w:author="Jindal, Deepak [AUTOSOL/PWS/NOIDA]" w:date="2022-06-19T14:42:00Z"/>
              </w:rPr>
            </w:pPr>
            <w:ins w:id="2094" w:author="Jindal, Deepak [AUTOSOL/PWS/NOIDA]" w:date="2022-06-19T14:42:00Z">
              <w:r>
                <w:t xml:space="preserve"> </w:t>
              </w:r>
            </w:ins>
          </w:p>
        </w:tc>
        <w:tc>
          <w:tcPr>
            <w:tcW w:w="630" w:type="dxa"/>
            <w:tcBorders>
              <w:top w:val="single" w:sz="6" w:space="0" w:color="auto"/>
              <w:left w:val="single" w:sz="4" w:space="0" w:color="auto"/>
              <w:bottom w:val="single" w:sz="4" w:space="0" w:color="auto"/>
              <w:right w:val="single" w:sz="6" w:space="0" w:color="auto"/>
            </w:tcBorders>
          </w:tcPr>
          <w:p w14:paraId="016211D2" w14:textId="77777777" w:rsidR="00A93B94" w:rsidRDefault="00A93B94" w:rsidP="003D531E">
            <w:pPr>
              <w:pStyle w:val="CellBody"/>
              <w:rPr>
                <w:ins w:id="2095" w:author="Jindal, Deepak [AUTOSOL/PWS/NOIDA]" w:date="2022-06-19T14:42:00Z"/>
              </w:rPr>
            </w:pPr>
            <w:ins w:id="2096" w:author="Jindal, Deepak [AUTOSOL/PWS/NOIDA]" w:date="2022-06-19T14:42:00Z">
              <w:r>
                <w:t xml:space="preserve"> </w:t>
              </w:r>
            </w:ins>
          </w:p>
        </w:tc>
        <w:tc>
          <w:tcPr>
            <w:tcW w:w="536" w:type="dxa"/>
            <w:tcBorders>
              <w:top w:val="single" w:sz="6" w:space="0" w:color="auto"/>
              <w:left w:val="single" w:sz="6" w:space="0" w:color="auto"/>
              <w:bottom w:val="single" w:sz="4" w:space="0" w:color="auto"/>
              <w:right w:val="single" w:sz="4" w:space="0" w:color="auto"/>
            </w:tcBorders>
          </w:tcPr>
          <w:p w14:paraId="2A5266B4" w14:textId="77777777" w:rsidR="00A93B94" w:rsidRDefault="00A93B94" w:rsidP="003D531E">
            <w:pPr>
              <w:pStyle w:val="CellBody"/>
              <w:rPr>
                <w:ins w:id="2097" w:author="Jindal, Deepak [AUTOSOL/PWS/NOIDA]" w:date="2022-06-19T14:42:00Z"/>
              </w:rPr>
            </w:pPr>
            <w:ins w:id="2098" w:author="Jindal, Deepak [AUTOSOL/PWS/NOIDA]" w:date="2022-06-19T14:42:00Z">
              <w:r>
                <w:t xml:space="preserve"> </w:t>
              </w:r>
            </w:ins>
          </w:p>
        </w:tc>
        <w:tc>
          <w:tcPr>
            <w:tcW w:w="548" w:type="dxa"/>
            <w:tcBorders>
              <w:top w:val="single" w:sz="6" w:space="0" w:color="auto"/>
              <w:left w:val="single" w:sz="4" w:space="0" w:color="auto"/>
              <w:bottom w:val="single" w:sz="4" w:space="0" w:color="auto"/>
              <w:right w:val="single" w:sz="4" w:space="0" w:color="auto"/>
            </w:tcBorders>
          </w:tcPr>
          <w:p w14:paraId="363AD0D3" w14:textId="77777777" w:rsidR="00A93B94" w:rsidRDefault="00A93B94" w:rsidP="003D531E">
            <w:pPr>
              <w:pStyle w:val="CellBody"/>
              <w:rPr>
                <w:ins w:id="2099" w:author="Jindal, Deepak [AUTOSOL/PWS/NOIDA]" w:date="2022-06-19T14:42:00Z"/>
              </w:rPr>
            </w:pPr>
            <w:ins w:id="2100" w:author="Jindal, Deepak [AUTOSOL/PWS/NOIDA]" w:date="2022-06-19T14:42:00Z">
              <w:r>
                <w:t xml:space="preserve"> </w:t>
              </w:r>
            </w:ins>
          </w:p>
        </w:tc>
        <w:tc>
          <w:tcPr>
            <w:tcW w:w="586" w:type="dxa"/>
            <w:tcBorders>
              <w:top w:val="single" w:sz="6" w:space="0" w:color="auto"/>
              <w:left w:val="single" w:sz="4" w:space="0" w:color="auto"/>
              <w:bottom w:val="single" w:sz="4" w:space="0" w:color="auto"/>
              <w:right w:val="single" w:sz="4" w:space="0" w:color="auto"/>
            </w:tcBorders>
          </w:tcPr>
          <w:p w14:paraId="0969EDEF" w14:textId="77777777" w:rsidR="00A93B94" w:rsidRDefault="00A93B94" w:rsidP="003D531E">
            <w:pPr>
              <w:pStyle w:val="CellBody"/>
              <w:rPr>
                <w:ins w:id="2101" w:author="Jindal, Deepak [AUTOSOL/PWS/NOIDA]" w:date="2022-06-19T14:42:00Z"/>
              </w:rPr>
            </w:pPr>
            <w:ins w:id="2102" w:author="Jindal, Deepak [AUTOSOL/PWS/NOIDA]" w:date="2022-06-19T14:42:00Z">
              <w:r>
                <w:t xml:space="preserve"> </w:t>
              </w:r>
            </w:ins>
          </w:p>
        </w:tc>
        <w:tc>
          <w:tcPr>
            <w:tcW w:w="536" w:type="dxa"/>
            <w:tcBorders>
              <w:top w:val="single" w:sz="6" w:space="0" w:color="auto"/>
              <w:left w:val="single" w:sz="4" w:space="0" w:color="auto"/>
              <w:bottom w:val="single" w:sz="4" w:space="0" w:color="auto"/>
              <w:right w:val="single" w:sz="4" w:space="0" w:color="auto"/>
            </w:tcBorders>
          </w:tcPr>
          <w:p w14:paraId="3FD99954" w14:textId="77777777" w:rsidR="00A93B94" w:rsidRDefault="00A93B94" w:rsidP="003D531E">
            <w:pPr>
              <w:pStyle w:val="CellBody"/>
              <w:rPr>
                <w:ins w:id="2103" w:author="Jindal, Deepak [AUTOSOL/PWS/NOIDA]" w:date="2022-06-19T14:42:00Z"/>
              </w:rPr>
            </w:pPr>
            <w:ins w:id="2104" w:author="Jindal, Deepak [AUTOSOL/PWS/NOIDA]" w:date="2022-06-19T14:42:00Z">
              <w:r>
                <w:t xml:space="preserve"> </w:t>
              </w:r>
            </w:ins>
          </w:p>
        </w:tc>
        <w:tc>
          <w:tcPr>
            <w:tcW w:w="494" w:type="dxa"/>
            <w:tcBorders>
              <w:top w:val="single" w:sz="6" w:space="0" w:color="auto"/>
              <w:left w:val="single" w:sz="4" w:space="0" w:color="auto"/>
              <w:bottom w:val="single" w:sz="4" w:space="0" w:color="auto"/>
              <w:right w:val="single" w:sz="4" w:space="0" w:color="auto"/>
            </w:tcBorders>
          </w:tcPr>
          <w:p w14:paraId="19DC0B80" w14:textId="77777777" w:rsidR="00A93B94" w:rsidRDefault="00A93B94" w:rsidP="003D531E">
            <w:pPr>
              <w:pStyle w:val="CellBody"/>
              <w:rPr>
                <w:ins w:id="2105" w:author="Jindal, Deepak [AUTOSOL/PWS/NOIDA]" w:date="2022-06-19T14:42:00Z"/>
              </w:rPr>
            </w:pPr>
          </w:p>
        </w:tc>
      </w:tr>
      <w:tr w:rsidR="00A93B94" w14:paraId="59208141" w14:textId="77777777" w:rsidTr="003D531E">
        <w:trPr>
          <w:cantSplit/>
          <w:trHeight w:val="316"/>
          <w:ins w:id="2106" w:author="Jindal, Deepak [AUTOSOL/PWS/NOIDA]" w:date="2022-06-19T14:42:00Z"/>
        </w:trPr>
        <w:tc>
          <w:tcPr>
            <w:tcW w:w="1440" w:type="dxa"/>
            <w:tcBorders>
              <w:top w:val="single" w:sz="6" w:space="0" w:color="auto"/>
              <w:left w:val="single" w:sz="4" w:space="0" w:color="auto"/>
              <w:bottom w:val="single" w:sz="4" w:space="0" w:color="auto"/>
              <w:right w:val="single" w:sz="4" w:space="0" w:color="auto"/>
            </w:tcBorders>
          </w:tcPr>
          <w:p w14:paraId="2BFBDB5C" w14:textId="77777777" w:rsidR="00A93B94" w:rsidRPr="00424637" w:rsidRDefault="00A93B94" w:rsidP="003D531E">
            <w:pPr>
              <w:pStyle w:val="CellBody"/>
              <w:rPr>
                <w:ins w:id="2107" w:author="Jindal, Deepak [AUTOSOL/PWS/NOIDA]" w:date="2022-06-19T14:42:00Z"/>
                <w:sz w:val="20"/>
              </w:rPr>
            </w:pPr>
            <w:ins w:id="2108" w:author="Jindal, Deepak [AUTOSOL/PWS/NOIDA]" w:date="2022-06-19T14:42:00Z">
              <w:r w:rsidRPr="00424637">
                <w:rPr>
                  <w:sz w:val="20"/>
                </w:rPr>
                <w:t>Timestamps OK</w:t>
              </w:r>
            </w:ins>
          </w:p>
        </w:tc>
        <w:tc>
          <w:tcPr>
            <w:tcW w:w="540" w:type="dxa"/>
            <w:tcBorders>
              <w:top w:val="single" w:sz="6" w:space="0" w:color="auto"/>
              <w:left w:val="single" w:sz="4" w:space="0" w:color="auto"/>
              <w:bottom w:val="single" w:sz="4" w:space="0" w:color="auto"/>
              <w:right w:val="single" w:sz="6" w:space="0" w:color="auto"/>
            </w:tcBorders>
          </w:tcPr>
          <w:p w14:paraId="781B1F00" w14:textId="77777777" w:rsidR="00A93B94" w:rsidRDefault="00A93B94" w:rsidP="003D531E">
            <w:pPr>
              <w:pStyle w:val="CellBody"/>
              <w:rPr>
                <w:ins w:id="2109" w:author="Jindal, Deepak [AUTOSOL/PWS/NOIDA]" w:date="2022-06-19T14:42:00Z"/>
              </w:rPr>
            </w:pPr>
          </w:p>
        </w:tc>
        <w:tc>
          <w:tcPr>
            <w:tcW w:w="540" w:type="dxa"/>
            <w:tcBorders>
              <w:top w:val="single" w:sz="6" w:space="0" w:color="auto"/>
              <w:left w:val="single" w:sz="6" w:space="0" w:color="auto"/>
              <w:bottom w:val="single" w:sz="4" w:space="0" w:color="auto"/>
              <w:right w:val="single" w:sz="4" w:space="0" w:color="auto"/>
            </w:tcBorders>
          </w:tcPr>
          <w:p w14:paraId="43814740" w14:textId="77777777" w:rsidR="00A93B94" w:rsidRDefault="00A93B94" w:rsidP="003D531E">
            <w:pPr>
              <w:pStyle w:val="CellBody"/>
              <w:rPr>
                <w:ins w:id="2110" w:author="Jindal, Deepak [AUTOSOL/PWS/NOIDA]" w:date="2022-06-19T14:42:00Z"/>
              </w:rPr>
            </w:pPr>
          </w:p>
        </w:tc>
        <w:tc>
          <w:tcPr>
            <w:tcW w:w="540" w:type="dxa"/>
            <w:tcBorders>
              <w:top w:val="single" w:sz="6" w:space="0" w:color="auto"/>
              <w:left w:val="single" w:sz="4" w:space="0" w:color="auto"/>
              <w:bottom w:val="single" w:sz="4" w:space="0" w:color="auto"/>
              <w:right w:val="single" w:sz="4" w:space="0" w:color="auto"/>
            </w:tcBorders>
          </w:tcPr>
          <w:p w14:paraId="51972CA7" w14:textId="77777777" w:rsidR="00A93B94" w:rsidRDefault="00A93B94" w:rsidP="003D531E">
            <w:pPr>
              <w:pStyle w:val="CellBody"/>
              <w:rPr>
                <w:ins w:id="2111" w:author="Jindal, Deepak [AUTOSOL/PWS/NOIDA]" w:date="2022-06-19T14:42:00Z"/>
              </w:rPr>
            </w:pPr>
          </w:p>
        </w:tc>
        <w:tc>
          <w:tcPr>
            <w:tcW w:w="540" w:type="dxa"/>
            <w:gridSpan w:val="2"/>
            <w:tcBorders>
              <w:top w:val="single" w:sz="6" w:space="0" w:color="auto"/>
              <w:left w:val="single" w:sz="4" w:space="0" w:color="auto"/>
              <w:bottom w:val="single" w:sz="4" w:space="0" w:color="auto"/>
              <w:right w:val="single" w:sz="4" w:space="0" w:color="auto"/>
            </w:tcBorders>
          </w:tcPr>
          <w:p w14:paraId="2F98EAAB" w14:textId="77777777" w:rsidR="00A93B94" w:rsidRDefault="00A93B94" w:rsidP="003D531E">
            <w:pPr>
              <w:pStyle w:val="CellBody"/>
              <w:rPr>
                <w:ins w:id="2112" w:author="Jindal, Deepak [AUTOSOL/PWS/NOIDA]" w:date="2022-06-19T14:42:00Z"/>
              </w:rPr>
            </w:pPr>
          </w:p>
        </w:tc>
        <w:tc>
          <w:tcPr>
            <w:tcW w:w="630" w:type="dxa"/>
            <w:tcBorders>
              <w:top w:val="single" w:sz="6" w:space="0" w:color="auto"/>
              <w:left w:val="single" w:sz="4" w:space="0" w:color="auto"/>
              <w:bottom w:val="single" w:sz="4" w:space="0" w:color="auto"/>
              <w:right w:val="single" w:sz="6" w:space="0" w:color="auto"/>
            </w:tcBorders>
          </w:tcPr>
          <w:p w14:paraId="186F8075" w14:textId="77777777" w:rsidR="00A93B94" w:rsidRDefault="00A93B94" w:rsidP="003D531E">
            <w:pPr>
              <w:pStyle w:val="CellBody"/>
              <w:rPr>
                <w:ins w:id="2113" w:author="Jindal, Deepak [AUTOSOL/PWS/NOIDA]" w:date="2022-06-19T14:42:00Z"/>
              </w:rPr>
            </w:pPr>
          </w:p>
        </w:tc>
        <w:tc>
          <w:tcPr>
            <w:tcW w:w="630" w:type="dxa"/>
            <w:tcBorders>
              <w:top w:val="single" w:sz="6" w:space="0" w:color="auto"/>
              <w:left w:val="single" w:sz="6" w:space="0" w:color="auto"/>
              <w:bottom w:val="single" w:sz="4" w:space="0" w:color="auto"/>
              <w:right w:val="single" w:sz="4" w:space="0" w:color="auto"/>
            </w:tcBorders>
          </w:tcPr>
          <w:p w14:paraId="089FD648" w14:textId="77777777" w:rsidR="00A93B94" w:rsidRDefault="00A93B94" w:rsidP="003D531E">
            <w:pPr>
              <w:pStyle w:val="CellBody"/>
              <w:rPr>
                <w:ins w:id="2114" w:author="Jindal, Deepak [AUTOSOL/PWS/NOIDA]" w:date="2022-06-19T14:42:00Z"/>
              </w:rPr>
            </w:pPr>
          </w:p>
        </w:tc>
        <w:tc>
          <w:tcPr>
            <w:tcW w:w="630" w:type="dxa"/>
            <w:tcBorders>
              <w:top w:val="single" w:sz="6" w:space="0" w:color="auto"/>
              <w:left w:val="single" w:sz="4" w:space="0" w:color="auto"/>
              <w:bottom w:val="single" w:sz="4" w:space="0" w:color="auto"/>
              <w:right w:val="single" w:sz="4" w:space="0" w:color="auto"/>
            </w:tcBorders>
          </w:tcPr>
          <w:p w14:paraId="76EC5076" w14:textId="77777777" w:rsidR="00A93B94" w:rsidRDefault="00A93B94" w:rsidP="003D531E">
            <w:pPr>
              <w:pStyle w:val="CellBody"/>
              <w:rPr>
                <w:ins w:id="2115" w:author="Jindal, Deepak [AUTOSOL/PWS/NOIDA]" w:date="2022-06-19T14:42:00Z"/>
              </w:rPr>
            </w:pPr>
          </w:p>
        </w:tc>
        <w:tc>
          <w:tcPr>
            <w:tcW w:w="630" w:type="dxa"/>
            <w:gridSpan w:val="2"/>
            <w:tcBorders>
              <w:top w:val="single" w:sz="6" w:space="0" w:color="auto"/>
              <w:left w:val="single" w:sz="4" w:space="0" w:color="auto"/>
              <w:bottom w:val="single" w:sz="4" w:space="0" w:color="auto"/>
              <w:right w:val="single" w:sz="4" w:space="0" w:color="auto"/>
            </w:tcBorders>
          </w:tcPr>
          <w:p w14:paraId="62D7A392" w14:textId="77777777" w:rsidR="00A93B94" w:rsidRDefault="00A93B94" w:rsidP="003D531E">
            <w:pPr>
              <w:pStyle w:val="CellBody"/>
              <w:rPr>
                <w:ins w:id="2116" w:author="Jindal, Deepak [AUTOSOL/PWS/NOIDA]" w:date="2022-06-19T14:42:00Z"/>
              </w:rPr>
            </w:pPr>
          </w:p>
        </w:tc>
        <w:tc>
          <w:tcPr>
            <w:tcW w:w="630" w:type="dxa"/>
            <w:tcBorders>
              <w:top w:val="single" w:sz="6" w:space="0" w:color="auto"/>
              <w:left w:val="single" w:sz="4" w:space="0" w:color="auto"/>
              <w:bottom w:val="single" w:sz="4" w:space="0" w:color="auto"/>
              <w:right w:val="single" w:sz="6" w:space="0" w:color="auto"/>
            </w:tcBorders>
          </w:tcPr>
          <w:p w14:paraId="05AAF6AD" w14:textId="77777777" w:rsidR="00A93B94" w:rsidRDefault="00A93B94" w:rsidP="003D531E">
            <w:pPr>
              <w:pStyle w:val="CellBody"/>
              <w:rPr>
                <w:ins w:id="2117" w:author="Jindal, Deepak [AUTOSOL/PWS/NOIDA]" w:date="2022-06-19T14:42:00Z"/>
              </w:rPr>
            </w:pPr>
          </w:p>
        </w:tc>
        <w:tc>
          <w:tcPr>
            <w:tcW w:w="536" w:type="dxa"/>
            <w:tcBorders>
              <w:top w:val="single" w:sz="6" w:space="0" w:color="auto"/>
              <w:left w:val="single" w:sz="6" w:space="0" w:color="auto"/>
              <w:bottom w:val="single" w:sz="4" w:space="0" w:color="auto"/>
              <w:right w:val="single" w:sz="4" w:space="0" w:color="auto"/>
            </w:tcBorders>
          </w:tcPr>
          <w:p w14:paraId="0AC60E23" w14:textId="77777777" w:rsidR="00A93B94" w:rsidRDefault="00A93B94" w:rsidP="003D531E">
            <w:pPr>
              <w:pStyle w:val="CellBody"/>
              <w:rPr>
                <w:ins w:id="2118" w:author="Jindal, Deepak [AUTOSOL/PWS/NOIDA]" w:date="2022-06-19T14:42:00Z"/>
              </w:rPr>
            </w:pPr>
          </w:p>
        </w:tc>
        <w:tc>
          <w:tcPr>
            <w:tcW w:w="548" w:type="dxa"/>
            <w:tcBorders>
              <w:top w:val="single" w:sz="6" w:space="0" w:color="auto"/>
              <w:left w:val="single" w:sz="4" w:space="0" w:color="auto"/>
              <w:bottom w:val="single" w:sz="4" w:space="0" w:color="auto"/>
              <w:right w:val="single" w:sz="4" w:space="0" w:color="auto"/>
            </w:tcBorders>
          </w:tcPr>
          <w:p w14:paraId="6B190C89" w14:textId="77777777" w:rsidR="00A93B94" w:rsidRDefault="00A93B94" w:rsidP="003D531E">
            <w:pPr>
              <w:pStyle w:val="CellBody"/>
              <w:rPr>
                <w:ins w:id="2119" w:author="Jindal, Deepak [AUTOSOL/PWS/NOIDA]" w:date="2022-06-19T14:42:00Z"/>
              </w:rPr>
            </w:pPr>
          </w:p>
        </w:tc>
        <w:tc>
          <w:tcPr>
            <w:tcW w:w="586" w:type="dxa"/>
            <w:tcBorders>
              <w:top w:val="single" w:sz="6" w:space="0" w:color="auto"/>
              <w:left w:val="single" w:sz="4" w:space="0" w:color="auto"/>
              <w:bottom w:val="single" w:sz="4" w:space="0" w:color="auto"/>
              <w:right w:val="single" w:sz="4" w:space="0" w:color="auto"/>
            </w:tcBorders>
          </w:tcPr>
          <w:p w14:paraId="3B02C9F9" w14:textId="77777777" w:rsidR="00A93B94" w:rsidRDefault="00A93B94" w:rsidP="003D531E">
            <w:pPr>
              <w:pStyle w:val="CellBody"/>
              <w:rPr>
                <w:ins w:id="2120" w:author="Jindal, Deepak [AUTOSOL/PWS/NOIDA]" w:date="2022-06-19T14:42:00Z"/>
              </w:rPr>
            </w:pPr>
          </w:p>
        </w:tc>
        <w:tc>
          <w:tcPr>
            <w:tcW w:w="536" w:type="dxa"/>
            <w:tcBorders>
              <w:top w:val="single" w:sz="6" w:space="0" w:color="auto"/>
              <w:left w:val="single" w:sz="4" w:space="0" w:color="auto"/>
              <w:bottom w:val="single" w:sz="4" w:space="0" w:color="auto"/>
              <w:right w:val="single" w:sz="4" w:space="0" w:color="auto"/>
            </w:tcBorders>
          </w:tcPr>
          <w:p w14:paraId="750B2601" w14:textId="77777777" w:rsidR="00A93B94" w:rsidRDefault="00A93B94" w:rsidP="003D531E">
            <w:pPr>
              <w:pStyle w:val="CellBody"/>
              <w:rPr>
                <w:ins w:id="2121" w:author="Jindal, Deepak [AUTOSOL/PWS/NOIDA]" w:date="2022-06-19T14:42:00Z"/>
              </w:rPr>
            </w:pPr>
          </w:p>
        </w:tc>
        <w:tc>
          <w:tcPr>
            <w:tcW w:w="494" w:type="dxa"/>
            <w:tcBorders>
              <w:top w:val="single" w:sz="6" w:space="0" w:color="auto"/>
              <w:left w:val="single" w:sz="4" w:space="0" w:color="auto"/>
              <w:bottom w:val="single" w:sz="4" w:space="0" w:color="auto"/>
              <w:right w:val="single" w:sz="4" w:space="0" w:color="auto"/>
            </w:tcBorders>
          </w:tcPr>
          <w:p w14:paraId="47BDD851" w14:textId="77777777" w:rsidR="00A93B94" w:rsidRDefault="00A93B94" w:rsidP="003D531E">
            <w:pPr>
              <w:pStyle w:val="CellBody"/>
              <w:rPr>
                <w:ins w:id="2122" w:author="Jindal, Deepak [AUTOSOL/PWS/NOIDA]" w:date="2022-06-19T14:42:00Z"/>
              </w:rPr>
            </w:pPr>
          </w:p>
        </w:tc>
      </w:tr>
      <w:tr w:rsidR="00A93B94" w14:paraId="04A201C6" w14:textId="77777777" w:rsidTr="003D531E">
        <w:trPr>
          <w:cantSplit/>
          <w:trHeight w:val="251"/>
          <w:ins w:id="2123" w:author="Jindal, Deepak [AUTOSOL/PWS/NOIDA]" w:date="2022-06-19T14:42:00Z"/>
        </w:trPr>
        <w:tc>
          <w:tcPr>
            <w:tcW w:w="9450" w:type="dxa"/>
            <w:gridSpan w:val="17"/>
            <w:tcBorders>
              <w:top w:val="single" w:sz="4" w:space="0" w:color="auto"/>
              <w:left w:val="single" w:sz="4" w:space="0" w:color="auto"/>
              <w:bottom w:val="single" w:sz="6" w:space="0" w:color="auto"/>
              <w:right w:val="single" w:sz="4" w:space="0" w:color="auto"/>
            </w:tcBorders>
          </w:tcPr>
          <w:p w14:paraId="4F0B6EAF" w14:textId="77777777" w:rsidR="00A93B94" w:rsidRDefault="00A93B94" w:rsidP="003D531E">
            <w:pPr>
              <w:pStyle w:val="CellBody"/>
              <w:rPr>
                <w:ins w:id="2124" w:author="Jindal, Deepak [AUTOSOL/PWS/NOIDA]" w:date="2022-06-19T14:42:00Z"/>
                <w:b/>
                <w:u w:val="single"/>
              </w:rPr>
            </w:pPr>
            <w:ins w:id="2125" w:author="Jindal, Deepak [AUTOSOL/PWS/NOIDA]" w:date="2022-06-19T14:42:00Z">
              <w:r>
                <w:t>Comments:</w:t>
              </w:r>
            </w:ins>
          </w:p>
        </w:tc>
      </w:tr>
      <w:tr w:rsidR="00A93B94" w14:paraId="25619D88" w14:textId="77777777" w:rsidTr="003D531E">
        <w:trPr>
          <w:cantSplit/>
          <w:trHeight w:val="316"/>
          <w:ins w:id="2126" w:author="Jindal, Deepak [AUTOSOL/PWS/NOIDA]" w:date="2022-06-19T14:42:00Z"/>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3AC15188" w14:textId="44AA0377" w:rsidR="00A93B94" w:rsidRDefault="00A93B94" w:rsidP="003D531E">
            <w:pPr>
              <w:pStyle w:val="CellBody"/>
              <w:numPr>
                <w:ilvl w:val="4"/>
                <w:numId w:val="6"/>
              </w:numPr>
              <w:rPr>
                <w:ins w:id="2127" w:author="Jindal, Deepak [AUTOSOL/PWS/NOIDA]" w:date="2022-06-19T14:42:00Z"/>
              </w:rPr>
            </w:pPr>
            <w:ins w:id="2128" w:author="Jindal, Deepak [AUTOSOL/PWS/NOIDA]" w:date="2022-06-19T14:42:00Z">
              <w:r w:rsidRPr="003D531E">
                <w:rPr>
                  <w:b/>
                </w:rPr>
                <w:t>Trend configuration –change default values for analog/digital points (in Admin Tool for Solaris, in Studio-Configuration-Trend-Trend default for Windows), check the same in trend window of operator station. Verify correct operation.</w:t>
              </w:r>
            </w:ins>
          </w:p>
        </w:tc>
      </w:tr>
      <w:tr w:rsidR="00A93B94" w14:paraId="19087B95" w14:textId="77777777" w:rsidTr="003D531E">
        <w:trPr>
          <w:cantSplit/>
          <w:trHeight w:val="316"/>
          <w:ins w:id="2129" w:author="Jindal, Deepak [AUTOSOL/PWS/NOIDA]" w:date="2022-06-19T14:42:00Z"/>
        </w:trPr>
        <w:tc>
          <w:tcPr>
            <w:tcW w:w="1440" w:type="dxa"/>
            <w:tcBorders>
              <w:top w:val="single" w:sz="6" w:space="0" w:color="auto"/>
              <w:left w:val="single" w:sz="4" w:space="0" w:color="auto"/>
              <w:bottom w:val="single" w:sz="4" w:space="0" w:color="auto"/>
              <w:right w:val="single" w:sz="6" w:space="0" w:color="auto"/>
            </w:tcBorders>
          </w:tcPr>
          <w:p w14:paraId="2CE53D0E" w14:textId="77777777" w:rsidR="00A93B94" w:rsidRDefault="00A93B94" w:rsidP="003D531E">
            <w:pPr>
              <w:pStyle w:val="CellBody"/>
              <w:rPr>
                <w:ins w:id="2130" w:author="Jindal, Deepak [AUTOSOL/PWS/NOIDA]" w:date="2022-06-19T14:42:00Z"/>
              </w:rPr>
            </w:pPr>
            <w:ins w:id="2131" w:author="Jindal, Deepak [AUTOSOL/PWS/NOIDA]" w:date="2022-06-19T14:42:00Z">
              <w:r>
                <w:t xml:space="preserve">Date: </w:t>
              </w:r>
            </w:ins>
          </w:p>
        </w:tc>
        <w:tc>
          <w:tcPr>
            <w:tcW w:w="1800" w:type="dxa"/>
            <w:gridSpan w:val="4"/>
            <w:tcBorders>
              <w:top w:val="single" w:sz="6" w:space="0" w:color="auto"/>
              <w:left w:val="single" w:sz="6" w:space="0" w:color="auto"/>
              <w:bottom w:val="single" w:sz="4" w:space="0" w:color="auto"/>
              <w:right w:val="single" w:sz="6" w:space="0" w:color="auto"/>
            </w:tcBorders>
          </w:tcPr>
          <w:p w14:paraId="716402F9" w14:textId="77777777" w:rsidR="00A93B94" w:rsidRDefault="00A93B94" w:rsidP="003D531E">
            <w:pPr>
              <w:pStyle w:val="CellBody"/>
              <w:rPr>
                <w:ins w:id="2132" w:author="Jindal, Deepak [AUTOSOL/PWS/NOIDA]" w:date="2022-06-19T14:42:00Z"/>
              </w:rPr>
            </w:pPr>
            <w:ins w:id="2133" w:author="Jindal, Deepak [AUTOSOL/PWS/NOIDA]" w:date="2022-06-19T14:42:00Z">
              <w:r>
                <w:t xml:space="preserve">Initials: </w:t>
              </w:r>
            </w:ins>
          </w:p>
        </w:tc>
        <w:tc>
          <w:tcPr>
            <w:tcW w:w="2775" w:type="dxa"/>
            <w:gridSpan w:val="5"/>
            <w:tcBorders>
              <w:top w:val="single" w:sz="6" w:space="0" w:color="auto"/>
              <w:left w:val="single" w:sz="6" w:space="0" w:color="auto"/>
              <w:bottom w:val="single" w:sz="4" w:space="0" w:color="auto"/>
              <w:right w:val="single" w:sz="4" w:space="0" w:color="auto"/>
            </w:tcBorders>
          </w:tcPr>
          <w:p w14:paraId="24D2EFD6" w14:textId="77777777" w:rsidR="00A93B94" w:rsidRDefault="00A93B94" w:rsidP="003D531E">
            <w:pPr>
              <w:pStyle w:val="CellBody"/>
              <w:rPr>
                <w:ins w:id="2134" w:author="Jindal, Deepak [AUTOSOL/PWS/NOIDA]" w:date="2022-06-19T14:42:00Z"/>
              </w:rPr>
            </w:pPr>
            <w:ins w:id="2135" w:author="Jindal, Deepak [AUTOSOL/PWS/NOIDA]" w:date="2022-06-19T14:42:00Z">
              <w:r>
                <w:t xml:space="preserve">Pass/Fail                                  </w:t>
              </w:r>
            </w:ins>
          </w:p>
        </w:tc>
        <w:tc>
          <w:tcPr>
            <w:tcW w:w="3435" w:type="dxa"/>
            <w:gridSpan w:val="7"/>
            <w:tcBorders>
              <w:top w:val="single" w:sz="6" w:space="0" w:color="auto"/>
              <w:left w:val="single" w:sz="4" w:space="0" w:color="auto"/>
              <w:bottom w:val="single" w:sz="4" w:space="0" w:color="auto"/>
              <w:right w:val="single" w:sz="4" w:space="0" w:color="auto"/>
            </w:tcBorders>
          </w:tcPr>
          <w:p w14:paraId="4B47B571" w14:textId="77777777" w:rsidR="00A93B94" w:rsidRDefault="00A93B94" w:rsidP="003D531E">
            <w:pPr>
              <w:pStyle w:val="CellBody"/>
              <w:rPr>
                <w:ins w:id="2136" w:author="Jindal, Deepak [AUTOSOL/PWS/NOIDA]" w:date="2022-06-19T14:42:00Z"/>
              </w:rPr>
            </w:pPr>
            <w:ins w:id="2137" w:author="Jindal, Deepak [AUTOSOL/PWS/NOIDA]" w:date="2022-06-19T14:42:00Z">
              <w:r>
                <w:t>Findings#</w:t>
              </w:r>
            </w:ins>
          </w:p>
        </w:tc>
      </w:tr>
      <w:tr w:rsidR="00A93B94" w14:paraId="59E923C6" w14:textId="77777777" w:rsidTr="003D531E">
        <w:trPr>
          <w:cantSplit/>
          <w:trHeight w:val="251"/>
          <w:ins w:id="2138" w:author="Jindal, Deepak [AUTOSOL/PWS/NOIDA]" w:date="2022-06-19T14:42:00Z"/>
        </w:trPr>
        <w:tc>
          <w:tcPr>
            <w:tcW w:w="9450" w:type="dxa"/>
            <w:gridSpan w:val="17"/>
            <w:tcBorders>
              <w:top w:val="single" w:sz="4" w:space="0" w:color="auto"/>
              <w:left w:val="single" w:sz="4" w:space="0" w:color="auto"/>
              <w:bottom w:val="single" w:sz="6" w:space="0" w:color="auto"/>
              <w:right w:val="single" w:sz="4" w:space="0" w:color="auto"/>
            </w:tcBorders>
          </w:tcPr>
          <w:p w14:paraId="7579BA33" w14:textId="77777777" w:rsidR="00A93B94" w:rsidRDefault="00A93B94" w:rsidP="003D531E">
            <w:pPr>
              <w:pStyle w:val="CellBody"/>
              <w:rPr>
                <w:ins w:id="2139" w:author="Jindal, Deepak [AUTOSOL/PWS/NOIDA]" w:date="2022-06-19T14:42:00Z"/>
              </w:rPr>
            </w:pPr>
            <w:ins w:id="2140" w:author="Jindal, Deepak [AUTOSOL/PWS/NOIDA]" w:date="2022-06-19T14:42:00Z">
              <w:r>
                <w:t>Comments:</w:t>
              </w:r>
            </w:ins>
          </w:p>
        </w:tc>
      </w:tr>
      <w:tr w:rsidR="00A93B94" w14:paraId="1C4CAE1B" w14:textId="77777777" w:rsidTr="003D531E">
        <w:trPr>
          <w:cantSplit/>
          <w:trHeight w:val="316"/>
          <w:ins w:id="2141" w:author="Jindal, Deepak [AUTOSOL/PWS/NOIDA]" w:date="2022-06-19T14:42:00Z"/>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600E3679" w14:textId="12CFA2B7" w:rsidR="00A93B94" w:rsidRDefault="00A93B94" w:rsidP="003D531E">
            <w:pPr>
              <w:pStyle w:val="CellBody"/>
              <w:numPr>
                <w:ilvl w:val="4"/>
                <w:numId w:val="6"/>
              </w:numPr>
              <w:rPr>
                <w:ins w:id="2142" w:author="Jindal, Deepak [AUTOSOL/PWS/NOIDA]" w:date="2022-06-19T14:42:00Z"/>
              </w:rPr>
            </w:pPr>
            <w:ins w:id="2143" w:author="Jindal, Deepak [AUTOSOL/PWS/NOIDA]" w:date="2022-06-19T14:42:00Z">
              <w:r w:rsidRPr="003D531E">
                <w:rPr>
                  <w:b/>
                </w:rPr>
                <w:t xml:space="preserve">Test: </w:t>
              </w:r>
              <w:r>
                <w:rPr>
                  <w:b/>
                </w:rPr>
                <w:t xml:space="preserve">Display 4 different Live Trends on the available windows of the Opcon. </w:t>
              </w:r>
              <w:r w:rsidRPr="003D531E">
                <w:rPr>
                  <w:b/>
                </w:rPr>
                <w:t>Verify correct operation.</w:t>
              </w:r>
            </w:ins>
          </w:p>
        </w:tc>
      </w:tr>
      <w:tr w:rsidR="00A93B94" w14:paraId="4A20FA82" w14:textId="77777777" w:rsidTr="003D531E">
        <w:trPr>
          <w:cantSplit/>
          <w:trHeight w:val="316"/>
          <w:ins w:id="2144" w:author="Jindal, Deepak [AUTOSOL/PWS/NOIDA]" w:date="2022-06-19T14:42:00Z"/>
        </w:trPr>
        <w:tc>
          <w:tcPr>
            <w:tcW w:w="1440" w:type="dxa"/>
            <w:tcBorders>
              <w:top w:val="single" w:sz="6" w:space="0" w:color="auto"/>
              <w:left w:val="single" w:sz="4" w:space="0" w:color="auto"/>
              <w:bottom w:val="single" w:sz="4" w:space="0" w:color="auto"/>
              <w:right w:val="single" w:sz="6" w:space="0" w:color="auto"/>
            </w:tcBorders>
          </w:tcPr>
          <w:p w14:paraId="44BFF5BC" w14:textId="77777777" w:rsidR="00A93B94" w:rsidRDefault="00A93B94" w:rsidP="003D531E">
            <w:pPr>
              <w:pStyle w:val="CellBody"/>
              <w:rPr>
                <w:ins w:id="2145" w:author="Jindal, Deepak [AUTOSOL/PWS/NOIDA]" w:date="2022-06-19T14:42:00Z"/>
              </w:rPr>
            </w:pPr>
            <w:ins w:id="2146" w:author="Jindal, Deepak [AUTOSOL/PWS/NOIDA]" w:date="2022-06-19T14:42:00Z">
              <w:r>
                <w:t xml:space="preserve">Date: </w:t>
              </w:r>
            </w:ins>
          </w:p>
        </w:tc>
        <w:tc>
          <w:tcPr>
            <w:tcW w:w="1800" w:type="dxa"/>
            <w:gridSpan w:val="4"/>
            <w:tcBorders>
              <w:top w:val="single" w:sz="6" w:space="0" w:color="auto"/>
              <w:left w:val="single" w:sz="6" w:space="0" w:color="auto"/>
              <w:bottom w:val="single" w:sz="4" w:space="0" w:color="auto"/>
              <w:right w:val="single" w:sz="6" w:space="0" w:color="auto"/>
            </w:tcBorders>
          </w:tcPr>
          <w:p w14:paraId="1343026B" w14:textId="77777777" w:rsidR="00A93B94" w:rsidRDefault="00A93B94" w:rsidP="003D531E">
            <w:pPr>
              <w:pStyle w:val="CellBody"/>
              <w:rPr>
                <w:ins w:id="2147" w:author="Jindal, Deepak [AUTOSOL/PWS/NOIDA]" w:date="2022-06-19T14:42:00Z"/>
              </w:rPr>
            </w:pPr>
            <w:ins w:id="2148" w:author="Jindal, Deepak [AUTOSOL/PWS/NOIDA]" w:date="2022-06-19T14:42:00Z">
              <w:r>
                <w:t xml:space="preserve">Initials: </w:t>
              </w:r>
            </w:ins>
          </w:p>
        </w:tc>
        <w:tc>
          <w:tcPr>
            <w:tcW w:w="2775" w:type="dxa"/>
            <w:gridSpan w:val="5"/>
            <w:tcBorders>
              <w:top w:val="single" w:sz="6" w:space="0" w:color="auto"/>
              <w:left w:val="single" w:sz="6" w:space="0" w:color="auto"/>
              <w:bottom w:val="single" w:sz="4" w:space="0" w:color="auto"/>
              <w:right w:val="single" w:sz="4" w:space="0" w:color="auto"/>
            </w:tcBorders>
          </w:tcPr>
          <w:p w14:paraId="0CC0838A" w14:textId="77777777" w:rsidR="00A93B94" w:rsidRDefault="00A93B94" w:rsidP="003D531E">
            <w:pPr>
              <w:pStyle w:val="CellBody"/>
              <w:rPr>
                <w:ins w:id="2149" w:author="Jindal, Deepak [AUTOSOL/PWS/NOIDA]" w:date="2022-06-19T14:42:00Z"/>
              </w:rPr>
            </w:pPr>
            <w:ins w:id="2150" w:author="Jindal, Deepak [AUTOSOL/PWS/NOIDA]" w:date="2022-06-19T14:42:00Z">
              <w:r>
                <w:t xml:space="preserve">Pass/Fail                                  </w:t>
              </w:r>
            </w:ins>
          </w:p>
        </w:tc>
        <w:tc>
          <w:tcPr>
            <w:tcW w:w="3435" w:type="dxa"/>
            <w:gridSpan w:val="7"/>
            <w:tcBorders>
              <w:top w:val="single" w:sz="6" w:space="0" w:color="auto"/>
              <w:left w:val="single" w:sz="4" w:space="0" w:color="auto"/>
              <w:bottom w:val="single" w:sz="4" w:space="0" w:color="auto"/>
              <w:right w:val="single" w:sz="4" w:space="0" w:color="auto"/>
            </w:tcBorders>
          </w:tcPr>
          <w:p w14:paraId="5082EF3E" w14:textId="77777777" w:rsidR="00A93B94" w:rsidRDefault="00A93B94" w:rsidP="003D531E">
            <w:pPr>
              <w:pStyle w:val="CellBody"/>
              <w:rPr>
                <w:ins w:id="2151" w:author="Jindal, Deepak [AUTOSOL/PWS/NOIDA]" w:date="2022-06-19T14:42:00Z"/>
              </w:rPr>
            </w:pPr>
            <w:ins w:id="2152" w:author="Jindal, Deepak [AUTOSOL/PWS/NOIDA]" w:date="2022-06-19T14:42:00Z">
              <w:r>
                <w:t>Findings#</w:t>
              </w:r>
            </w:ins>
          </w:p>
        </w:tc>
      </w:tr>
      <w:tr w:rsidR="00A93B94" w14:paraId="7A8567E9" w14:textId="77777777" w:rsidTr="003D531E">
        <w:trPr>
          <w:cantSplit/>
          <w:trHeight w:val="316"/>
          <w:ins w:id="2153" w:author="Jindal, Deepak [AUTOSOL/PWS/NOIDA]" w:date="2022-06-19T14:42:00Z"/>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22AA4E2A" w14:textId="78CD3D31" w:rsidR="00A93B94" w:rsidRDefault="00A93B94" w:rsidP="003D531E">
            <w:pPr>
              <w:pStyle w:val="CellBody"/>
              <w:numPr>
                <w:ilvl w:val="4"/>
                <w:numId w:val="6"/>
              </w:numPr>
              <w:rPr>
                <w:ins w:id="2154" w:author="Jindal, Deepak [AUTOSOL/PWS/NOIDA]" w:date="2022-06-19T14:42:00Z"/>
              </w:rPr>
            </w:pPr>
            <w:ins w:id="2155" w:author="Jindal, Deepak [AUTOSOL/PWS/NOIDA]" w:date="2022-06-19T14:42:00Z">
              <w:r w:rsidRPr="003D531E">
                <w:rPr>
                  <w:b/>
                </w:rPr>
                <w:t xml:space="preserve">Test: Tabular Trend. </w:t>
              </w:r>
              <w:r>
                <w:rPr>
                  <w:b/>
                </w:rPr>
                <w:t xml:space="preserve">Verify the Trend Values and Trend Timestamps are both correct. </w:t>
              </w:r>
              <w:r w:rsidRPr="003D531E">
                <w:rPr>
                  <w:b/>
                </w:rPr>
                <w:t>Mark each test result as “P” or “F” (Pass/ Fail).</w:t>
              </w:r>
            </w:ins>
          </w:p>
        </w:tc>
      </w:tr>
      <w:tr w:rsidR="00A93B94" w14:paraId="2D206E53" w14:textId="77777777" w:rsidTr="003D531E">
        <w:trPr>
          <w:cantSplit/>
          <w:trHeight w:val="316"/>
          <w:ins w:id="2156" w:author="Jindal, Deepak [AUTOSOL/PWS/NOIDA]" w:date="2022-06-19T14:42:00Z"/>
        </w:trPr>
        <w:tc>
          <w:tcPr>
            <w:tcW w:w="1440" w:type="dxa"/>
            <w:tcBorders>
              <w:top w:val="single" w:sz="6" w:space="0" w:color="auto"/>
              <w:left w:val="single" w:sz="4" w:space="0" w:color="auto"/>
              <w:bottom w:val="single" w:sz="4" w:space="0" w:color="auto"/>
              <w:right w:val="single" w:sz="6" w:space="0" w:color="auto"/>
            </w:tcBorders>
          </w:tcPr>
          <w:p w14:paraId="6AF060DC" w14:textId="77777777" w:rsidR="00A93B94" w:rsidRDefault="00A93B94" w:rsidP="003D531E">
            <w:pPr>
              <w:pStyle w:val="CellBody"/>
              <w:rPr>
                <w:ins w:id="2157" w:author="Jindal, Deepak [AUTOSOL/PWS/NOIDA]" w:date="2022-06-19T14:42:00Z"/>
              </w:rPr>
            </w:pPr>
            <w:ins w:id="2158" w:author="Jindal, Deepak [AUTOSOL/PWS/NOIDA]" w:date="2022-06-19T14:42:00Z">
              <w:r>
                <w:t xml:space="preserve">Date: </w:t>
              </w:r>
            </w:ins>
          </w:p>
        </w:tc>
        <w:tc>
          <w:tcPr>
            <w:tcW w:w="1800" w:type="dxa"/>
            <w:gridSpan w:val="4"/>
            <w:tcBorders>
              <w:top w:val="single" w:sz="6" w:space="0" w:color="auto"/>
              <w:left w:val="single" w:sz="6" w:space="0" w:color="auto"/>
              <w:bottom w:val="single" w:sz="4" w:space="0" w:color="auto"/>
              <w:right w:val="single" w:sz="6" w:space="0" w:color="auto"/>
            </w:tcBorders>
          </w:tcPr>
          <w:p w14:paraId="22C0C4A5" w14:textId="77777777" w:rsidR="00A93B94" w:rsidRDefault="00A93B94" w:rsidP="003D531E">
            <w:pPr>
              <w:pStyle w:val="CellBody"/>
              <w:rPr>
                <w:ins w:id="2159" w:author="Jindal, Deepak [AUTOSOL/PWS/NOIDA]" w:date="2022-06-19T14:42:00Z"/>
              </w:rPr>
            </w:pPr>
            <w:ins w:id="2160" w:author="Jindal, Deepak [AUTOSOL/PWS/NOIDA]" w:date="2022-06-19T14:42:00Z">
              <w:r>
                <w:t xml:space="preserve">Initials: </w:t>
              </w:r>
            </w:ins>
          </w:p>
        </w:tc>
        <w:tc>
          <w:tcPr>
            <w:tcW w:w="2775" w:type="dxa"/>
            <w:gridSpan w:val="5"/>
            <w:tcBorders>
              <w:top w:val="single" w:sz="6" w:space="0" w:color="auto"/>
              <w:left w:val="single" w:sz="6" w:space="0" w:color="auto"/>
              <w:bottom w:val="single" w:sz="4" w:space="0" w:color="auto"/>
              <w:right w:val="single" w:sz="4" w:space="0" w:color="auto"/>
            </w:tcBorders>
          </w:tcPr>
          <w:p w14:paraId="5844B6FF" w14:textId="77777777" w:rsidR="00A93B94" w:rsidRDefault="00A93B94" w:rsidP="003D531E">
            <w:pPr>
              <w:pStyle w:val="CellBody"/>
              <w:rPr>
                <w:ins w:id="2161" w:author="Jindal, Deepak [AUTOSOL/PWS/NOIDA]" w:date="2022-06-19T14:42:00Z"/>
              </w:rPr>
            </w:pPr>
            <w:ins w:id="2162" w:author="Jindal, Deepak [AUTOSOL/PWS/NOIDA]" w:date="2022-06-19T14:42:00Z">
              <w:r>
                <w:t>Trend Values</w:t>
              </w:r>
            </w:ins>
          </w:p>
          <w:p w14:paraId="5F2D324C" w14:textId="77777777" w:rsidR="00A93B94" w:rsidRDefault="00A93B94" w:rsidP="003D531E">
            <w:pPr>
              <w:pStyle w:val="CellBody"/>
              <w:rPr>
                <w:ins w:id="2163" w:author="Jindal, Deepak [AUTOSOL/PWS/NOIDA]" w:date="2022-06-19T14:42:00Z"/>
              </w:rPr>
            </w:pPr>
            <w:ins w:id="2164" w:author="Jindal, Deepak [AUTOSOL/PWS/NOIDA]" w:date="2022-06-19T14:42:00Z">
              <w:r>
                <w:t xml:space="preserve">Pass/Fail/F#:                                   </w:t>
              </w:r>
            </w:ins>
          </w:p>
        </w:tc>
        <w:tc>
          <w:tcPr>
            <w:tcW w:w="3435" w:type="dxa"/>
            <w:gridSpan w:val="7"/>
            <w:tcBorders>
              <w:top w:val="single" w:sz="6" w:space="0" w:color="auto"/>
              <w:left w:val="single" w:sz="4" w:space="0" w:color="auto"/>
              <w:bottom w:val="single" w:sz="4" w:space="0" w:color="auto"/>
              <w:right w:val="single" w:sz="4" w:space="0" w:color="auto"/>
            </w:tcBorders>
          </w:tcPr>
          <w:p w14:paraId="63EF6965" w14:textId="77777777" w:rsidR="00A93B94" w:rsidRDefault="00A93B94" w:rsidP="003D531E">
            <w:pPr>
              <w:pStyle w:val="CellBody"/>
              <w:rPr>
                <w:ins w:id="2165" w:author="Jindal, Deepak [AUTOSOL/PWS/NOIDA]" w:date="2022-06-19T14:42:00Z"/>
              </w:rPr>
            </w:pPr>
            <w:ins w:id="2166" w:author="Jindal, Deepak [AUTOSOL/PWS/NOIDA]" w:date="2022-06-19T14:42:00Z">
              <w:r>
                <w:t>Trend Timestamps</w:t>
              </w:r>
            </w:ins>
          </w:p>
          <w:p w14:paraId="72AB3515" w14:textId="77777777" w:rsidR="00A93B94" w:rsidRDefault="00A93B94" w:rsidP="003D531E">
            <w:pPr>
              <w:pStyle w:val="CellBody"/>
              <w:rPr>
                <w:ins w:id="2167" w:author="Jindal, Deepak [AUTOSOL/PWS/NOIDA]" w:date="2022-06-19T14:42:00Z"/>
              </w:rPr>
            </w:pPr>
            <w:ins w:id="2168" w:author="Jindal, Deepak [AUTOSOL/PWS/NOIDA]" w:date="2022-06-19T14:42:00Z">
              <w:r>
                <w:t xml:space="preserve">Pass/Fail/F#: </w:t>
              </w:r>
            </w:ins>
          </w:p>
        </w:tc>
      </w:tr>
      <w:tr w:rsidR="00A93B94" w14:paraId="259FC80D" w14:textId="77777777" w:rsidTr="003D531E">
        <w:trPr>
          <w:cantSplit/>
          <w:trHeight w:val="251"/>
          <w:ins w:id="2169" w:author="Jindal, Deepak [AUTOSOL/PWS/NOIDA]" w:date="2022-06-19T14:42:00Z"/>
        </w:trPr>
        <w:tc>
          <w:tcPr>
            <w:tcW w:w="9450" w:type="dxa"/>
            <w:gridSpan w:val="17"/>
            <w:tcBorders>
              <w:top w:val="single" w:sz="4" w:space="0" w:color="auto"/>
              <w:left w:val="single" w:sz="4" w:space="0" w:color="auto"/>
              <w:bottom w:val="single" w:sz="6" w:space="0" w:color="auto"/>
              <w:right w:val="single" w:sz="4" w:space="0" w:color="auto"/>
            </w:tcBorders>
          </w:tcPr>
          <w:p w14:paraId="50353E31" w14:textId="77777777" w:rsidR="00A93B94" w:rsidRDefault="00A93B94" w:rsidP="003D531E">
            <w:pPr>
              <w:pStyle w:val="CellBody"/>
              <w:rPr>
                <w:ins w:id="2170" w:author="Jindal, Deepak [AUTOSOL/PWS/NOIDA]" w:date="2022-06-19T14:42:00Z"/>
              </w:rPr>
            </w:pPr>
            <w:ins w:id="2171" w:author="Jindal, Deepak [AUTOSOL/PWS/NOIDA]" w:date="2022-06-19T14:42:00Z">
              <w:r>
                <w:t>Comments:</w:t>
              </w:r>
            </w:ins>
          </w:p>
        </w:tc>
      </w:tr>
      <w:tr w:rsidR="00A93B94" w14:paraId="586866B2" w14:textId="77777777" w:rsidTr="003D531E">
        <w:trPr>
          <w:cantSplit/>
          <w:trHeight w:val="316"/>
          <w:ins w:id="2172" w:author="Jindal, Deepak [AUTOSOL/PWS/NOIDA]" w:date="2022-06-19T14:42:00Z"/>
        </w:trPr>
        <w:tc>
          <w:tcPr>
            <w:tcW w:w="9450" w:type="dxa"/>
            <w:gridSpan w:val="17"/>
            <w:tcBorders>
              <w:top w:val="single" w:sz="4" w:space="0" w:color="auto"/>
              <w:left w:val="single" w:sz="4" w:space="0" w:color="auto"/>
              <w:bottom w:val="single" w:sz="4" w:space="0" w:color="auto"/>
              <w:right w:val="single" w:sz="4" w:space="0" w:color="auto"/>
            </w:tcBorders>
            <w:shd w:val="pct10" w:color="auto" w:fill="FFFFFF"/>
          </w:tcPr>
          <w:p w14:paraId="7DCA63ED" w14:textId="6E2BD676" w:rsidR="00A93B94" w:rsidRDefault="00A93B94" w:rsidP="003D531E">
            <w:pPr>
              <w:pStyle w:val="CellBody"/>
              <w:numPr>
                <w:ilvl w:val="4"/>
                <w:numId w:val="6"/>
              </w:numPr>
              <w:rPr>
                <w:ins w:id="2173" w:author="Jindal, Deepak [AUTOSOL/PWS/NOIDA]" w:date="2022-06-19T14:42:00Z"/>
              </w:rPr>
            </w:pPr>
            <w:ins w:id="2174" w:author="Jindal, Deepak [AUTOSOL/PWS/NOIDA]" w:date="2022-06-19T14:42:00Z">
              <w:r w:rsidRPr="003D531E">
                <w:rPr>
                  <w:b/>
                </w:rPr>
                <w:t>Test:Trend Groups  : verify correct operation of live and historical trend groups.</w:t>
              </w:r>
            </w:ins>
          </w:p>
        </w:tc>
      </w:tr>
      <w:tr w:rsidR="00A93B94" w14:paraId="0621A7E5" w14:textId="77777777" w:rsidTr="003D531E">
        <w:trPr>
          <w:cantSplit/>
          <w:trHeight w:val="316"/>
          <w:ins w:id="2175" w:author="Jindal, Deepak [AUTOSOL/PWS/NOIDA]" w:date="2022-06-19T14:42:00Z"/>
        </w:trPr>
        <w:tc>
          <w:tcPr>
            <w:tcW w:w="1440" w:type="dxa"/>
            <w:tcBorders>
              <w:top w:val="single" w:sz="6" w:space="0" w:color="auto"/>
              <w:left w:val="single" w:sz="4" w:space="0" w:color="auto"/>
              <w:bottom w:val="single" w:sz="4" w:space="0" w:color="auto"/>
              <w:right w:val="single" w:sz="6" w:space="0" w:color="auto"/>
            </w:tcBorders>
          </w:tcPr>
          <w:p w14:paraId="38388E36" w14:textId="77777777" w:rsidR="00A93B94" w:rsidRDefault="00A93B94" w:rsidP="003D531E">
            <w:pPr>
              <w:pStyle w:val="CellBody"/>
              <w:rPr>
                <w:ins w:id="2176" w:author="Jindal, Deepak [AUTOSOL/PWS/NOIDA]" w:date="2022-06-19T14:42:00Z"/>
              </w:rPr>
            </w:pPr>
            <w:ins w:id="2177" w:author="Jindal, Deepak [AUTOSOL/PWS/NOIDA]" w:date="2022-06-19T14:42:00Z">
              <w:r>
                <w:t xml:space="preserve">Date: </w:t>
              </w:r>
            </w:ins>
          </w:p>
        </w:tc>
        <w:tc>
          <w:tcPr>
            <w:tcW w:w="1800" w:type="dxa"/>
            <w:gridSpan w:val="4"/>
            <w:tcBorders>
              <w:top w:val="single" w:sz="6" w:space="0" w:color="auto"/>
              <w:left w:val="single" w:sz="6" w:space="0" w:color="auto"/>
              <w:bottom w:val="single" w:sz="4" w:space="0" w:color="auto"/>
              <w:right w:val="single" w:sz="6" w:space="0" w:color="auto"/>
            </w:tcBorders>
          </w:tcPr>
          <w:p w14:paraId="6CB47565" w14:textId="77777777" w:rsidR="00A93B94" w:rsidRDefault="00A93B94" w:rsidP="003D531E">
            <w:pPr>
              <w:pStyle w:val="CellBody"/>
              <w:rPr>
                <w:ins w:id="2178" w:author="Jindal, Deepak [AUTOSOL/PWS/NOIDA]" w:date="2022-06-19T14:42:00Z"/>
              </w:rPr>
            </w:pPr>
            <w:ins w:id="2179" w:author="Jindal, Deepak [AUTOSOL/PWS/NOIDA]" w:date="2022-06-19T14:42:00Z">
              <w:r>
                <w:t xml:space="preserve">Initials: </w:t>
              </w:r>
            </w:ins>
          </w:p>
        </w:tc>
        <w:tc>
          <w:tcPr>
            <w:tcW w:w="2775" w:type="dxa"/>
            <w:gridSpan w:val="5"/>
            <w:tcBorders>
              <w:top w:val="single" w:sz="6" w:space="0" w:color="auto"/>
              <w:left w:val="single" w:sz="6" w:space="0" w:color="auto"/>
              <w:bottom w:val="single" w:sz="4" w:space="0" w:color="auto"/>
              <w:right w:val="single" w:sz="4" w:space="0" w:color="auto"/>
            </w:tcBorders>
          </w:tcPr>
          <w:p w14:paraId="6208A457" w14:textId="77777777" w:rsidR="00A93B94" w:rsidRDefault="00A93B94" w:rsidP="003D531E">
            <w:pPr>
              <w:pStyle w:val="CellBody"/>
              <w:rPr>
                <w:ins w:id="2180" w:author="Jindal, Deepak [AUTOSOL/PWS/NOIDA]" w:date="2022-06-19T14:42:00Z"/>
              </w:rPr>
            </w:pPr>
            <w:ins w:id="2181" w:author="Jindal, Deepak [AUTOSOL/PWS/NOIDA]" w:date="2022-06-19T14:42:00Z">
              <w:r>
                <w:t xml:space="preserve">Pass/Fail                                  </w:t>
              </w:r>
            </w:ins>
          </w:p>
        </w:tc>
        <w:tc>
          <w:tcPr>
            <w:tcW w:w="3435" w:type="dxa"/>
            <w:gridSpan w:val="7"/>
            <w:tcBorders>
              <w:top w:val="single" w:sz="6" w:space="0" w:color="auto"/>
              <w:left w:val="single" w:sz="4" w:space="0" w:color="auto"/>
              <w:bottom w:val="single" w:sz="4" w:space="0" w:color="auto"/>
              <w:right w:val="single" w:sz="4" w:space="0" w:color="auto"/>
            </w:tcBorders>
          </w:tcPr>
          <w:p w14:paraId="0095992B" w14:textId="77777777" w:rsidR="00A93B94" w:rsidRDefault="00A93B94" w:rsidP="003D531E">
            <w:pPr>
              <w:pStyle w:val="CellBody"/>
              <w:rPr>
                <w:ins w:id="2182" w:author="Jindal, Deepak [AUTOSOL/PWS/NOIDA]" w:date="2022-06-19T14:42:00Z"/>
              </w:rPr>
            </w:pPr>
            <w:ins w:id="2183" w:author="Jindal, Deepak [AUTOSOL/PWS/NOIDA]" w:date="2022-06-19T14:42:00Z">
              <w:r>
                <w:t>Findings#</w:t>
              </w:r>
            </w:ins>
          </w:p>
        </w:tc>
      </w:tr>
      <w:tr w:rsidR="00A93B94" w14:paraId="3584A792" w14:textId="77777777" w:rsidTr="003D531E">
        <w:trPr>
          <w:cantSplit/>
          <w:trHeight w:val="251"/>
          <w:ins w:id="2184" w:author="Jindal, Deepak [AUTOSOL/PWS/NOIDA]" w:date="2022-06-19T14:42:00Z"/>
        </w:trPr>
        <w:tc>
          <w:tcPr>
            <w:tcW w:w="9450" w:type="dxa"/>
            <w:gridSpan w:val="17"/>
            <w:tcBorders>
              <w:top w:val="single" w:sz="4" w:space="0" w:color="auto"/>
              <w:left w:val="single" w:sz="4" w:space="0" w:color="auto"/>
              <w:bottom w:val="single" w:sz="6" w:space="0" w:color="auto"/>
              <w:right w:val="single" w:sz="4" w:space="0" w:color="auto"/>
            </w:tcBorders>
          </w:tcPr>
          <w:p w14:paraId="5432A22E" w14:textId="77777777" w:rsidR="00A93B94" w:rsidRDefault="00A93B94" w:rsidP="003D531E">
            <w:pPr>
              <w:pStyle w:val="CellBody"/>
              <w:rPr>
                <w:ins w:id="2185" w:author="Jindal, Deepak [AUTOSOL/PWS/NOIDA]" w:date="2022-06-19T14:42:00Z"/>
              </w:rPr>
            </w:pPr>
            <w:ins w:id="2186" w:author="Jindal, Deepak [AUTOSOL/PWS/NOIDA]" w:date="2022-06-19T14:42:00Z">
              <w:r>
                <w:t>Comments:</w:t>
              </w:r>
            </w:ins>
          </w:p>
        </w:tc>
      </w:tr>
    </w:tbl>
    <w:p w14:paraId="6691F668" w14:textId="08A6DC16" w:rsidR="00A93B94" w:rsidRDefault="00A93B94" w:rsidP="005247FE">
      <w:pPr>
        <w:rPr>
          <w:ins w:id="2187" w:author="Jindal, Deepak [AUTOSOL/PWS/NOIDA]" w:date="2022-06-19T14:42:00Z"/>
          <w:b/>
          <w:bCs/>
        </w:rPr>
      </w:pPr>
    </w:p>
    <w:p w14:paraId="0455E57A" w14:textId="77777777" w:rsidR="00A93B94" w:rsidRPr="005247FE" w:rsidRDefault="00A93B94" w:rsidP="005247FE">
      <w:pPr>
        <w:rPr>
          <w:b/>
          <w:bCs/>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5247FE" w:rsidRPr="005247FE" w14:paraId="1F474636"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E4A9BC9" w14:textId="001A1A38" w:rsidR="005247FE" w:rsidRPr="00152E59" w:rsidRDefault="005247FE">
            <w:pPr>
              <w:pStyle w:val="CellBody"/>
              <w:numPr>
                <w:ilvl w:val="4"/>
                <w:numId w:val="6"/>
              </w:numPr>
              <w:rPr>
                <w:b/>
                <w:bCs/>
              </w:rPr>
              <w:pPrChange w:id="2188" w:author="Jindal, Deepak [AUTOSOL/PWS/NOIDA]" w:date="2022-06-19T14:50:00Z">
                <w:pPr>
                  <w:pStyle w:val="CellBody"/>
                  <w:numPr>
                    <w:ilvl w:val="3"/>
                    <w:numId w:val="6"/>
                  </w:numPr>
                </w:pPr>
              </w:pPrChange>
            </w:pPr>
            <w:r w:rsidRPr="005329A5">
              <w:rPr>
                <w:b/>
              </w:rPr>
              <w:t xml:space="preserve">Test : </w:t>
            </w:r>
            <w:ins w:id="2189" w:author="Jindal, Deepak [AUTOSOL/PWS/NOIDA]" w:date="2022-06-09T17:14:00Z">
              <w:r w:rsidR="00884469" w:rsidRPr="00152E59">
                <w:rPr>
                  <w:b/>
                  <w:rPrChange w:id="2190" w:author="Jindal, Deepak [AUTOSOL/PWS/NOIDA]" w:date="2022-06-19T14:50:00Z">
                    <w:rPr>
                      <w:bCs/>
                    </w:rPr>
                  </w:rPrChange>
                </w:rPr>
                <w:t xml:space="preserve">Verify </w:t>
              </w:r>
            </w:ins>
            <w:ins w:id="2191" w:author="Jindal, Deepak [AUTOSOL/PWS/NOIDA]" w:date="2022-06-19T14:55:00Z">
              <w:r w:rsidR="002E4F17">
                <w:rPr>
                  <w:b/>
                </w:rPr>
                <w:t>other</w:t>
              </w:r>
            </w:ins>
            <w:ins w:id="2192" w:author="Jindal, Deepak [AUTOSOL/PWS/NOIDA]" w:date="2022-06-09T17:14:00Z">
              <w:r w:rsidR="00884469" w:rsidRPr="00152E59">
                <w:rPr>
                  <w:b/>
                  <w:rPrChange w:id="2193" w:author="Jindal, Deepak [AUTOSOL/PWS/NOIDA]" w:date="2022-06-19T14:50:00Z">
                    <w:rPr>
                      <w:rFonts w:ascii="Times New Roman" w:hAnsi="Times New Roman"/>
                      <w:color w:val="auto"/>
                    </w:rPr>
                  </w:rPrChange>
                </w:rPr>
                <w:t xml:space="preserve"> functionalities of Ovation </w:t>
              </w:r>
              <w:r w:rsidR="00884469" w:rsidRPr="00152E59">
                <w:rPr>
                  <w:b/>
                  <w:rPrChange w:id="2194" w:author="Jindal, Deepak [AUTOSOL/PWS/NOIDA]" w:date="2022-06-19T14:50:00Z">
                    <w:rPr>
                      <w:rFonts w:ascii="Times New Roman" w:hAnsi="Times New Roman"/>
                      <w:b/>
                      <w:bCs/>
                      <w:szCs w:val="24"/>
                    </w:rPr>
                  </w:rPrChange>
                </w:rPr>
                <w:t>Trend</w:t>
              </w:r>
              <w:r w:rsidR="00884469" w:rsidRPr="005329A5">
                <w:rPr>
                  <w:b/>
                </w:rPr>
                <w:t xml:space="preserve"> </w:t>
              </w:r>
              <w:r w:rsidR="00884469" w:rsidRPr="00152E59">
                <w:rPr>
                  <w:b/>
                  <w:rPrChange w:id="2195" w:author="Jindal, Deepak [AUTOSOL/PWS/NOIDA]" w:date="2022-06-19T14:50:00Z">
                    <w:rPr>
                      <w:rFonts w:ascii="Times New Roman" w:hAnsi="Times New Roman"/>
                      <w:color w:val="auto"/>
                    </w:rPr>
                  </w:rPrChange>
                </w:rPr>
                <w:t>and list down below the verified operations &amp; tests</w:t>
              </w:r>
            </w:ins>
            <w:del w:id="2196" w:author="Jindal, Deepak [AUTOSOL/PWS/NOIDA]" w:date="2022-06-09T17:14:00Z">
              <w:r w:rsidR="002526B2" w:rsidRPr="00F80642" w:rsidDel="00884469">
                <w:rPr>
                  <w:b/>
                  <w:bCs/>
                </w:rPr>
                <w:delText xml:space="preserve">Verify that </w:delText>
              </w:r>
              <w:r w:rsidRPr="00152E59" w:rsidDel="00884469">
                <w:rPr>
                  <w:rFonts w:ascii="Times New Roman" w:hAnsi="Times New Roman"/>
                  <w:b/>
                  <w:bCs/>
                  <w:szCs w:val="24"/>
                </w:rPr>
                <w:delText>Ovation Trend</w:delText>
              </w:r>
              <w:r w:rsidRPr="00152E59" w:rsidDel="00884469">
                <w:rPr>
                  <w:b/>
                  <w:bCs/>
                </w:rPr>
                <w:delText xml:space="preserve"> works in same </w:delText>
              </w:r>
              <w:r w:rsidR="00660021" w:rsidRPr="00F80642" w:rsidDel="00884469">
                <w:rPr>
                  <w:b/>
                  <w:bCs/>
                </w:rPr>
                <w:delText>way with Ovation Standalone Controller &amp; tools software as in a traditional Ovation system</w:delText>
              </w:r>
            </w:del>
          </w:p>
        </w:tc>
      </w:tr>
      <w:tr w:rsidR="005247FE" w14:paraId="4F1CFB57"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C5D5771" w14:textId="77777777" w:rsidR="005247FE" w:rsidRDefault="005247FE" w:rsidP="007712E9">
            <w:pPr>
              <w:pStyle w:val="CellBody"/>
              <w:rPr>
                <w:rFonts w:ascii="Times New Roman" w:hAnsi="Times New Roman"/>
                <w:color w:val="auto"/>
              </w:rPr>
            </w:pPr>
            <w:r>
              <w:rPr>
                <w:rFonts w:ascii="Times New Roman" w:hAnsi="Times New Roman"/>
                <w:color w:val="auto"/>
              </w:rPr>
              <w:lastRenderedPageBreak/>
              <w:t>Date(s):</w:t>
            </w:r>
          </w:p>
        </w:tc>
        <w:tc>
          <w:tcPr>
            <w:tcW w:w="5040" w:type="dxa"/>
            <w:tcBorders>
              <w:top w:val="single" w:sz="6" w:space="0" w:color="auto"/>
              <w:left w:val="single" w:sz="4" w:space="0" w:color="auto"/>
              <w:bottom w:val="single" w:sz="4" w:space="0" w:color="auto"/>
              <w:right w:val="single" w:sz="4" w:space="0" w:color="auto"/>
            </w:tcBorders>
          </w:tcPr>
          <w:p w14:paraId="73F04B03" w14:textId="77777777" w:rsidR="005247FE" w:rsidRDefault="005247FE"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47A9E6F" w14:textId="77777777" w:rsidR="005247FE" w:rsidRDefault="005247FE" w:rsidP="007712E9">
            <w:pPr>
              <w:pStyle w:val="CellBody"/>
              <w:rPr>
                <w:rFonts w:ascii="Times New Roman" w:hAnsi="Times New Roman"/>
                <w:color w:val="auto"/>
              </w:rPr>
            </w:pPr>
            <w:r>
              <w:rPr>
                <w:rFonts w:ascii="Times New Roman" w:hAnsi="Times New Roman"/>
                <w:color w:val="auto"/>
              </w:rPr>
              <w:t xml:space="preserve"> </w:t>
            </w:r>
          </w:p>
        </w:tc>
      </w:tr>
      <w:tr w:rsidR="00D43247" w14:paraId="2735BA8D"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5E30B7A" w14:textId="2BFA11C4" w:rsidR="00D43247" w:rsidRDefault="00CF0580">
            <w:pPr>
              <w:pStyle w:val="CellBody"/>
              <w:numPr>
                <w:ilvl w:val="0"/>
                <w:numId w:val="165"/>
              </w:numPr>
              <w:rPr>
                <w:rFonts w:ascii="Times New Roman" w:hAnsi="Times New Roman"/>
                <w:color w:val="auto"/>
              </w:rPr>
              <w:pPrChange w:id="2197" w:author="Jindal, Deepak [AUTOSOL/PWS/NOIDA]" w:date="2022-06-09T17:19:00Z">
                <w:pPr>
                  <w:pStyle w:val="CellBody"/>
                  <w:numPr>
                    <w:numId w:val="37"/>
                  </w:numPr>
                  <w:ind w:left="720" w:hanging="360"/>
                </w:pPr>
              </w:pPrChange>
            </w:pPr>
            <w:del w:id="2198" w:author="Jindal, Deepak [AUTOSOL/PWS/NOIDA]" w:date="2022-06-09T17:20:00Z">
              <w:r w:rsidDel="00884469">
                <w:rPr>
                  <w:rFonts w:ascii="Times New Roman" w:hAnsi="Times New Roman"/>
                  <w:color w:val="auto"/>
                </w:rPr>
                <w:delText xml:space="preserve">Refer section 5.6 of </w:delText>
              </w:r>
              <w:r w:rsidRPr="00CF0580" w:rsidDel="00884469">
                <w:rPr>
                  <w:rFonts w:ascii="Times New Roman" w:hAnsi="Times New Roman"/>
                  <w:color w:val="auto"/>
                </w:rPr>
                <w:delText>BASIC_FUNCTIONS_ SVTP_rev1.V.docx</w:delText>
              </w:r>
              <w:r w:rsidDel="00884469">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123C1D1E" w14:textId="22703EA3" w:rsidR="00D43247" w:rsidRDefault="00D43247" w:rsidP="00D43247">
            <w:pPr>
              <w:pStyle w:val="CellBody"/>
              <w:rPr>
                <w:rFonts w:ascii="Times New Roman" w:hAnsi="Times New Roman"/>
                <w:color w:val="auto"/>
              </w:rPr>
            </w:pPr>
            <w:r>
              <w:rPr>
                <w:rFonts w:ascii="Times New Roman" w:hAnsi="Times New Roman"/>
                <w:color w:val="auto"/>
              </w:rPr>
              <w:t xml:space="preserve">P/F/F#/NA:  </w:t>
            </w:r>
          </w:p>
        </w:tc>
      </w:tr>
      <w:tr w:rsidR="00884469" w14:paraId="6075723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34284F8" w14:textId="77777777" w:rsidR="00884469" w:rsidRDefault="00884469">
            <w:pPr>
              <w:pStyle w:val="CellBody"/>
              <w:numPr>
                <w:ilvl w:val="0"/>
                <w:numId w:val="165"/>
              </w:numPr>
              <w:rPr>
                <w:rFonts w:ascii="Times New Roman" w:hAnsi="Times New Roman"/>
                <w:color w:val="auto"/>
              </w:rPr>
              <w:pPrChange w:id="2199"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39F3FE74" w14:textId="38E9D52F" w:rsidR="00884469" w:rsidRDefault="00884469" w:rsidP="00884469">
            <w:pPr>
              <w:pStyle w:val="CellBody"/>
              <w:rPr>
                <w:rFonts w:ascii="Times New Roman" w:hAnsi="Times New Roman"/>
                <w:color w:val="auto"/>
              </w:rPr>
            </w:pPr>
            <w:ins w:id="2200" w:author="Jindal, Deepak [AUTOSOL/PWS/NOIDA]" w:date="2022-06-09T17:20:00Z">
              <w:r w:rsidRPr="001F6623">
                <w:rPr>
                  <w:rFonts w:ascii="Times New Roman" w:hAnsi="Times New Roman"/>
                  <w:color w:val="auto"/>
                </w:rPr>
                <w:t xml:space="preserve">P/F/F#/NA:  </w:t>
              </w:r>
            </w:ins>
          </w:p>
        </w:tc>
      </w:tr>
      <w:tr w:rsidR="00884469" w14:paraId="68B6D180" w14:textId="77777777" w:rsidTr="007712E9">
        <w:trPr>
          <w:cantSplit/>
          <w:trHeight w:val="316"/>
          <w:ins w:id="2201"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1AD8F439" w14:textId="77777777" w:rsidR="00884469" w:rsidRDefault="00884469">
            <w:pPr>
              <w:pStyle w:val="CellBody"/>
              <w:numPr>
                <w:ilvl w:val="0"/>
                <w:numId w:val="165"/>
              </w:numPr>
              <w:rPr>
                <w:ins w:id="2202" w:author="Jindal, Deepak [AUTOSOL/PWS/NOIDA]" w:date="2022-06-09T17:17:00Z"/>
                <w:rFonts w:ascii="Times New Roman" w:hAnsi="Times New Roman"/>
                <w:color w:val="auto"/>
              </w:rPr>
              <w:pPrChange w:id="2203"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101DF7C4" w14:textId="7DA43E58" w:rsidR="00884469" w:rsidRDefault="00884469" w:rsidP="00884469">
            <w:pPr>
              <w:pStyle w:val="CellBody"/>
              <w:rPr>
                <w:ins w:id="2204" w:author="Jindal, Deepak [AUTOSOL/PWS/NOIDA]" w:date="2022-06-09T17:17:00Z"/>
                <w:rFonts w:ascii="Times New Roman" w:hAnsi="Times New Roman"/>
                <w:color w:val="auto"/>
              </w:rPr>
            </w:pPr>
            <w:ins w:id="2205" w:author="Jindal, Deepak [AUTOSOL/PWS/NOIDA]" w:date="2022-06-09T17:20:00Z">
              <w:r w:rsidRPr="001F6623">
                <w:rPr>
                  <w:rFonts w:ascii="Times New Roman" w:hAnsi="Times New Roman"/>
                  <w:color w:val="auto"/>
                </w:rPr>
                <w:t xml:space="preserve">P/F/F#/NA:  </w:t>
              </w:r>
            </w:ins>
          </w:p>
        </w:tc>
      </w:tr>
      <w:tr w:rsidR="00884469" w14:paraId="090D2A58" w14:textId="77777777" w:rsidTr="007712E9">
        <w:trPr>
          <w:cantSplit/>
          <w:trHeight w:val="316"/>
          <w:ins w:id="2206"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488FF749" w14:textId="77777777" w:rsidR="00884469" w:rsidRDefault="00884469">
            <w:pPr>
              <w:pStyle w:val="CellBody"/>
              <w:numPr>
                <w:ilvl w:val="0"/>
                <w:numId w:val="165"/>
              </w:numPr>
              <w:rPr>
                <w:ins w:id="2207" w:author="Jindal, Deepak [AUTOSOL/PWS/NOIDA]" w:date="2022-06-09T17:17:00Z"/>
                <w:rFonts w:ascii="Times New Roman" w:hAnsi="Times New Roman"/>
                <w:color w:val="auto"/>
              </w:rPr>
              <w:pPrChange w:id="2208"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560E98EA" w14:textId="20F8A0BE" w:rsidR="00884469" w:rsidRDefault="00884469" w:rsidP="00884469">
            <w:pPr>
              <w:pStyle w:val="CellBody"/>
              <w:rPr>
                <w:ins w:id="2209" w:author="Jindal, Deepak [AUTOSOL/PWS/NOIDA]" w:date="2022-06-09T17:17:00Z"/>
                <w:rFonts w:ascii="Times New Roman" w:hAnsi="Times New Roman"/>
                <w:color w:val="auto"/>
              </w:rPr>
            </w:pPr>
            <w:ins w:id="2210" w:author="Jindal, Deepak [AUTOSOL/PWS/NOIDA]" w:date="2022-06-09T17:20:00Z">
              <w:r w:rsidRPr="001F6623">
                <w:rPr>
                  <w:rFonts w:ascii="Times New Roman" w:hAnsi="Times New Roman"/>
                  <w:color w:val="auto"/>
                </w:rPr>
                <w:t xml:space="preserve">P/F/F#/NA:  </w:t>
              </w:r>
            </w:ins>
          </w:p>
        </w:tc>
      </w:tr>
      <w:tr w:rsidR="00884469" w14:paraId="7552C61D" w14:textId="77777777" w:rsidTr="007712E9">
        <w:trPr>
          <w:cantSplit/>
          <w:trHeight w:val="316"/>
          <w:ins w:id="2211"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591E2392" w14:textId="77777777" w:rsidR="00884469" w:rsidRDefault="00884469">
            <w:pPr>
              <w:pStyle w:val="CellBody"/>
              <w:numPr>
                <w:ilvl w:val="0"/>
                <w:numId w:val="165"/>
              </w:numPr>
              <w:rPr>
                <w:ins w:id="2212" w:author="Jindal, Deepak [AUTOSOL/PWS/NOIDA]" w:date="2022-06-09T17:17:00Z"/>
                <w:rFonts w:ascii="Times New Roman" w:hAnsi="Times New Roman"/>
                <w:color w:val="auto"/>
              </w:rPr>
              <w:pPrChange w:id="2213"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74477B51" w14:textId="7D3B6CB7" w:rsidR="00884469" w:rsidRDefault="00884469" w:rsidP="00884469">
            <w:pPr>
              <w:pStyle w:val="CellBody"/>
              <w:rPr>
                <w:ins w:id="2214" w:author="Jindal, Deepak [AUTOSOL/PWS/NOIDA]" w:date="2022-06-09T17:17:00Z"/>
                <w:rFonts w:ascii="Times New Roman" w:hAnsi="Times New Roman"/>
                <w:color w:val="auto"/>
              </w:rPr>
            </w:pPr>
            <w:ins w:id="2215" w:author="Jindal, Deepak [AUTOSOL/PWS/NOIDA]" w:date="2022-06-09T17:20:00Z">
              <w:r w:rsidRPr="001F6623">
                <w:rPr>
                  <w:rFonts w:ascii="Times New Roman" w:hAnsi="Times New Roman"/>
                  <w:color w:val="auto"/>
                </w:rPr>
                <w:t xml:space="preserve">P/F/F#/NA:  </w:t>
              </w:r>
            </w:ins>
          </w:p>
        </w:tc>
      </w:tr>
      <w:tr w:rsidR="00D43247" w14:paraId="3E900CE9"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4ACA704" w14:textId="77777777" w:rsidR="00D43247" w:rsidRDefault="00D43247" w:rsidP="00D43247">
            <w:pPr>
              <w:pStyle w:val="CellBody"/>
            </w:pPr>
            <w:r>
              <w:t>Comments:</w:t>
            </w:r>
          </w:p>
        </w:tc>
      </w:tr>
    </w:tbl>
    <w:p w14:paraId="374C12EC" w14:textId="40A72A30" w:rsidR="005247FE" w:rsidRDefault="005247FE" w:rsidP="005247FE">
      <w:pPr>
        <w:rPr>
          <w:ins w:id="2216" w:author="Jindal, Deepak [AUTOSOL/PWS/NOIDA]" w:date="2022-06-19T14:47:00Z"/>
        </w:rPr>
      </w:pPr>
    </w:p>
    <w:p w14:paraId="16C3C158" w14:textId="47CB2C73" w:rsidR="00152E59" w:rsidRDefault="00152E59" w:rsidP="00152E59">
      <w:pPr>
        <w:pStyle w:val="SectL2"/>
        <w:numPr>
          <w:ilvl w:val="3"/>
          <w:numId w:val="6"/>
        </w:numPr>
        <w:spacing w:after="120"/>
        <w:rPr>
          <w:ins w:id="2217" w:author="Jindal, Deepak [AUTOSOL/PWS/NOIDA]" w:date="2022-06-19T14:47:00Z"/>
        </w:rPr>
      </w:pPr>
      <w:bookmarkStart w:id="2218" w:name="_Toc108469358"/>
      <w:bookmarkStart w:id="2219" w:name="_Toc108469849"/>
      <w:ins w:id="2220" w:author="Jindal, Deepak [AUTOSOL/PWS/NOIDA]" w:date="2022-06-19T14:49:00Z">
        <w:r w:rsidRPr="00152E59">
          <w:t>Point review</w:t>
        </w:r>
      </w:ins>
      <w:bookmarkEnd w:id="2218"/>
      <w:bookmarkEnd w:id="2219"/>
    </w:p>
    <w:p w14:paraId="2C6E190D" w14:textId="4AC685E7" w:rsidR="00152E59" w:rsidDel="00152E59" w:rsidRDefault="00152E59" w:rsidP="005247FE">
      <w:pPr>
        <w:rPr>
          <w:del w:id="2221" w:author="Jindal, Deepak [AUTOSOL/PWS/NOIDA]" w:date="2022-06-19T14:49: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5247FE" w:rsidRPr="003A700C" w14:paraId="2550BC06"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C7EBE20" w14:textId="507CCFDE" w:rsidR="005247FE" w:rsidRPr="003A700C" w:rsidRDefault="005247FE">
            <w:pPr>
              <w:pStyle w:val="CellBody"/>
              <w:numPr>
                <w:ilvl w:val="4"/>
                <w:numId w:val="6"/>
              </w:numPr>
              <w:rPr>
                <w:b/>
              </w:rPr>
              <w:pPrChange w:id="2222" w:author="Jindal, Deepak [AUTOSOL/PWS/NOIDA]" w:date="2022-06-19T14:48:00Z">
                <w:pPr>
                  <w:pStyle w:val="CellBody"/>
                  <w:numPr>
                    <w:ilvl w:val="3"/>
                    <w:numId w:val="6"/>
                  </w:numPr>
                </w:pPr>
              </w:pPrChange>
            </w:pPr>
            <w:r w:rsidRPr="00AD33AF">
              <w:rPr>
                <w:b/>
              </w:rPr>
              <w:t>Test :</w:t>
            </w:r>
            <w:r>
              <w:rPr>
                <w:b/>
              </w:rPr>
              <w:t xml:space="preserve"> </w:t>
            </w:r>
            <w:ins w:id="2223" w:author="Jindal, Deepak [AUTOSOL/PWS/NOIDA]" w:date="2022-06-09T17:14:00Z">
              <w:r w:rsidR="00884469" w:rsidRPr="00152E59">
                <w:rPr>
                  <w:b/>
                  <w:rPrChange w:id="2224" w:author="Jindal, Deepak [AUTOSOL/PWS/NOIDA]" w:date="2022-06-19T14:48:00Z">
                    <w:rPr>
                      <w:bCs/>
                    </w:rPr>
                  </w:rPrChange>
                </w:rPr>
                <w:t>Verify that</w:t>
              </w:r>
              <w:r w:rsidR="00884469">
                <w:rPr>
                  <w:b/>
                </w:rPr>
                <w:t xml:space="preserve"> </w:t>
              </w:r>
              <w:r w:rsidR="00884469" w:rsidRPr="00152E59">
                <w:rPr>
                  <w:b/>
                  <w:rPrChange w:id="2225" w:author="Jindal, Deepak [AUTOSOL/PWS/NOIDA]" w:date="2022-06-19T14:48:00Z">
                    <w:rPr>
                      <w:rFonts w:ascii="Times New Roman" w:hAnsi="Times New Roman"/>
                      <w:color w:val="auto"/>
                    </w:rPr>
                  </w:rPrChange>
                </w:rPr>
                <w:t xml:space="preserve">the basic functionalities of </w:t>
              </w:r>
              <w:r w:rsidR="00884469" w:rsidRPr="00152E59">
                <w:rPr>
                  <w:b/>
                  <w:rPrChange w:id="2226" w:author="Jindal, Deepak [AUTOSOL/PWS/NOIDA]" w:date="2022-06-19T14:48:00Z">
                    <w:rPr>
                      <w:rFonts w:ascii="Times New Roman" w:hAnsi="Times New Roman"/>
                      <w:b/>
                      <w:bCs/>
                      <w:szCs w:val="24"/>
                    </w:rPr>
                  </w:rPrChange>
                </w:rPr>
                <w:t>Point review</w:t>
              </w:r>
              <w:r w:rsidR="00884469" w:rsidRPr="00B83EB3">
                <w:rPr>
                  <w:b/>
                </w:rPr>
                <w:t xml:space="preserve"> </w:t>
              </w:r>
              <w:r w:rsidR="00884469" w:rsidRPr="00152E59">
                <w:rPr>
                  <w:b/>
                  <w:rPrChange w:id="2227" w:author="Jindal, Deepak [AUTOSOL/PWS/NOIDA]" w:date="2022-06-19T14:48:00Z">
                    <w:rPr>
                      <w:rFonts w:ascii="Times New Roman" w:hAnsi="Times New Roman"/>
                      <w:color w:val="auto"/>
                    </w:rPr>
                  </w:rPrChange>
                </w:rPr>
                <w:t>and list down below the verified operations &amp; tests</w:t>
              </w:r>
            </w:ins>
            <w:del w:id="2228" w:author="Jindal, Deepak [AUTOSOL/PWS/NOIDA]" w:date="2022-06-09T17:15:00Z">
              <w:r w:rsidR="002526B2" w:rsidDel="00884469">
                <w:rPr>
                  <w:b/>
                </w:rPr>
                <w:delText xml:space="preserve">Verify that </w:delText>
              </w:r>
              <w:r w:rsidRPr="005247FE" w:rsidDel="00884469">
                <w:rPr>
                  <w:rFonts w:ascii="Times New Roman" w:hAnsi="Times New Roman"/>
                  <w:b/>
                  <w:bCs/>
                  <w:szCs w:val="24"/>
                </w:rPr>
                <w:delText>Point review</w:delText>
              </w:r>
              <w:r w:rsidRPr="00B83EB3" w:rsidDel="00884469">
                <w:rPr>
                  <w:b/>
                </w:rPr>
                <w:delText xml:space="preserve"> works in same </w:delText>
              </w:r>
              <w:r w:rsidR="00660021" w:rsidRPr="00B83EB3" w:rsidDel="00884469">
                <w:rPr>
                  <w:b/>
                </w:rPr>
                <w:delText>way</w:delText>
              </w:r>
              <w:r w:rsidR="00660021" w:rsidDel="00884469">
                <w:rPr>
                  <w:b/>
                </w:rPr>
                <w:delText xml:space="preserve"> with Ovation Standalone Controller &amp; tools software</w:delText>
              </w:r>
              <w:r w:rsidR="00660021" w:rsidRPr="00B83EB3" w:rsidDel="00884469">
                <w:rPr>
                  <w:b/>
                </w:rPr>
                <w:delText xml:space="preserve"> as in a traditional Ovation system</w:delText>
              </w:r>
            </w:del>
          </w:p>
        </w:tc>
      </w:tr>
      <w:tr w:rsidR="005247FE" w14:paraId="17671867"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54A0953" w14:textId="77777777" w:rsidR="005247FE" w:rsidRDefault="005247FE"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4547225" w14:textId="77777777" w:rsidR="005247FE" w:rsidRDefault="005247FE"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6ABC9BC" w14:textId="77777777" w:rsidR="005247FE" w:rsidRDefault="005247FE" w:rsidP="007712E9">
            <w:pPr>
              <w:pStyle w:val="CellBody"/>
              <w:rPr>
                <w:rFonts w:ascii="Times New Roman" w:hAnsi="Times New Roman"/>
                <w:color w:val="auto"/>
              </w:rPr>
            </w:pPr>
            <w:r>
              <w:rPr>
                <w:rFonts w:ascii="Times New Roman" w:hAnsi="Times New Roman"/>
                <w:color w:val="auto"/>
              </w:rPr>
              <w:t xml:space="preserve"> </w:t>
            </w:r>
          </w:p>
        </w:tc>
      </w:tr>
      <w:tr w:rsidR="00D43247" w14:paraId="65803F2C"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91FD87E" w14:textId="09B7A79C" w:rsidR="00D43247" w:rsidRDefault="00CF0580">
            <w:pPr>
              <w:pStyle w:val="CellBody"/>
              <w:numPr>
                <w:ilvl w:val="0"/>
                <w:numId w:val="164"/>
              </w:numPr>
              <w:rPr>
                <w:rFonts w:ascii="Times New Roman" w:hAnsi="Times New Roman"/>
                <w:color w:val="auto"/>
              </w:rPr>
              <w:pPrChange w:id="2229" w:author="Jindal, Deepak [AUTOSOL/PWS/NOIDA]" w:date="2022-06-09T17:19:00Z">
                <w:pPr>
                  <w:pStyle w:val="CellBody"/>
                  <w:numPr>
                    <w:numId w:val="38"/>
                  </w:numPr>
                  <w:ind w:left="720" w:hanging="360"/>
                </w:pPr>
              </w:pPrChange>
            </w:pPr>
            <w:del w:id="2230" w:author="Jindal, Deepak [AUTOSOL/PWS/NOIDA]" w:date="2022-06-09T17:20:00Z">
              <w:r w:rsidDel="00884469">
                <w:rPr>
                  <w:rFonts w:ascii="Times New Roman" w:hAnsi="Times New Roman"/>
                  <w:color w:val="auto"/>
                </w:rPr>
                <w:delText xml:space="preserve">Refer </w:delText>
              </w:r>
              <w:r w:rsidRPr="00CF0580" w:rsidDel="00884469">
                <w:rPr>
                  <w:rFonts w:ascii="Times New Roman" w:hAnsi="Times New Roman"/>
                  <w:color w:val="auto"/>
                </w:rPr>
                <w:delText>BASIC_FUNCTIONS_ SVTP_rev1.V.docx</w:delText>
              </w:r>
              <w:r w:rsidDel="00884469">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05C15901" w14:textId="01690B8E" w:rsidR="00D43247" w:rsidRDefault="00D43247" w:rsidP="00D43247">
            <w:pPr>
              <w:pStyle w:val="CellBody"/>
              <w:rPr>
                <w:rFonts w:ascii="Times New Roman" w:hAnsi="Times New Roman"/>
                <w:color w:val="auto"/>
              </w:rPr>
            </w:pPr>
            <w:r>
              <w:rPr>
                <w:rFonts w:ascii="Times New Roman" w:hAnsi="Times New Roman"/>
                <w:color w:val="auto"/>
              </w:rPr>
              <w:t xml:space="preserve">P/F/F#/NA:  </w:t>
            </w:r>
          </w:p>
        </w:tc>
      </w:tr>
      <w:tr w:rsidR="00884469" w14:paraId="74776A0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4046397" w14:textId="77777777" w:rsidR="00884469" w:rsidRDefault="00884469">
            <w:pPr>
              <w:pStyle w:val="CellBody"/>
              <w:numPr>
                <w:ilvl w:val="0"/>
                <w:numId w:val="164"/>
              </w:numPr>
              <w:rPr>
                <w:rFonts w:ascii="Times New Roman" w:hAnsi="Times New Roman"/>
                <w:color w:val="auto"/>
              </w:rPr>
              <w:pPrChange w:id="2231"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376D3AD9" w14:textId="37B958E3" w:rsidR="00884469" w:rsidRDefault="00884469" w:rsidP="00884469">
            <w:pPr>
              <w:pStyle w:val="CellBody"/>
              <w:rPr>
                <w:rFonts w:ascii="Times New Roman" w:hAnsi="Times New Roman"/>
                <w:color w:val="auto"/>
              </w:rPr>
            </w:pPr>
            <w:ins w:id="2232" w:author="Jindal, Deepak [AUTOSOL/PWS/NOIDA]" w:date="2022-06-09T17:20:00Z">
              <w:r w:rsidRPr="00834FF0">
                <w:rPr>
                  <w:rFonts w:ascii="Times New Roman" w:hAnsi="Times New Roman"/>
                  <w:color w:val="auto"/>
                </w:rPr>
                <w:t xml:space="preserve">P/F/F#/NA:  </w:t>
              </w:r>
            </w:ins>
          </w:p>
        </w:tc>
      </w:tr>
      <w:tr w:rsidR="00884469" w14:paraId="20C19AA0" w14:textId="77777777" w:rsidTr="007712E9">
        <w:trPr>
          <w:cantSplit/>
          <w:trHeight w:val="316"/>
          <w:ins w:id="2233"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5546AEC1" w14:textId="77777777" w:rsidR="00884469" w:rsidRDefault="00884469">
            <w:pPr>
              <w:pStyle w:val="CellBody"/>
              <w:numPr>
                <w:ilvl w:val="0"/>
                <w:numId w:val="164"/>
              </w:numPr>
              <w:rPr>
                <w:ins w:id="2234" w:author="Jindal, Deepak [AUTOSOL/PWS/NOIDA]" w:date="2022-06-09T17:17:00Z"/>
                <w:rFonts w:ascii="Times New Roman" w:hAnsi="Times New Roman"/>
                <w:color w:val="auto"/>
              </w:rPr>
              <w:pPrChange w:id="2235"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13AAF68F" w14:textId="5C93DC5F" w:rsidR="00884469" w:rsidRDefault="00884469" w:rsidP="00884469">
            <w:pPr>
              <w:pStyle w:val="CellBody"/>
              <w:rPr>
                <w:ins w:id="2236" w:author="Jindal, Deepak [AUTOSOL/PWS/NOIDA]" w:date="2022-06-09T17:17:00Z"/>
                <w:rFonts w:ascii="Times New Roman" w:hAnsi="Times New Roman"/>
                <w:color w:val="auto"/>
              </w:rPr>
            </w:pPr>
            <w:ins w:id="2237" w:author="Jindal, Deepak [AUTOSOL/PWS/NOIDA]" w:date="2022-06-09T17:20:00Z">
              <w:r w:rsidRPr="00834FF0">
                <w:rPr>
                  <w:rFonts w:ascii="Times New Roman" w:hAnsi="Times New Roman"/>
                  <w:color w:val="auto"/>
                </w:rPr>
                <w:t xml:space="preserve">P/F/F#/NA:  </w:t>
              </w:r>
            </w:ins>
          </w:p>
        </w:tc>
      </w:tr>
      <w:tr w:rsidR="00884469" w14:paraId="758E9A55" w14:textId="77777777" w:rsidTr="007712E9">
        <w:trPr>
          <w:cantSplit/>
          <w:trHeight w:val="316"/>
          <w:ins w:id="2238"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3E55BB53" w14:textId="77777777" w:rsidR="00884469" w:rsidRDefault="00884469">
            <w:pPr>
              <w:pStyle w:val="CellBody"/>
              <w:numPr>
                <w:ilvl w:val="0"/>
                <w:numId w:val="164"/>
              </w:numPr>
              <w:rPr>
                <w:ins w:id="2239" w:author="Jindal, Deepak [AUTOSOL/PWS/NOIDA]" w:date="2022-06-09T17:17:00Z"/>
                <w:rFonts w:ascii="Times New Roman" w:hAnsi="Times New Roman"/>
                <w:color w:val="auto"/>
              </w:rPr>
              <w:pPrChange w:id="2240"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7A0038C3" w14:textId="2F7A20FF" w:rsidR="00884469" w:rsidRDefault="00884469" w:rsidP="00884469">
            <w:pPr>
              <w:pStyle w:val="CellBody"/>
              <w:rPr>
                <w:ins w:id="2241" w:author="Jindal, Deepak [AUTOSOL/PWS/NOIDA]" w:date="2022-06-09T17:17:00Z"/>
                <w:rFonts w:ascii="Times New Roman" w:hAnsi="Times New Roman"/>
                <w:color w:val="auto"/>
              </w:rPr>
            </w:pPr>
            <w:ins w:id="2242" w:author="Jindal, Deepak [AUTOSOL/PWS/NOIDA]" w:date="2022-06-09T17:20:00Z">
              <w:r w:rsidRPr="00834FF0">
                <w:rPr>
                  <w:rFonts w:ascii="Times New Roman" w:hAnsi="Times New Roman"/>
                  <w:color w:val="auto"/>
                </w:rPr>
                <w:t xml:space="preserve">P/F/F#/NA:  </w:t>
              </w:r>
            </w:ins>
          </w:p>
        </w:tc>
      </w:tr>
      <w:tr w:rsidR="00884469" w14:paraId="1A97CBCC" w14:textId="77777777" w:rsidTr="007712E9">
        <w:trPr>
          <w:cantSplit/>
          <w:trHeight w:val="316"/>
          <w:ins w:id="2243"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7AC394B4" w14:textId="77777777" w:rsidR="00884469" w:rsidRDefault="00884469">
            <w:pPr>
              <w:pStyle w:val="CellBody"/>
              <w:numPr>
                <w:ilvl w:val="0"/>
                <w:numId w:val="164"/>
              </w:numPr>
              <w:rPr>
                <w:ins w:id="2244" w:author="Jindal, Deepak [AUTOSOL/PWS/NOIDA]" w:date="2022-06-09T17:17:00Z"/>
                <w:rFonts w:ascii="Times New Roman" w:hAnsi="Times New Roman"/>
                <w:color w:val="auto"/>
              </w:rPr>
              <w:pPrChange w:id="2245"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3C2CB7E6" w14:textId="7B50B378" w:rsidR="00884469" w:rsidRDefault="00884469" w:rsidP="00884469">
            <w:pPr>
              <w:pStyle w:val="CellBody"/>
              <w:rPr>
                <w:ins w:id="2246" w:author="Jindal, Deepak [AUTOSOL/PWS/NOIDA]" w:date="2022-06-09T17:17:00Z"/>
                <w:rFonts w:ascii="Times New Roman" w:hAnsi="Times New Roman"/>
                <w:color w:val="auto"/>
              </w:rPr>
            </w:pPr>
            <w:ins w:id="2247" w:author="Jindal, Deepak [AUTOSOL/PWS/NOIDA]" w:date="2022-06-09T17:20:00Z">
              <w:r w:rsidRPr="00834FF0">
                <w:rPr>
                  <w:rFonts w:ascii="Times New Roman" w:hAnsi="Times New Roman"/>
                  <w:color w:val="auto"/>
                </w:rPr>
                <w:t xml:space="preserve">P/F/F#/NA:  </w:t>
              </w:r>
            </w:ins>
          </w:p>
        </w:tc>
      </w:tr>
      <w:tr w:rsidR="00D43247" w14:paraId="0BA42FBB"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42A73AB" w14:textId="77777777" w:rsidR="00D43247" w:rsidRDefault="00D43247" w:rsidP="00D43247">
            <w:pPr>
              <w:pStyle w:val="CellBody"/>
            </w:pPr>
            <w:r>
              <w:t>Comments:</w:t>
            </w:r>
          </w:p>
        </w:tc>
      </w:tr>
    </w:tbl>
    <w:p w14:paraId="34C7CCC9" w14:textId="6EDD1A98" w:rsidR="005247FE" w:rsidRDefault="005247FE" w:rsidP="005247FE">
      <w:pPr>
        <w:rPr>
          <w:ins w:id="2248" w:author="Jindal, Deepak [AUTOSOL/PWS/NOIDA]" w:date="2022-06-19T14:47:00Z"/>
        </w:rPr>
      </w:pPr>
    </w:p>
    <w:p w14:paraId="7CBB8F96" w14:textId="03A64D54" w:rsidR="00152E59" w:rsidRDefault="00152E59" w:rsidP="00152E59">
      <w:pPr>
        <w:pStyle w:val="SectL2"/>
        <w:numPr>
          <w:ilvl w:val="3"/>
          <w:numId w:val="6"/>
        </w:numPr>
        <w:spacing w:after="120"/>
        <w:rPr>
          <w:ins w:id="2249" w:author="Jindal, Deepak [AUTOSOL/PWS/NOIDA]" w:date="2022-06-19T14:47:00Z"/>
        </w:rPr>
      </w:pPr>
      <w:bookmarkStart w:id="2250" w:name="_Toc108469359"/>
      <w:bookmarkStart w:id="2251" w:name="_Toc108469850"/>
      <w:ins w:id="2252" w:author="Jindal, Deepak [AUTOSOL/PWS/NOIDA]" w:date="2022-06-19T14:49:00Z">
        <w:r w:rsidRPr="00152E59">
          <w:t>Point information</w:t>
        </w:r>
      </w:ins>
      <w:bookmarkEnd w:id="2250"/>
      <w:bookmarkEnd w:id="2251"/>
    </w:p>
    <w:p w14:paraId="5DD98476" w14:textId="1DF13D39" w:rsidR="00152E59" w:rsidDel="00152E59" w:rsidRDefault="00152E59" w:rsidP="005247FE">
      <w:pPr>
        <w:rPr>
          <w:del w:id="2253" w:author="Jindal, Deepak [AUTOSOL/PWS/NOIDA]" w:date="2022-06-19T14:49: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5247FE" w:rsidRPr="003A700C" w14:paraId="7F54A1C4"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008092B" w14:textId="1549A67A" w:rsidR="005247FE" w:rsidRPr="003A700C" w:rsidRDefault="005247FE">
            <w:pPr>
              <w:pStyle w:val="CellBody"/>
              <w:numPr>
                <w:ilvl w:val="4"/>
                <w:numId w:val="6"/>
              </w:numPr>
              <w:rPr>
                <w:b/>
              </w:rPr>
              <w:pPrChange w:id="2254" w:author="Jindal, Deepak [AUTOSOL/PWS/NOIDA]" w:date="2022-06-19T14:48:00Z">
                <w:pPr>
                  <w:pStyle w:val="CellBody"/>
                  <w:numPr>
                    <w:ilvl w:val="3"/>
                    <w:numId w:val="6"/>
                  </w:numPr>
                </w:pPr>
              </w:pPrChange>
            </w:pPr>
            <w:r w:rsidRPr="00AD33AF">
              <w:rPr>
                <w:b/>
              </w:rPr>
              <w:t>Test :</w:t>
            </w:r>
            <w:r>
              <w:rPr>
                <w:b/>
              </w:rPr>
              <w:t xml:space="preserve"> </w:t>
            </w:r>
            <w:ins w:id="2255" w:author="Jindal, Deepak [AUTOSOL/PWS/NOIDA]" w:date="2022-06-09T17:14:00Z">
              <w:r w:rsidR="00884469" w:rsidRPr="00152E59">
                <w:rPr>
                  <w:b/>
                  <w:rPrChange w:id="2256" w:author="Jindal, Deepak [AUTOSOL/PWS/NOIDA]" w:date="2022-06-19T14:48:00Z">
                    <w:rPr>
                      <w:bCs/>
                    </w:rPr>
                  </w:rPrChange>
                </w:rPr>
                <w:t xml:space="preserve">Verify </w:t>
              </w:r>
              <w:r w:rsidR="00884469" w:rsidRPr="00152E59">
                <w:rPr>
                  <w:b/>
                  <w:rPrChange w:id="2257" w:author="Jindal, Deepak [AUTOSOL/PWS/NOIDA]" w:date="2022-06-19T14:48:00Z">
                    <w:rPr>
                      <w:rFonts w:ascii="Times New Roman" w:hAnsi="Times New Roman"/>
                      <w:color w:val="auto"/>
                    </w:rPr>
                  </w:rPrChange>
                </w:rPr>
                <w:t xml:space="preserve">the basic functionalities of </w:t>
              </w:r>
            </w:ins>
            <w:ins w:id="2258" w:author="Jindal, Deepak [AUTOSOL/PWS/NOIDA]" w:date="2022-06-09T17:15:00Z">
              <w:r w:rsidR="00884469" w:rsidRPr="00152E59">
                <w:rPr>
                  <w:b/>
                </w:rPr>
                <w:t>Point information</w:t>
              </w:r>
              <w:r w:rsidR="00884469" w:rsidRPr="00B83EB3">
                <w:rPr>
                  <w:b/>
                </w:rPr>
                <w:t xml:space="preserve"> </w:t>
              </w:r>
            </w:ins>
            <w:ins w:id="2259" w:author="Jindal, Deepak [AUTOSOL/PWS/NOIDA]" w:date="2022-06-09T17:14:00Z">
              <w:r w:rsidR="00884469" w:rsidRPr="00152E59">
                <w:rPr>
                  <w:b/>
                  <w:rPrChange w:id="2260" w:author="Jindal, Deepak [AUTOSOL/PWS/NOIDA]" w:date="2022-06-19T14:48:00Z">
                    <w:rPr>
                      <w:rFonts w:ascii="Times New Roman" w:hAnsi="Times New Roman"/>
                      <w:color w:val="auto"/>
                    </w:rPr>
                  </w:rPrChange>
                </w:rPr>
                <w:t>and list down below the verified operations &amp; tests</w:t>
              </w:r>
            </w:ins>
            <w:del w:id="2261" w:author="Jindal, Deepak [AUTOSOL/PWS/NOIDA]" w:date="2022-06-09T17:15:00Z">
              <w:r w:rsidR="002526B2" w:rsidDel="00884469">
                <w:rPr>
                  <w:b/>
                </w:rPr>
                <w:delText xml:space="preserve">Verify that </w:delText>
              </w:r>
              <w:r w:rsidDel="00884469">
                <w:rPr>
                  <w:b/>
                </w:rPr>
                <w:delText>Point information</w:delText>
              </w:r>
              <w:r w:rsidRPr="00B83EB3" w:rsidDel="00884469">
                <w:rPr>
                  <w:b/>
                </w:rPr>
                <w:delText xml:space="preserve"> works in same </w:delText>
              </w:r>
              <w:r w:rsidR="00660021" w:rsidRPr="00B83EB3" w:rsidDel="00884469">
                <w:rPr>
                  <w:b/>
                </w:rPr>
                <w:delText>way</w:delText>
              </w:r>
              <w:r w:rsidR="00660021" w:rsidDel="00884469">
                <w:rPr>
                  <w:b/>
                </w:rPr>
                <w:delText xml:space="preserve"> with Ovation Standalone Controller &amp; tools software</w:delText>
              </w:r>
              <w:r w:rsidR="00660021" w:rsidRPr="00B83EB3" w:rsidDel="00884469">
                <w:rPr>
                  <w:b/>
                </w:rPr>
                <w:delText xml:space="preserve"> as in a traditional Ovation system</w:delText>
              </w:r>
            </w:del>
          </w:p>
        </w:tc>
      </w:tr>
      <w:tr w:rsidR="005247FE" w14:paraId="6441F970"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CCED2D0" w14:textId="77777777" w:rsidR="005247FE" w:rsidRDefault="005247FE"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57A6415" w14:textId="77777777" w:rsidR="005247FE" w:rsidRDefault="005247FE"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35E5078" w14:textId="77777777" w:rsidR="005247FE" w:rsidRDefault="005247FE" w:rsidP="007712E9">
            <w:pPr>
              <w:pStyle w:val="CellBody"/>
              <w:rPr>
                <w:rFonts w:ascii="Times New Roman" w:hAnsi="Times New Roman"/>
                <w:color w:val="auto"/>
              </w:rPr>
            </w:pPr>
            <w:r>
              <w:rPr>
                <w:rFonts w:ascii="Times New Roman" w:hAnsi="Times New Roman"/>
                <w:color w:val="auto"/>
              </w:rPr>
              <w:t xml:space="preserve"> </w:t>
            </w:r>
          </w:p>
        </w:tc>
      </w:tr>
      <w:tr w:rsidR="00D43247" w14:paraId="05CA14E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20B2277" w14:textId="100DE421" w:rsidR="00D43247" w:rsidRDefault="00CF0580">
            <w:pPr>
              <w:pStyle w:val="CellBody"/>
              <w:numPr>
                <w:ilvl w:val="0"/>
                <w:numId w:val="163"/>
              </w:numPr>
              <w:rPr>
                <w:rFonts w:ascii="Times New Roman" w:hAnsi="Times New Roman"/>
                <w:color w:val="auto"/>
              </w:rPr>
              <w:pPrChange w:id="2262" w:author="Jindal, Deepak [AUTOSOL/PWS/NOIDA]" w:date="2022-06-09T17:19:00Z">
                <w:pPr>
                  <w:pStyle w:val="CellBody"/>
                  <w:numPr>
                    <w:numId w:val="39"/>
                  </w:numPr>
                  <w:ind w:left="720" w:hanging="360"/>
                </w:pPr>
              </w:pPrChange>
            </w:pPr>
            <w:del w:id="2263" w:author="Jindal, Deepak [AUTOSOL/PWS/NOIDA]" w:date="2022-06-09T17:20:00Z">
              <w:r w:rsidDel="00884469">
                <w:rPr>
                  <w:rFonts w:ascii="Times New Roman" w:hAnsi="Times New Roman"/>
                  <w:color w:val="auto"/>
                </w:rPr>
                <w:delText xml:space="preserve">Refer </w:delText>
              </w:r>
              <w:r w:rsidRPr="00CF0580" w:rsidDel="00884469">
                <w:rPr>
                  <w:rFonts w:ascii="Times New Roman" w:hAnsi="Times New Roman"/>
                  <w:color w:val="auto"/>
                </w:rPr>
                <w:delText>BASIC_FUNCTIONS_ SVTP_rev1.V.docx</w:delText>
              </w:r>
              <w:r w:rsidDel="00884469">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103614D6" w14:textId="1BB0AF48" w:rsidR="00D43247" w:rsidRDefault="00D43247" w:rsidP="00D43247">
            <w:pPr>
              <w:pStyle w:val="CellBody"/>
              <w:rPr>
                <w:rFonts w:ascii="Times New Roman" w:hAnsi="Times New Roman"/>
                <w:color w:val="auto"/>
              </w:rPr>
            </w:pPr>
            <w:r>
              <w:rPr>
                <w:rFonts w:ascii="Times New Roman" w:hAnsi="Times New Roman"/>
                <w:color w:val="auto"/>
              </w:rPr>
              <w:t xml:space="preserve">P/F/F#/NA:  </w:t>
            </w:r>
          </w:p>
        </w:tc>
      </w:tr>
      <w:tr w:rsidR="00884469" w14:paraId="05FC095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490E6D7" w14:textId="77777777" w:rsidR="00884469" w:rsidRDefault="00884469">
            <w:pPr>
              <w:pStyle w:val="CellBody"/>
              <w:numPr>
                <w:ilvl w:val="0"/>
                <w:numId w:val="163"/>
              </w:numPr>
              <w:rPr>
                <w:rFonts w:ascii="Times New Roman" w:hAnsi="Times New Roman"/>
                <w:color w:val="auto"/>
              </w:rPr>
              <w:pPrChange w:id="2264"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35F4A8C9" w14:textId="0D84FBEF" w:rsidR="00884469" w:rsidRDefault="00884469" w:rsidP="00884469">
            <w:pPr>
              <w:pStyle w:val="CellBody"/>
              <w:rPr>
                <w:rFonts w:ascii="Times New Roman" w:hAnsi="Times New Roman"/>
                <w:color w:val="auto"/>
              </w:rPr>
            </w:pPr>
            <w:ins w:id="2265" w:author="Jindal, Deepak [AUTOSOL/PWS/NOIDA]" w:date="2022-06-09T17:20:00Z">
              <w:r w:rsidRPr="00EA58EE">
                <w:rPr>
                  <w:rFonts w:ascii="Times New Roman" w:hAnsi="Times New Roman"/>
                  <w:color w:val="auto"/>
                </w:rPr>
                <w:t xml:space="preserve">P/F/F#/NA:  </w:t>
              </w:r>
            </w:ins>
          </w:p>
        </w:tc>
      </w:tr>
      <w:tr w:rsidR="00884469" w14:paraId="44724342" w14:textId="77777777" w:rsidTr="007712E9">
        <w:trPr>
          <w:cantSplit/>
          <w:trHeight w:val="316"/>
          <w:ins w:id="2266"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0BAF9FF4" w14:textId="77777777" w:rsidR="00884469" w:rsidRDefault="00884469">
            <w:pPr>
              <w:pStyle w:val="CellBody"/>
              <w:numPr>
                <w:ilvl w:val="0"/>
                <w:numId w:val="163"/>
              </w:numPr>
              <w:rPr>
                <w:ins w:id="2267" w:author="Jindal, Deepak [AUTOSOL/PWS/NOIDA]" w:date="2022-06-09T17:17:00Z"/>
                <w:rFonts w:ascii="Times New Roman" w:hAnsi="Times New Roman"/>
                <w:color w:val="auto"/>
              </w:rPr>
              <w:pPrChange w:id="2268"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6B981533" w14:textId="41C1B014" w:rsidR="00884469" w:rsidRDefault="00884469" w:rsidP="00884469">
            <w:pPr>
              <w:pStyle w:val="CellBody"/>
              <w:rPr>
                <w:ins w:id="2269" w:author="Jindal, Deepak [AUTOSOL/PWS/NOIDA]" w:date="2022-06-09T17:17:00Z"/>
                <w:rFonts w:ascii="Times New Roman" w:hAnsi="Times New Roman"/>
                <w:color w:val="auto"/>
              </w:rPr>
            </w:pPr>
            <w:ins w:id="2270" w:author="Jindal, Deepak [AUTOSOL/PWS/NOIDA]" w:date="2022-06-09T17:20:00Z">
              <w:r w:rsidRPr="00EA58EE">
                <w:rPr>
                  <w:rFonts w:ascii="Times New Roman" w:hAnsi="Times New Roman"/>
                  <w:color w:val="auto"/>
                </w:rPr>
                <w:t xml:space="preserve">P/F/F#/NA:  </w:t>
              </w:r>
            </w:ins>
          </w:p>
        </w:tc>
      </w:tr>
      <w:tr w:rsidR="00884469" w14:paraId="1FBA2D7F" w14:textId="77777777" w:rsidTr="007712E9">
        <w:trPr>
          <w:cantSplit/>
          <w:trHeight w:val="316"/>
          <w:ins w:id="2271"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6E8B0D05" w14:textId="77777777" w:rsidR="00884469" w:rsidRDefault="00884469">
            <w:pPr>
              <w:pStyle w:val="CellBody"/>
              <w:numPr>
                <w:ilvl w:val="0"/>
                <w:numId w:val="163"/>
              </w:numPr>
              <w:rPr>
                <w:ins w:id="2272" w:author="Jindal, Deepak [AUTOSOL/PWS/NOIDA]" w:date="2022-06-09T17:17:00Z"/>
                <w:rFonts w:ascii="Times New Roman" w:hAnsi="Times New Roman"/>
                <w:color w:val="auto"/>
              </w:rPr>
              <w:pPrChange w:id="2273"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677F750C" w14:textId="3E8CC835" w:rsidR="00884469" w:rsidRDefault="00884469" w:rsidP="00884469">
            <w:pPr>
              <w:pStyle w:val="CellBody"/>
              <w:rPr>
                <w:ins w:id="2274" w:author="Jindal, Deepak [AUTOSOL/PWS/NOIDA]" w:date="2022-06-09T17:17:00Z"/>
                <w:rFonts w:ascii="Times New Roman" w:hAnsi="Times New Roman"/>
                <w:color w:val="auto"/>
              </w:rPr>
            </w:pPr>
            <w:ins w:id="2275" w:author="Jindal, Deepak [AUTOSOL/PWS/NOIDA]" w:date="2022-06-09T17:20:00Z">
              <w:r w:rsidRPr="00EA58EE">
                <w:rPr>
                  <w:rFonts w:ascii="Times New Roman" w:hAnsi="Times New Roman"/>
                  <w:color w:val="auto"/>
                </w:rPr>
                <w:t xml:space="preserve">P/F/F#/NA:  </w:t>
              </w:r>
            </w:ins>
          </w:p>
        </w:tc>
      </w:tr>
      <w:tr w:rsidR="00884469" w14:paraId="2B8328A1" w14:textId="77777777" w:rsidTr="007712E9">
        <w:trPr>
          <w:cantSplit/>
          <w:trHeight w:val="316"/>
          <w:ins w:id="2276"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44701656" w14:textId="77777777" w:rsidR="00884469" w:rsidRDefault="00884469">
            <w:pPr>
              <w:pStyle w:val="CellBody"/>
              <w:numPr>
                <w:ilvl w:val="0"/>
                <w:numId w:val="163"/>
              </w:numPr>
              <w:rPr>
                <w:ins w:id="2277" w:author="Jindal, Deepak [AUTOSOL/PWS/NOIDA]" w:date="2022-06-09T17:17:00Z"/>
                <w:rFonts w:ascii="Times New Roman" w:hAnsi="Times New Roman"/>
                <w:color w:val="auto"/>
              </w:rPr>
              <w:pPrChange w:id="2278"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1B15B9BC" w14:textId="39E96408" w:rsidR="00884469" w:rsidRDefault="00884469" w:rsidP="00884469">
            <w:pPr>
              <w:pStyle w:val="CellBody"/>
              <w:rPr>
                <w:ins w:id="2279" w:author="Jindal, Deepak [AUTOSOL/PWS/NOIDA]" w:date="2022-06-09T17:17:00Z"/>
                <w:rFonts w:ascii="Times New Roman" w:hAnsi="Times New Roman"/>
                <w:color w:val="auto"/>
              </w:rPr>
            </w:pPr>
            <w:ins w:id="2280" w:author="Jindal, Deepak [AUTOSOL/PWS/NOIDA]" w:date="2022-06-09T17:20:00Z">
              <w:r w:rsidRPr="00EA58EE">
                <w:rPr>
                  <w:rFonts w:ascii="Times New Roman" w:hAnsi="Times New Roman"/>
                  <w:color w:val="auto"/>
                </w:rPr>
                <w:t xml:space="preserve">P/F/F#/NA:  </w:t>
              </w:r>
            </w:ins>
          </w:p>
        </w:tc>
      </w:tr>
      <w:tr w:rsidR="00D43247" w14:paraId="328C6341"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0FE9AFB" w14:textId="77777777" w:rsidR="00D43247" w:rsidRDefault="00D43247" w:rsidP="00D43247">
            <w:pPr>
              <w:pStyle w:val="CellBody"/>
            </w:pPr>
            <w:r>
              <w:t>Comments:</w:t>
            </w:r>
          </w:p>
        </w:tc>
      </w:tr>
    </w:tbl>
    <w:p w14:paraId="4EC886CF" w14:textId="42805CD6" w:rsidR="005247FE" w:rsidRDefault="005247FE" w:rsidP="005247FE">
      <w:pPr>
        <w:rPr>
          <w:ins w:id="2281" w:author="Jindal, Deepak [AUTOSOL/PWS/NOIDA]" w:date="2022-06-19T14:47:00Z"/>
        </w:rPr>
      </w:pPr>
    </w:p>
    <w:p w14:paraId="09CBD167" w14:textId="565B3FF8" w:rsidR="00152E59" w:rsidRDefault="00152E59" w:rsidP="00152E59">
      <w:pPr>
        <w:pStyle w:val="SectL2"/>
        <w:numPr>
          <w:ilvl w:val="3"/>
          <w:numId w:val="6"/>
        </w:numPr>
        <w:spacing w:after="120"/>
        <w:rPr>
          <w:ins w:id="2282" w:author="Jindal, Deepak [AUTOSOL/PWS/NOIDA]" w:date="2022-06-19T14:47:00Z"/>
        </w:rPr>
      </w:pPr>
      <w:bookmarkStart w:id="2283" w:name="_Toc108469360"/>
      <w:bookmarkStart w:id="2284" w:name="_Toc108469851"/>
      <w:ins w:id="2285" w:author="Jindal, Deepak [AUTOSOL/PWS/NOIDA]" w:date="2022-06-19T14:49:00Z">
        <w:r w:rsidRPr="00152E59">
          <w:t>Ovation Machine works</w:t>
        </w:r>
      </w:ins>
      <w:bookmarkEnd w:id="2283"/>
      <w:bookmarkEnd w:id="2284"/>
    </w:p>
    <w:p w14:paraId="3092C63D" w14:textId="05B1ED3B" w:rsidR="00152E59" w:rsidDel="00152E59" w:rsidRDefault="00152E59" w:rsidP="005247FE">
      <w:pPr>
        <w:rPr>
          <w:del w:id="2286" w:author="Jindal, Deepak [AUTOSOL/PWS/NOIDA]" w:date="2022-06-19T14:49: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5247FE" w:rsidRPr="003A700C" w14:paraId="5EF5D91A"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DE89700" w14:textId="6B3B809C" w:rsidR="005247FE" w:rsidRPr="003A700C" w:rsidRDefault="005247FE">
            <w:pPr>
              <w:pStyle w:val="CellBody"/>
              <w:numPr>
                <w:ilvl w:val="4"/>
                <w:numId w:val="6"/>
              </w:numPr>
              <w:rPr>
                <w:b/>
              </w:rPr>
              <w:pPrChange w:id="2287" w:author="Jindal, Deepak [AUTOSOL/PWS/NOIDA]" w:date="2022-06-19T14:48:00Z">
                <w:pPr>
                  <w:pStyle w:val="CellBody"/>
                  <w:numPr>
                    <w:ilvl w:val="3"/>
                    <w:numId w:val="6"/>
                  </w:numPr>
                </w:pPr>
              </w:pPrChange>
            </w:pPr>
            <w:r w:rsidRPr="00AD33AF">
              <w:rPr>
                <w:b/>
              </w:rPr>
              <w:t>Test :</w:t>
            </w:r>
            <w:r>
              <w:rPr>
                <w:b/>
              </w:rPr>
              <w:t xml:space="preserve"> </w:t>
            </w:r>
            <w:ins w:id="2288" w:author="Jindal, Deepak [AUTOSOL/PWS/NOIDA]" w:date="2022-06-09T17:14:00Z">
              <w:r w:rsidR="00884469" w:rsidRPr="00152E59">
                <w:rPr>
                  <w:b/>
                  <w:rPrChange w:id="2289" w:author="Jindal, Deepak [AUTOSOL/PWS/NOIDA]" w:date="2022-06-19T14:48:00Z">
                    <w:rPr>
                      <w:bCs/>
                    </w:rPr>
                  </w:rPrChange>
                </w:rPr>
                <w:t>Verify that</w:t>
              </w:r>
              <w:r w:rsidR="00884469">
                <w:rPr>
                  <w:b/>
                </w:rPr>
                <w:t xml:space="preserve"> </w:t>
              </w:r>
              <w:r w:rsidR="00884469" w:rsidRPr="00152E59">
                <w:rPr>
                  <w:b/>
                  <w:rPrChange w:id="2290" w:author="Jindal, Deepak [AUTOSOL/PWS/NOIDA]" w:date="2022-06-19T14:48:00Z">
                    <w:rPr>
                      <w:rFonts w:ascii="Times New Roman" w:hAnsi="Times New Roman"/>
                      <w:color w:val="auto"/>
                    </w:rPr>
                  </w:rPrChange>
                </w:rPr>
                <w:t xml:space="preserve">the basic functionalities of </w:t>
              </w:r>
            </w:ins>
            <w:ins w:id="2291" w:author="Jindal, Deepak [AUTOSOL/PWS/NOIDA]" w:date="2022-06-09T17:15:00Z">
              <w:r w:rsidR="00884469" w:rsidRPr="00152E59">
                <w:rPr>
                  <w:b/>
                  <w:rPrChange w:id="2292" w:author="Jindal, Deepak [AUTOSOL/PWS/NOIDA]" w:date="2022-06-19T14:48:00Z">
                    <w:rPr>
                      <w:rFonts w:ascii="Times New Roman" w:hAnsi="Times New Roman"/>
                      <w:b/>
                      <w:bCs/>
                      <w:szCs w:val="24"/>
                    </w:rPr>
                  </w:rPrChange>
                </w:rPr>
                <w:t>Ovation Machine works</w:t>
              </w:r>
              <w:r w:rsidR="00884469" w:rsidRPr="00B83EB3">
                <w:rPr>
                  <w:b/>
                </w:rPr>
                <w:t xml:space="preserve"> </w:t>
              </w:r>
            </w:ins>
            <w:ins w:id="2293" w:author="Jindal, Deepak [AUTOSOL/PWS/NOIDA]" w:date="2022-06-09T17:14:00Z">
              <w:r w:rsidR="00884469" w:rsidRPr="00152E59">
                <w:rPr>
                  <w:b/>
                  <w:rPrChange w:id="2294" w:author="Jindal, Deepak [AUTOSOL/PWS/NOIDA]" w:date="2022-06-19T14:48:00Z">
                    <w:rPr>
                      <w:rFonts w:ascii="Times New Roman" w:hAnsi="Times New Roman"/>
                      <w:color w:val="auto"/>
                    </w:rPr>
                  </w:rPrChange>
                </w:rPr>
                <w:t>and list down below the verified operations &amp; tests</w:t>
              </w:r>
            </w:ins>
            <w:del w:id="2295" w:author="Jindal, Deepak [AUTOSOL/PWS/NOIDA]" w:date="2022-06-09T17:15:00Z">
              <w:r w:rsidR="002526B2" w:rsidDel="00884469">
                <w:rPr>
                  <w:b/>
                </w:rPr>
                <w:delText xml:space="preserve">Verify that </w:delText>
              </w:r>
              <w:r w:rsidRPr="005247FE" w:rsidDel="00884469">
                <w:rPr>
                  <w:rFonts w:ascii="Times New Roman" w:hAnsi="Times New Roman"/>
                  <w:b/>
                  <w:bCs/>
                  <w:szCs w:val="24"/>
                </w:rPr>
                <w:delText>Ovation Machine works</w:delText>
              </w:r>
              <w:r w:rsidRPr="00B83EB3" w:rsidDel="00884469">
                <w:rPr>
                  <w:b/>
                </w:rPr>
                <w:delText xml:space="preserve"> works in same </w:delText>
              </w:r>
              <w:r w:rsidR="00660021" w:rsidRPr="00B83EB3" w:rsidDel="00884469">
                <w:rPr>
                  <w:b/>
                </w:rPr>
                <w:delText>way</w:delText>
              </w:r>
              <w:r w:rsidR="00660021" w:rsidDel="00884469">
                <w:rPr>
                  <w:b/>
                </w:rPr>
                <w:delText xml:space="preserve"> with Ovation Standalone Controller &amp; tools software</w:delText>
              </w:r>
              <w:r w:rsidR="00660021" w:rsidRPr="00B83EB3" w:rsidDel="00884469">
                <w:rPr>
                  <w:b/>
                </w:rPr>
                <w:delText xml:space="preserve"> as in a traditional Ovation system</w:delText>
              </w:r>
            </w:del>
          </w:p>
        </w:tc>
      </w:tr>
      <w:tr w:rsidR="005247FE" w14:paraId="3C72F206"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896AF43" w14:textId="77777777" w:rsidR="005247FE" w:rsidRDefault="005247FE"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7CE57A2" w14:textId="77777777" w:rsidR="005247FE" w:rsidRDefault="005247FE"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204C7D4" w14:textId="77777777" w:rsidR="005247FE" w:rsidRDefault="005247FE" w:rsidP="007712E9">
            <w:pPr>
              <w:pStyle w:val="CellBody"/>
              <w:rPr>
                <w:rFonts w:ascii="Times New Roman" w:hAnsi="Times New Roman"/>
                <w:color w:val="auto"/>
              </w:rPr>
            </w:pPr>
            <w:r>
              <w:rPr>
                <w:rFonts w:ascii="Times New Roman" w:hAnsi="Times New Roman"/>
                <w:color w:val="auto"/>
              </w:rPr>
              <w:t xml:space="preserve"> </w:t>
            </w:r>
          </w:p>
        </w:tc>
      </w:tr>
      <w:tr w:rsidR="00FE0909" w14:paraId="361E0AF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0BB9A23" w14:textId="481E3F83" w:rsidR="00FE0909" w:rsidRDefault="00FE0909">
            <w:pPr>
              <w:pStyle w:val="CellBody"/>
              <w:numPr>
                <w:ilvl w:val="0"/>
                <w:numId w:val="162"/>
              </w:numPr>
              <w:rPr>
                <w:rFonts w:ascii="Times New Roman" w:hAnsi="Times New Roman"/>
                <w:color w:val="auto"/>
              </w:rPr>
              <w:pPrChange w:id="2296" w:author="Jindal, Deepak [AUTOSOL/PWS/NOIDA]" w:date="2022-06-09T17:19:00Z">
                <w:pPr>
                  <w:pStyle w:val="CellBody"/>
                  <w:numPr>
                    <w:numId w:val="40"/>
                  </w:numPr>
                  <w:ind w:left="720" w:hanging="360"/>
                </w:pPr>
              </w:pPrChange>
            </w:pPr>
            <w:del w:id="2297" w:author="Jindal, Deepak [AUTOSOL/PWS/NOIDA]" w:date="2022-06-09T17:20:00Z">
              <w:r w:rsidDel="00884469">
                <w:rPr>
                  <w:rFonts w:ascii="Times New Roman" w:hAnsi="Times New Roman"/>
                  <w:color w:val="auto"/>
                </w:rPr>
                <w:delText xml:space="preserve">Refer </w:delText>
              </w:r>
              <w:r w:rsidRPr="00CF0580" w:rsidDel="00884469">
                <w:rPr>
                  <w:rFonts w:ascii="Times New Roman" w:hAnsi="Times New Roman"/>
                  <w:color w:val="auto"/>
                </w:rPr>
                <w:delText>BASIC_FUNCTIONS_ SVTP_rev1.V.docx</w:delText>
              </w:r>
              <w:r w:rsidDel="00884469">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5814EEE7" w14:textId="2EFB8361" w:rsidR="00FE0909" w:rsidRDefault="00FE0909" w:rsidP="00FE0909">
            <w:pPr>
              <w:pStyle w:val="CellBody"/>
              <w:rPr>
                <w:rFonts w:ascii="Times New Roman" w:hAnsi="Times New Roman"/>
                <w:color w:val="auto"/>
              </w:rPr>
            </w:pPr>
            <w:r>
              <w:rPr>
                <w:rFonts w:ascii="Times New Roman" w:hAnsi="Times New Roman"/>
                <w:color w:val="auto"/>
              </w:rPr>
              <w:t xml:space="preserve">P/F/F#/NA:  </w:t>
            </w:r>
          </w:p>
        </w:tc>
      </w:tr>
      <w:tr w:rsidR="00884469" w14:paraId="5BAA9F7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9980AB6" w14:textId="77777777" w:rsidR="00884469" w:rsidRDefault="00884469">
            <w:pPr>
              <w:pStyle w:val="CellBody"/>
              <w:numPr>
                <w:ilvl w:val="0"/>
                <w:numId w:val="162"/>
              </w:numPr>
              <w:rPr>
                <w:rFonts w:ascii="Times New Roman" w:hAnsi="Times New Roman"/>
                <w:color w:val="auto"/>
              </w:rPr>
              <w:pPrChange w:id="2298"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18DFC58E" w14:textId="5D7C1890" w:rsidR="00884469" w:rsidRDefault="00884469" w:rsidP="00884469">
            <w:pPr>
              <w:pStyle w:val="CellBody"/>
              <w:rPr>
                <w:rFonts w:ascii="Times New Roman" w:hAnsi="Times New Roman"/>
                <w:color w:val="auto"/>
              </w:rPr>
            </w:pPr>
            <w:ins w:id="2299" w:author="Jindal, Deepak [AUTOSOL/PWS/NOIDA]" w:date="2022-06-09T17:20:00Z">
              <w:r w:rsidRPr="00BC75DF">
                <w:rPr>
                  <w:rFonts w:ascii="Times New Roman" w:hAnsi="Times New Roman"/>
                  <w:color w:val="auto"/>
                </w:rPr>
                <w:t xml:space="preserve">P/F/F#/NA:  </w:t>
              </w:r>
            </w:ins>
          </w:p>
        </w:tc>
      </w:tr>
      <w:tr w:rsidR="00884469" w14:paraId="3F66DA84" w14:textId="77777777" w:rsidTr="007712E9">
        <w:trPr>
          <w:cantSplit/>
          <w:trHeight w:val="316"/>
          <w:ins w:id="2300"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69285933" w14:textId="77777777" w:rsidR="00884469" w:rsidRDefault="00884469">
            <w:pPr>
              <w:pStyle w:val="CellBody"/>
              <w:numPr>
                <w:ilvl w:val="0"/>
                <w:numId w:val="162"/>
              </w:numPr>
              <w:rPr>
                <w:ins w:id="2301" w:author="Jindal, Deepak [AUTOSOL/PWS/NOIDA]" w:date="2022-06-09T17:17:00Z"/>
                <w:rFonts w:ascii="Times New Roman" w:hAnsi="Times New Roman"/>
                <w:color w:val="auto"/>
              </w:rPr>
              <w:pPrChange w:id="2302"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4BF2DF21" w14:textId="7CC7464B" w:rsidR="00884469" w:rsidRDefault="00884469" w:rsidP="00884469">
            <w:pPr>
              <w:pStyle w:val="CellBody"/>
              <w:rPr>
                <w:ins w:id="2303" w:author="Jindal, Deepak [AUTOSOL/PWS/NOIDA]" w:date="2022-06-09T17:17:00Z"/>
                <w:rFonts w:ascii="Times New Roman" w:hAnsi="Times New Roman"/>
                <w:color w:val="auto"/>
              </w:rPr>
            </w:pPr>
            <w:ins w:id="2304" w:author="Jindal, Deepak [AUTOSOL/PWS/NOIDA]" w:date="2022-06-09T17:20:00Z">
              <w:r w:rsidRPr="00BC75DF">
                <w:rPr>
                  <w:rFonts w:ascii="Times New Roman" w:hAnsi="Times New Roman"/>
                  <w:color w:val="auto"/>
                </w:rPr>
                <w:t xml:space="preserve">P/F/F#/NA:  </w:t>
              </w:r>
            </w:ins>
          </w:p>
        </w:tc>
      </w:tr>
      <w:tr w:rsidR="00884469" w14:paraId="5001C55F" w14:textId="77777777" w:rsidTr="007712E9">
        <w:trPr>
          <w:cantSplit/>
          <w:trHeight w:val="316"/>
          <w:ins w:id="2305"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67D9D883" w14:textId="77777777" w:rsidR="00884469" w:rsidRDefault="00884469">
            <w:pPr>
              <w:pStyle w:val="CellBody"/>
              <w:numPr>
                <w:ilvl w:val="0"/>
                <w:numId w:val="162"/>
              </w:numPr>
              <w:rPr>
                <w:ins w:id="2306" w:author="Jindal, Deepak [AUTOSOL/PWS/NOIDA]" w:date="2022-06-09T17:17:00Z"/>
                <w:rFonts w:ascii="Times New Roman" w:hAnsi="Times New Roman"/>
                <w:color w:val="auto"/>
              </w:rPr>
              <w:pPrChange w:id="2307"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2B53FC46" w14:textId="03E0A05D" w:rsidR="00884469" w:rsidRDefault="00884469" w:rsidP="00884469">
            <w:pPr>
              <w:pStyle w:val="CellBody"/>
              <w:rPr>
                <w:ins w:id="2308" w:author="Jindal, Deepak [AUTOSOL/PWS/NOIDA]" w:date="2022-06-09T17:17:00Z"/>
                <w:rFonts w:ascii="Times New Roman" w:hAnsi="Times New Roman"/>
                <w:color w:val="auto"/>
              </w:rPr>
            </w:pPr>
            <w:ins w:id="2309" w:author="Jindal, Deepak [AUTOSOL/PWS/NOIDA]" w:date="2022-06-09T17:20:00Z">
              <w:r w:rsidRPr="00BC75DF">
                <w:rPr>
                  <w:rFonts w:ascii="Times New Roman" w:hAnsi="Times New Roman"/>
                  <w:color w:val="auto"/>
                </w:rPr>
                <w:t xml:space="preserve">P/F/F#/NA:  </w:t>
              </w:r>
            </w:ins>
          </w:p>
        </w:tc>
      </w:tr>
      <w:tr w:rsidR="00884469" w14:paraId="49B29332" w14:textId="77777777" w:rsidTr="007712E9">
        <w:trPr>
          <w:cantSplit/>
          <w:trHeight w:val="316"/>
          <w:ins w:id="2310"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6EFDB356" w14:textId="77777777" w:rsidR="00884469" w:rsidRDefault="00884469">
            <w:pPr>
              <w:pStyle w:val="CellBody"/>
              <w:numPr>
                <w:ilvl w:val="0"/>
                <w:numId w:val="162"/>
              </w:numPr>
              <w:rPr>
                <w:ins w:id="2311" w:author="Jindal, Deepak [AUTOSOL/PWS/NOIDA]" w:date="2022-06-09T17:17:00Z"/>
                <w:rFonts w:ascii="Times New Roman" w:hAnsi="Times New Roman"/>
                <w:color w:val="auto"/>
              </w:rPr>
              <w:pPrChange w:id="2312"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15D5E4AE" w14:textId="5B74BFAA" w:rsidR="00884469" w:rsidRDefault="00884469" w:rsidP="00884469">
            <w:pPr>
              <w:pStyle w:val="CellBody"/>
              <w:rPr>
                <w:ins w:id="2313" w:author="Jindal, Deepak [AUTOSOL/PWS/NOIDA]" w:date="2022-06-09T17:17:00Z"/>
                <w:rFonts w:ascii="Times New Roman" w:hAnsi="Times New Roman"/>
                <w:color w:val="auto"/>
              </w:rPr>
            </w:pPr>
            <w:ins w:id="2314" w:author="Jindal, Deepak [AUTOSOL/PWS/NOIDA]" w:date="2022-06-09T17:20:00Z">
              <w:r w:rsidRPr="00BC75DF">
                <w:rPr>
                  <w:rFonts w:ascii="Times New Roman" w:hAnsi="Times New Roman"/>
                  <w:color w:val="auto"/>
                </w:rPr>
                <w:t xml:space="preserve">P/F/F#/NA:  </w:t>
              </w:r>
            </w:ins>
          </w:p>
        </w:tc>
      </w:tr>
      <w:tr w:rsidR="00FE0909" w14:paraId="1951771F"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BB491FD" w14:textId="77777777" w:rsidR="00FE0909" w:rsidRDefault="00FE0909" w:rsidP="00FE0909">
            <w:pPr>
              <w:pStyle w:val="CellBody"/>
            </w:pPr>
            <w:r>
              <w:lastRenderedPageBreak/>
              <w:t>Comments:</w:t>
            </w:r>
          </w:p>
        </w:tc>
      </w:tr>
    </w:tbl>
    <w:p w14:paraId="65539C6D" w14:textId="77777777" w:rsidR="005247FE" w:rsidRDefault="005247FE" w:rsidP="005247FE"/>
    <w:p w14:paraId="6B2D1B95" w14:textId="67484489" w:rsidR="00152E59" w:rsidRDefault="00152E59" w:rsidP="00152E59">
      <w:pPr>
        <w:pStyle w:val="SectL2"/>
        <w:numPr>
          <w:ilvl w:val="3"/>
          <w:numId w:val="6"/>
        </w:numPr>
        <w:spacing w:after="120"/>
        <w:rPr>
          <w:ins w:id="2315" w:author="Jindal, Deepak [AUTOSOL/PWS/NOIDA]" w:date="2022-06-19T14:47:00Z"/>
        </w:rPr>
      </w:pPr>
      <w:bookmarkStart w:id="2316" w:name="_Toc108469361"/>
      <w:bookmarkStart w:id="2317" w:name="_Toc108469852"/>
      <w:ins w:id="2318" w:author="Jindal, Deepak [AUTOSOL/PWS/NOIDA]" w:date="2022-06-19T14:48:00Z">
        <w:r w:rsidRPr="00152E59">
          <w:t>Sensor Calibrate</w:t>
        </w:r>
        <w:bookmarkEnd w:id="2316"/>
        <w:bookmarkEnd w:id="2317"/>
        <w:r w:rsidRPr="00152E59">
          <w:t xml:space="preserve"> </w:t>
        </w:r>
      </w:ins>
    </w:p>
    <w:p w14:paraId="39831AF0" w14:textId="15E6A5A3" w:rsidR="005247FE" w:rsidRPr="005247FE" w:rsidDel="00152E59" w:rsidRDefault="005247FE" w:rsidP="005247FE">
      <w:pPr>
        <w:rPr>
          <w:del w:id="2319" w:author="Jindal, Deepak [AUTOSOL/PWS/NOIDA]" w:date="2022-06-19T14:49: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5247FE" w:rsidRPr="003A700C" w14:paraId="623B5079"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0623295" w14:textId="3F2D40F6" w:rsidR="005247FE" w:rsidRPr="003A700C" w:rsidRDefault="005247FE">
            <w:pPr>
              <w:pStyle w:val="CellBody"/>
              <w:numPr>
                <w:ilvl w:val="4"/>
                <w:numId w:val="6"/>
              </w:numPr>
              <w:rPr>
                <w:b/>
              </w:rPr>
              <w:pPrChange w:id="2320" w:author="Jindal, Deepak [AUTOSOL/PWS/NOIDA]" w:date="2022-06-19T14:48:00Z">
                <w:pPr>
                  <w:pStyle w:val="CellBody"/>
                  <w:numPr>
                    <w:ilvl w:val="3"/>
                    <w:numId w:val="6"/>
                  </w:numPr>
                </w:pPr>
              </w:pPrChange>
            </w:pPr>
            <w:r w:rsidRPr="00AD33AF">
              <w:rPr>
                <w:b/>
              </w:rPr>
              <w:t>Test :</w:t>
            </w:r>
            <w:r>
              <w:rPr>
                <w:b/>
              </w:rPr>
              <w:t xml:space="preserve"> </w:t>
            </w:r>
            <w:ins w:id="2321" w:author="Jindal, Deepak [AUTOSOL/PWS/NOIDA]" w:date="2022-06-09T17:14:00Z">
              <w:r w:rsidR="00884469" w:rsidRPr="00152E59">
                <w:rPr>
                  <w:b/>
                  <w:rPrChange w:id="2322" w:author="Jindal, Deepak [AUTOSOL/PWS/NOIDA]" w:date="2022-06-19T14:48:00Z">
                    <w:rPr>
                      <w:bCs/>
                    </w:rPr>
                  </w:rPrChange>
                </w:rPr>
                <w:t xml:space="preserve">Verify </w:t>
              </w:r>
              <w:r w:rsidR="00884469" w:rsidRPr="00152E59">
                <w:rPr>
                  <w:b/>
                  <w:rPrChange w:id="2323" w:author="Jindal, Deepak [AUTOSOL/PWS/NOIDA]" w:date="2022-06-19T14:48:00Z">
                    <w:rPr>
                      <w:rFonts w:ascii="Times New Roman" w:hAnsi="Times New Roman"/>
                      <w:color w:val="auto"/>
                    </w:rPr>
                  </w:rPrChange>
                </w:rPr>
                <w:t xml:space="preserve">the basic functionalities of </w:t>
              </w:r>
            </w:ins>
            <w:ins w:id="2324" w:author="Jindal, Deepak [AUTOSOL/PWS/NOIDA]" w:date="2022-06-09T17:16:00Z">
              <w:r w:rsidR="00884469" w:rsidRPr="00152E59">
                <w:rPr>
                  <w:b/>
                  <w:rPrChange w:id="2325" w:author="Jindal, Deepak [AUTOSOL/PWS/NOIDA]" w:date="2022-06-19T14:48:00Z">
                    <w:rPr>
                      <w:rFonts w:ascii="Times New Roman" w:hAnsi="Times New Roman"/>
                      <w:b/>
                      <w:bCs/>
                      <w:szCs w:val="24"/>
                    </w:rPr>
                  </w:rPrChange>
                </w:rPr>
                <w:t>Sensor Calibrate</w:t>
              </w:r>
              <w:r w:rsidR="00884469" w:rsidRPr="00B83EB3">
                <w:rPr>
                  <w:b/>
                </w:rPr>
                <w:t xml:space="preserve"> </w:t>
              </w:r>
            </w:ins>
            <w:ins w:id="2326" w:author="Jindal, Deepak [AUTOSOL/PWS/NOIDA]" w:date="2022-06-09T17:14:00Z">
              <w:r w:rsidR="00884469" w:rsidRPr="00152E59">
                <w:rPr>
                  <w:b/>
                  <w:rPrChange w:id="2327" w:author="Jindal, Deepak [AUTOSOL/PWS/NOIDA]" w:date="2022-06-19T14:48:00Z">
                    <w:rPr>
                      <w:rFonts w:ascii="Times New Roman" w:hAnsi="Times New Roman"/>
                      <w:color w:val="auto"/>
                    </w:rPr>
                  </w:rPrChange>
                </w:rPr>
                <w:t>and list down below the verified operations &amp; tests</w:t>
              </w:r>
            </w:ins>
            <w:del w:id="2328" w:author="Jindal, Deepak [AUTOSOL/PWS/NOIDA]" w:date="2022-06-09T17:16:00Z">
              <w:r w:rsidR="002526B2" w:rsidDel="00884469">
                <w:rPr>
                  <w:b/>
                </w:rPr>
                <w:delText xml:space="preserve">Verify that </w:delText>
              </w:r>
              <w:r w:rsidRPr="005247FE" w:rsidDel="00884469">
                <w:rPr>
                  <w:rFonts w:ascii="Times New Roman" w:hAnsi="Times New Roman"/>
                  <w:b/>
                  <w:bCs/>
                  <w:szCs w:val="24"/>
                </w:rPr>
                <w:delText>Sensor Calibrate</w:delText>
              </w:r>
              <w:r w:rsidRPr="00B83EB3" w:rsidDel="00884469">
                <w:rPr>
                  <w:b/>
                </w:rPr>
                <w:delText xml:space="preserve"> works in same </w:delText>
              </w:r>
              <w:r w:rsidR="00660021" w:rsidRPr="00B83EB3" w:rsidDel="00884469">
                <w:rPr>
                  <w:b/>
                </w:rPr>
                <w:delText>way</w:delText>
              </w:r>
              <w:r w:rsidR="00660021" w:rsidDel="00884469">
                <w:rPr>
                  <w:b/>
                </w:rPr>
                <w:delText xml:space="preserve"> with Ovation Standalone Controller &amp; tools software</w:delText>
              </w:r>
              <w:r w:rsidR="00660021" w:rsidRPr="00B83EB3" w:rsidDel="00884469">
                <w:rPr>
                  <w:b/>
                </w:rPr>
                <w:delText xml:space="preserve"> as in a traditional Ovation system</w:delText>
              </w:r>
            </w:del>
          </w:p>
        </w:tc>
      </w:tr>
      <w:tr w:rsidR="005247FE" w14:paraId="5757C744"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88B23B3" w14:textId="77777777" w:rsidR="005247FE" w:rsidRDefault="005247FE"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CE55987" w14:textId="77777777" w:rsidR="005247FE" w:rsidRDefault="005247FE"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5A85F2A" w14:textId="77777777" w:rsidR="005247FE" w:rsidRDefault="005247FE" w:rsidP="007712E9">
            <w:pPr>
              <w:pStyle w:val="CellBody"/>
              <w:rPr>
                <w:rFonts w:ascii="Times New Roman" w:hAnsi="Times New Roman"/>
                <w:color w:val="auto"/>
              </w:rPr>
            </w:pPr>
            <w:r>
              <w:rPr>
                <w:rFonts w:ascii="Times New Roman" w:hAnsi="Times New Roman"/>
                <w:color w:val="auto"/>
              </w:rPr>
              <w:t xml:space="preserve"> </w:t>
            </w:r>
          </w:p>
        </w:tc>
      </w:tr>
      <w:tr w:rsidR="00FE0909" w14:paraId="091ACA5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D846307" w14:textId="46FAA72C" w:rsidR="00FE0909" w:rsidRDefault="00FE0909">
            <w:pPr>
              <w:pStyle w:val="CellBody"/>
              <w:numPr>
                <w:ilvl w:val="0"/>
                <w:numId w:val="161"/>
              </w:numPr>
              <w:rPr>
                <w:rFonts w:ascii="Times New Roman" w:hAnsi="Times New Roman"/>
                <w:color w:val="auto"/>
              </w:rPr>
              <w:pPrChange w:id="2329" w:author="Jindal, Deepak [AUTOSOL/PWS/NOIDA]" w:date="2022-06-09T17:19:00Z">
                <w:pPr>
                  <w:pStyle w:val="CellBody"/>
                  <w:numPr>
                    <w:numId w:val="41"/>
                  </w:numPr>
                  <w:ind w:left="720" w:hanging="360"/>
                </w:pPr>
              </w:pPrChange>
            </w:pPr>
            <w:del w:id="2330" w:author="Jindal, Deepak [AUTOSOL/PWS/NOIDA]" w:date="2022-06-09T17:20:00Z">
              <w:r w:rsidDel="00884469">
                <w:rPr>
                  <w:rFonts w:ascii="Times New Roman" w:hAnsi="Times New Roman"/>
                  <w:color w:val="auto"/>
                </w:rPr>
                <w:delText xml:space="preserve">Refer </w:delText>
              </w:r>
              <w:r w:rsidRPr="00CF0580" w:rsidDel="00884469">
                <w:rPr>
                  <w:rFonts w:ascii="Times New Roman" w:hAnsi="Times New Roman"/>
                  <w:color w:val="auto"/>
                </w:rPr>
                <w:delText>BASIC_FUNCTIONS_ SVTP_rev1.V.docx</w:delText>
              </w:r>
              <w:r w:rsidDel="00884469">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3AD7EFE4" w14:textId="35EA43DE" w:rsidR="00FE0909" w:rsidRDefault="00FE0909" w:rsidP="00FE0909">
            <w:pPr>
              <w:pStyle w:val="CellBody"/>
              <w:rPr>
                <w:rFonts w:ascii="Times New Roman" w:hAnsi="Times New Roman"/>
                <w:color w:val="auto"/>
              </w:rPr>
            </w:pPr>
            <w:r>
              <w:rPr>
                <w:rFonts w:ascii="Times New Roman" w:hAnsi="Times New Roman"/>
                <w:color w:val="auto"/>
              </w:rPr>
              <w:t xml:space="preserve">P/F/F#/NA:  </w:t>
            </w:r>
          </w:p>
        </w:tc>
      </w:tr>
      <w:tr w:rsidR="00884469" w14:paraId="771245D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3D0E3D0" w14:textId="77777777" w:rsidR="00884469" w:rsidRDefault="00884469">
            <w:pPr>
              <w:pStyle w:val="CellBody"/>
              <w:numPr>
                <w:ilvl w:val="0"/>
                <w:numId w:val="161"/>
              </w:numPr>
              <w:rPr>
                <w:rFonts w:ascii="Times New Roman" w:hAnsi="Times New Roman"/>
                <w:color w:val="auto"/>
              </w:rPr>
              <w:pPrChange w:id="2331"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5FC08099" w14:textId="2DBCF6A6" w:rsidR="00884469" w:rsidRDefault="00884469" w:rsidP="00884469">
            <w:pPr>
              <w:pStyle w:val="CellBody"/>
              <w:rPr>
                <w:rFonts w:ascii="Times New Roman" w:hAnsi="Times New Roman"/>
                <w:color w:val="auto"/>
              </w:rPr>
            </w:pPr>
            <w:ins w:id="2332" w:author="Jindal, Deepak [AUTOSOL/PWS/NOIDA]" w:date="2022-06-09T17:20:00Z">
              <w:r w:rsidRPr="00583756">
                <w:rPr>
                  <w:rFonts w:ascii="Times New Roman" w:hAnsi="Times New Roman"/>
                  <w:color w:val="auto"/>
                </w:rPr>
                <w:t xml:space="preserve">P/F/F#/NA:  </w:t>
              </w:r>
            </w:ins>
          </w:p>
        </w:tc>
      </w:tr>
      <w:tr w:rsidR="00884469" w14:paraId="4CFC474C" w14:textId="77777777" w:rsidTr="007712E9">
        <w:trPr>
          <w:cantSplit/>
          <w:trHeight w:val="316"/>
          <w:ins w:id="2333"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44C46CC3" w14:textId="77777777" w:rsidR="00884469" w:rsidRDefault="00884469">
            <w:pPr>
              <w:pStyle w:val="CellBody"/>
              <w:numPr>
                <w:ilvl w:val="0"/>
                <w:numId w:val="161"/>
              </w:numPr>
              <w:rPr>
                <w:ins w:id="2334" w:author="Jindal, Deepak [AUTOSOL/PWS/NOIDA]" w:date="2022-06-09T17:17:00Z"/>
                <w:rFonts w:ascii="Times New Roman" w:hAnsi="Times New Roman"/>
                <w:color w:val="auto"/>
              </w:rPr>
              <w:pPrChange w:id="2335"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3E8D477C" w14:textId="454F0D81" w:rsidR="00884469" w:rsidRDefault="00884469" w:rsidP="00884469">
            <w:pPr>
              <w:pStyle w:val="CellBody"/>
              <w:rPr>
                <w:ins w:id="2336" w:author="Jindal, Deepak [AUTOSOL/PWS/NOIDA]" w:date="2022-06-09T17:17:00Z"/>
                <w:rFonts w:ascii="Times New Roman" w:hAnsi="Times New Roman"/>
                <w:color w:val="auto"/>
              </w:rPr>
            </w:pPr>
            <w:ins w:id="2337" w:author="Jindal, Deepak [AUTOSOL/PWS/NOIDA]" w:date="2022-06-09T17:20:00Z">
              <w:r w:rsidRPr="00583756">
                <w:rPr>
                  <w:rFonts w:ascii="Times New Roman" w:hAnsi="Times New Roman"/>
                  <w:color w:val="auto"/>
                </w:rPr>
                <w:t xml:space="preserve">P/F/F#/NA:  </w:t>
              </w:r>
            </w:ins>
          </w:p>
        </w:tc>
      </w:tr>
      <w:tr w:rsidR="00884469" w14:paraId="0CC8C955" w14:textId="77777777" w:rsidTr="007712E9">
        <w:trPr>
          <w:cantSplit/>
          <w:trHeight w:val="316"/>
          <w:ins w:id="2338"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054813FE" w14:textId="77777777" w:rsidR="00884469" w:rsidRDefault="00884469">
            <w:pPr>
              <w:pStyle w:val="CellBody"/>
              <w:numPr>
                <w:ilvl w:val="0"/>
                <w:numId w:val="161"/>
              </w:numPr>
              <w:rPr>
                <w:ins w:id="2339" w:author="Jindal, Deepak [AUTOSOL/PWS/NOIDA]" w:date="2022-06-09T17:17:00Z"/>
                <w:rFonts w:ascii="Times New Roman" w:hAnsi="Times New Roman"/>
                <w:color w:val="auto"/>
              </w:rPr>
              <w:pPrChange w:id="2340"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3933A189" w14:textId="04C5E77B" w:rsidR="00884469" w:rsidRDefault="00884469" w:rsidP="00884469">
            <w:pPr>
              <w:pStyle w:val="CellBody"/>
              <w:rPr>
                <w:ins w:id="2341" w:author="Jindal, Deepak [AUTOSOL/PWS/NOIDA]" w:date="2022-06-09T17:17:00Z"/>
                <w:rFonts w:ascii="Times New Roman" w:hAnsi="Times New Roman"/>
                <w:color w:val="auto"/>
              </w:rPr>
            </w:pPr>
            <w:ins w:id="2342" w:author="Jindal, Deepak [AUTOSOL/PWS/NOIDA]" w:date="2022-06-09T17:20:00Z">
              <w:r w:rsidRPr="00583756">
                <w:rPr>
                  <w:rFonts w:ascii="Times New Roman" w:hAnsi="Times New Roman"/>
                  <w:color w:val="auto"/>
                </w:rPr>
                <w:t xml:space="preserve">P/F/F#/NA:  </w:t>
              </w:r>
            </w:ins>
          </w:p>
        </w:tc>
      </w:tr>
      <w:tr w:rsidR="00884469" w14:paraId="25EE7B10" w14:textId="77777777" w:rsidTr="007712E9">
        <w:trPr>
          <w:cantSplit/>
          <w:trHeight w:val="316"/>
          <w:ins w:id="2343" w:author="Jindal, Deepak [AUTOSOL/PWS/NOIDA]" w:date="2022-06-09T17:17:00Z"/>
        </w:trPr>
        <w:tc>
          <w:tcPr>
            <w:tcW w:w="7380" w:type="dxa"/>
            <w:gridSpan w:val="2"/>
            <w:tcBorders>
              <w:top w:val="single" w:sz="6" w:space="0" w:color="auto"/>
              <w:left w:val="single" w:sz="4" w:space="0" w:color="auto"/>
              <w:bottom w:val="single" w:sz="4" w:space="0" w:color="auto"/>
              <w:right w:val="single" w:sz="4" w:space="0" w:color="auto"/>
            </w:tcBorders>
          </w:tcPr>
          <w:p w14:paraId="0DE07D13" w14:textId="77777777" w:rsidR="00884469" w:rsidRDefault="00884469">
            <w:pPr>
              <w:pStyle w:val="CellBody"/>
              <w:numPr>
                <w:ilvl w:val="0"/>
                <w:numId w:val="161"/>
              </w:numPr>
              <w:rPr>
                <w:ins w:id="2344" w:author="Jindal, Deepak [AUTOSOL/PWS/NOIDA]" w:date="2022-06-09T17:17:00Z"/>
                <w:rFonts w:ascii="Times New Roman" w:hAnsi="Times New Roman"/>
                <w:color w:val="auto"/>
              </w:rPr>
              <w:pPrChange w:id="2345"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782B0868" w14:textId="374E1674" w:rsidR="00884469" w:rsidRDefault="00884469" w:rsidP="00884469">
            <w:pPr>
              <w:pStyle w:val="CellBody"/>
              <w:rPr>
                <w:ins w:id="2346" w:author="Jindal, Deepak [AUTOSOL/PWS/NOIDA]" w:date="2022-06-09T17:17:00Z"/>
                <w:rFonts w:ascii="Times New Roman" w:hAnsi="Times New Roman"/>
                <w:color w:val="auto"/>
              </w:rPr>
            </w:pPr>
            <w:ins w:id="2347" w:author="Jindal, Deepak [AUTOSOL/PWS/NOIDA]" w:date="2022-06-09T17:20:00Z">
              <w:r w:rsidRPr="00583756">
                <w:rPr>
                  <w:rFonts w:ascii="Times New Roman" w:hAnsi="Times New Roman"/>
                  <w:color w:val="auto"/>
                </w:rPr>
                <w:t xml:space="preserve">P/F/F#/NA:  </w:t>
              </w:r>
            </w:ins>
          </w:p>
        </w:tc>
      </w:tr>
      <w:tr w:rsidR="00D43247" w14:paraId="2BB6AD0B"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30E6EA0" w14:textId="77777777" w:rsidR="00D43247" w:rsidRDefault="00D43247" w:rsidP="00D43247">
            <w:pPr>
              <w:pStyle w:val="CellBody"/>
            </w:pPr>
            <w:r>
              <w:t>Comments:</w:t>
            </w:r>
          </w:p>
        </w:tc>
      </w:tr>
    </w:tbl>
    <w:p w14:paraId="1A194C53" w14:textId="3C8801B0" w:rsidR="005247FE" w:rsidRDefault="005247FE" w:rsidP="005247FE">
      <w:pPr>
        <w:rPr>
          <w:ins w:id="2348" w:author="Jindal, Deepak [AUTOSOL/PWS/NOIDA]" w:date="2022-06-19T14:47:00Z"/>
        </w:rPr>
      </w:pPr>
    </w:p>
    <w:p w14:paraId="48B59FC5" w14:textId="596D896E" w:rsidR="00152E59" w:rsidRDefault="004C206C">
      <w:pPr>
        <w:pStyle w:val="SectL2"/>
        <w:numPr>
          <w:ilvl w:val="3"/>
          <w:numId w:val="6"/>
        </w:numPr>
        <w:spacing w:after="120"/>
        <w:pPrChange w:id="2349" w:author="Jindal, Deepak [AUTOSOL/PWS/NOIDA]" w:date="2022-06-19T14:51:00Z">
          <w:pPr/>
        </w:pPrChange>
      </w:pPr>
      <w:bookmarkStart w:id="2350" w:name="_Toc108469362"/>
      <w:bookmarkStart w:id="2351" w:name="_Toc108469853"/>
      <w:r w:rsidRPr="004C206C">
        <w:t>Controller Diagnostics</w:t>
      </w:r>
      <w:bookmarkEnd w:id="2350"/>
      <w:bookmarkEnd w:id="2351"/>
      <w:r w:rsidRPr="004C206C">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5247FE" w:rsidRPr="003A700C" w14:paraId="100C3729"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791D103" w14:textId="294A7834" w:rsidR="005247FE" w:rsidRPr="003A700C" w:rsidRDefault="005247FE">
            <w:pPr>
              <w:pStyle w:val="CellBody"/>
              <w:numPr>
                <w:ilvl w:val="4"/>
                <w:numId w:val="6"/>
              </w:numPr>
              <w:rPr>
                <w:b/>
              </w:rPr>
              <w:pPrChange w:id="2352" w:author="Jindal, Deepak [AUTOSOL/PWS/NOIDA]" w:date="2022-06-19T14:48:00Z">
                <w:pPr>
                  <w:pStyle w:val="CellBody"/>
                  <w:numPr>
                    <w:ilvl w:val="3"/>
                    <w:numId w:val="6"/>
                  </w:numPr>
                </w:pPr>
              </w:pPrChange>
            </w:pPr>
            <w:r w:rsidRPr="00AD33AF">
              <w:rPr>
                <w:b/>
              </w:rPr>
              <w:t>Test :</w:t>
            </w:r>
            <w:r>
              <w:rPr>
                <w:b/>
              </w:rPr>
              <w:t xml:space="preserve"> </w:t>
            </w:r>
            <w:ins w:id="2353" w:author="Jindal, Deepak [AUTOSOL/PWS/NOIDA]" w:date="2022-06-09T17:14:00Z">
              <w:r w:rsidR="00884469" w:rsidRPr="00152E59">
                <w:rPr>
                  <w:b/>
                  <w:rPrChange w:id="2354" w:author="Jindal, Deepak [AUTOSOL/PWS/NOIDA]" w:date="2022-06-19T14:48:00Z">
                    <w:rPr>
                      <w:bCs/>
                    </w:rPr>
                  </w:rPrChange>
                </w:rPr>
                <w:t xml:space="preserve">Verify </w:t>
              </w:r>
              <w:r w:rsidR="00884469" w:rsidRPr="00152E59">
                <w:rPr>
                  <w:b/>
                  <w:rPrChange w:id="2355" w:author="Jindal, Deepak [AUTOSOL/PWS/NOIDA]" w:date="2022-06-19T14:48:00Z">
                    <w:rPr>
                      <w:rFonts w:ascii="Times New Roman" w:hAnsi="Times New Roman"/>
                      <w:color w:val="auto"/>
                    </w:rPr>
                  </w:rPrChange>
                </w:rPr>
                <w:t xml:space="preserve">the basic functionalities of </w:t>
              </w:r>
            </w:ins>
            <w:ins w:id="2356" w:author="Jindal, Deepak [AUTOSOL/PWS/NOIDA]" w:date="2022-06-09T17:16:00Z">
              <w:r w:rsidR="00884469" w:rsidRPr="00152E59">
                <w:rPr>
                  <w:b/>
                  <w:rPrChange w:id="2357" w:author="Jindal, Deepak [AUTOSOL/PWS/NOIDA]" w:date="2022-06-19T14:48:00Z">
                    <w:rPr>
                      <w:rFonts w:ascii="Times New Roman" w:hAnsi="Times New Roman"/>
                      <w:b/>
                      <w:szCs w:val="24"/>
                    </w:rPr>
                  </w:rPrChange>
                </w:rPr>
                <w:t>Controller Diagnostics</w:t>
              </w:r>
              <w:r w:rsidR="00884469" w:rsidRPr="005247FE">
                <w:rPr>
                  <w:b/>
                </w:rPr>
                <w:t xml:space="preserve"> </w:t>
              </w:r>
            </w:ins>
            <w:ins w:id="2358" w:author="Jindal, Deepak [AUTOSOL/PWS/NOIDA]" w:date="2022-06-09T17:14:00Z">
              <w:r w:rsidR="00884469" w:rsidRPr="00152E59">
                <w:rPr>
                  <w:b/>
                  <w:rPrChange w:id="2359" w:author="Jindal, Deepak [AUTOSOL/PWS/NOIDA]" w:date="2022-06-19T14:48:00Z">
                    <w:rPr>
                      <w:rFonts w:ascii="Times New Roman" w:hAnsi="Times New Roman"/>
                      <w:color w:val="auto"/>
                    </w:rPr>
                  </w:rPrChange>
                </w:rPr>
                <w:t>and list down below the verified operations &amp; tests</w:t>
              </w:r>
            </w:ins>
            <w:del w:id="2360" w:author="Jindal, Deepak [AUTOSOL/PWS/NOIDA]" w:date="2022-06-09T17:16:00Z">
              <w:r w:rsidR="002526B2" w:rsidDel="00884469">
                <w:rPr>
                  <w:b/>
                </w:rPr>
                <w:delText xml:space="preserve">Verify that </w:delText>
              </w:r>
              <w:r w:rsidRPr="005247FE" w:rsidDel="00884469">
                <w:rPr>
                  <w:rFonts w:ascii="Times New Roman" w:hAnsi="Times New Roman"/>
                  <w:b/>
                  <w:szCs w:val="24"/>
                </w:rPr>
                <w:delText>Controller Diagnostics</w:delText>
              </w:r>
              <w:r w:rsidRPr="005247FE" w:rsidDel="00884469">
                <w:rPr>
                  <w:b/>
                </w:rPr>
                <w:delText xml:space="preserve"> works in same </w:delText>
              </w:r>
              <w:r w:rsidR="00660021" w:rsidRPr="00B83EB3" w:rsidDel="00884469">
                <w:rPr>
                  <w:b/>
                </w:rPr>
                <w:delText>way</w:delText>
              </w:r>
              <w:r w:rsidR="00660021" w:rsidDel="00884469">
                <w:rPr>
                  <w:b/>
                </w:rPr>
                <w:delText xml:space="preserve"> with Ovation Standalone Controller &amp; tools software</w:delText>
              </w:r>
              <w:r w:rsidR="00660021" w:rsidRPr="00B83EB3" w:rsidDel="00884469">
                <w:rPr>
                  <w:b/>
                </w:rPr>
                <w:delText xml:space="preserve"> as in a traditional Ovation system</w:delText>
              </w:r>
            </w:del>
          </w:p>
        </w:tc>
      </w:tr>
      <w:tr w:rsidR="005247FE" w14:paraId="351F3B5A"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FACD5EB" w14:textId="77777777" w:rsidR="005247FE" w:rsidRDefault="005247FE"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49770C9" w14:textId="77777777" w:rsidR="005247FE" w:rsidRDefault="005247FE"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20CEB5C0" w14:textId="77777777" w:rsidR="005247FE" w:rsidRDefault="005247FE" w:rsidP="007712E9">
            <w:pPr>
              <w:pStyle w:val="CellBody"/>
              <w:rPr>
                <w:rFonts w:ascii="Times New Roman" w:hAnsi="Times New Roman"/>
                <w:color w:val="auto"/>
              </w:rPr>
            </w:pPr>
            <w:r>
              <w:rPr>
                <w:rFonts w:ascii="Times New Roman" w:hAnsi="Times New Roman"/>
                <w:color w:val="auto"/>
              </w:rPr>
              <w:t xml:space="preserve"> </w:t>
            </w:r>
          </w:p>
        </w:tc>
      </w:tr>
      <w:tr w:rsidR="00D43247" w14:paraId="2C8D61C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A34B2CE" w14:textId="09E66962" w:rsidR="00D43247" w:rsidRPr="004D7861" w:rsidRDefault="00CF0580">
            <w:pPr>
              <w:pStyle w:val="CellBody"/>
              <w:numPr>
                <w:ilvl w:val="0"/>
                <w:numId w:val="160"/>
              </w:numPr>
              <w:rPr>
                <w:rFonts w:ascii="Times New Roman" w:hAnsi="Times New Roman"/>
                <w:color w:val="auto"/>
              </w:rPr>
              <w:pPrChange w:id="2361" w:author="Jindal, Deepak [AUTOSOL/PWS/NOIDA]" w:date="2022-06-09T17:19:00Z">
                <w:pPr>
                  <w:pStyle w:val="CellBody"/>
                  <w:numPr>
                    <w:numId w:val="42"/>
                  </w:numPr>
                  <w:ind w:left="720" w:hanging="360"/>
                </w:pPr>
              </w:pPrChange>
            </w:pPr>
            <w:del w:id="2362" w:author="Jindal, Deepak [AUTOSOL/PWS/NOIDA]" w:date="2022-06-09T17:18:00Z">
              <w:r w:rsidDel="00884469">
                <w:rPr>
                  <w:rFonts w:ascii="Times New Roman" w:hAnsi="Times New Roman"/>
                  <w:color w:val="auto"/>
                </w:rPr>
                <w:delText xml:space="preserve">Refer section 5.10 of </w:delText>
              </w:r>
              <w:r w:rsidRPr="00CF0580" w:rsidDel="00884469">
                <w:rPr>
                  <w:rFonts w:ascii="Times New Roman" w:hAnsi="Times New Roman"/>
                  <w:color w:val="auto"/>
                </w:rPr>
                <w:delText>BASIC_FUNCTIONS_ SVTP_rev1.V.docx</w:delText>
              </w:r>
              <w:r w:rsidDel="00884469">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22BC4AC6" w14:textId="4D9D6E8B" w:rsidR="00D43247" w:rsidRDefault="00D43247" w:rsidP="00D43247">
            <w:pPr>
              <w:pStyle w:val="CellBody"/>
              <w:rPr>
                <w:rFonts w:ascii="Times New Roman" w:hAnsi="Times New Roman"/>
                <w:color w:val="auto"/>
              </w:rPr>
            </w:pPr>
            <w:r>
              <w:rPr>
                <w:rFonts w:ascii="Times New Roman" w:hAnsi="Times New Roman"/>
                <w:color w:val="auto"/>
              </w:rPr>
              <w:t xml:space="preserve">P/F/F#/NA:  </w:t>
            </w:r>
          </w:p>
        </w:tc>
      </w:tr>
      <w:tr w:rsidR="00884469" w14:paraId="69881A3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6ECCC96" w14:textId="77777777" w:rsidR="00884469" w:rsidRDefault="00884469">
            <w:pPr>
              <w:pStyle w:val="CellBody"/>
              <w:numPr>
                <w:ilvl w:val="0"/>
                <w:numId w:val="160"/>
              </w:numPr>
              <w:rPr>
                <w:rFonts w:ascii="Times New Roman" w:hAnsi="Times New Roman"/>
                <w:color w:val="auto"/>
              </w:rPr>
              <w:pPrChange w:id="2363"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0571604D" w14:textId="3C6CB582" w:rsidR="00884469" w:rsidRDefault="00884469" w:rsidP="00884469">
            <w:pPr>
              <w:pStyle w:val="CellBody"/>
              <w:rPr>
                <w:rFonts w:ascii="Times New Roman" w:hAnsi="Times New Roman"/>
                <w:color w:val="auto"/>
              </w:rPr>
            </w:pPr>
            <w:ins w:id="2364" w:author="Jindal, Deepak [AUTOSOL/PWS/NOIDA]" w:date="2022-06-09T17:20:00Z">
              <w:r w:rsidRPr="00A457B4">
                <w:rPr>
                  <w:rFonts w:ascii="Times New Roman" w:hAnsi="Times New Roman"/>
                  <w:color w:val="auto"/>
                </w:rPr>
                <w:t xml:space="preserve">P/F/F#/NA:  </w:t>
              </w:r>
            </w:ins>
          </w:p>
        </w:tc>
      </w:tr>
      <w:tr w:rsidR="00884469" w14:paraId="355F75F4" w14:textId="77777777" w:rsidTr="007712E9">
        <w:trPr>
          <w:cantSplit/>
          <w:trHeight w:val="316"/>
          <w:ins w:id="2365" w:author="Jindal, Deepak [AUTOSOL/PWS/NOIDA]" w:date="2022-06-09T17:18:00Z"/>
        </w:trPr>
        <w:tc>
          <w:tcPr>
            <w:tcW w:w="7380" w:type="dxa"/>
            <w:gridSpan w:val="2"/>
            <w:tcBorders>
              <w:top w:val="single" w:sz="6" w:space="0" w:color="auto"/>
              <w:left w:val="single" w:sz="4" w:space="0" w:color="auto"/>
              <w:bottom w:val="single" w:sz="4" w:space="0" w:color="auto"/>
              <w:right w:val="single" w:sz="4" w:space="0" w:color="auto"/>
            </w:tcBorders>
          </w:tcPr>
          <w:p w14:paraId="0C56599E" w14:textId="77777777" w:rsidR="00884469" w:rsidRDefault="00884469">
            <w:pPr>
              <w:pStyle w:val="CellBody"/>
              <w:numPr>
                <w:ilvl w:val="0"/>
                <w:numId w:val="160"/>
              </w:numPr>
              <w:rPr>
                <w:ins w:id="2366" w:author="Jindal, Deepak [AUTOSOL/PWS/NOIDA]" w:date="2022-06-09T17:18:00Z"/>
                <w:rFonts w:ascii="Times New Roman" w:hAnsi="Times New Roman"/>
                <w:color w:val="auto"/>
              </w:rPr>
              <w:pPrChange w:id="2367"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67B8BE0A" w14:textId="317C232E" w:rsidR="00884469" w:rsidRDefault="00884469" w:rsidP="00884469">
            <w:pPr>
              <w:pStyle w:val="CellBody"/>
              <w:rPr>
                <w:ins w:id="2368" w:author="Jindal, Deepak [AUTOSOL/PWS/NOIDA]" w:date="2022-06-09T17:18:00Z"/>
                <w:rFonts w:ascii="Times New Roman" w:hAnsi="Times New Roman"/>
                <w:color w:val="auto"/>
              </w:rPr>
            </w:pPr>
            <w:ins w:id="2369" w:author="Jindal, Deepak [AUTOSOL/PWS/NOIDA]" w:date="2022-06-09T17:20:00Z">
              <w:r w:rsidRPr="00A457B4">
                <w:rPr>
                  <w:rFonts w:ascii="Times New Roman" w:hAnsi="Times New Roman"/>
                  <w:color w:val="auto"/>
                </w:rPr>
                <w:t xml:space="preserve">P/F/F#/NA:  </w:t>
              </w:r>
            </w:ins>
          </w:p>
        </w:tc>
      </w:tr>
      <w:tr w:rsidR="00884469" w14:paraId="1DC99DCC" w14:textId="77777777" w:rsidTr="007712E9">
        <w:trPr>
          <w:cantSplit/>
          <w:trHeight w:val="316"/>
          <w:ins w:id="2370" w:author="Jindal, Deepak [AUTOSOL/PWS/NOIDA]" w:date="2022-06-09T17:18:00Z"/>
        </w:trPr>
        <w:tc>
          <w:tcPr>
            <w:tcW w:w="7380" w:type="dxa"/>
            <w:gridSpan w:val="2"/>
            <w:tcBorders>
              <w:top w:val="single" w:sz="6" w:space="0" w:color="auto"/>
              <w:left w:val="single" w:sz="4" w:space="0" w:color="auto"/>
              <w:bottom w:val="single" w:sz="4" w:space="0" w:color="auto"/>
              <w:right w:val="single" w:sz="4" w:space="0" w:color="auto"/>
            </w:tcBorders>
          </w:tcPr>
          <w:p w14:paraId="2A3CCFD5" w14:textId="77777777" w:rsidR="00884469" w:rsidRDefault="00884469">
            <w:pPr>
              <w:pStyle w:val="CellBody"/>
              <w:numPr>
                <w:ilvl w:val="0"/>
                <w:numId w:val="160"/>
              </w:numPr>
              <w:rPr>
                <w:ins w:id="2371" w:author="Jindal, Deepak [AUTOSOL/PWS/NOIDA]" w:date="2022-06-09T17:18:00Z"/>
                <w:rFonts w:ascii="Times New Roman" w:hAnsi="Times New Roman"/>
                <w:color w:val="auto"/>
              </w:rPr>
              <w:pPrChange w:id="2372"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79FDEF13" w14:textId="025E6538" w:rsidR="00884469" w:rsidRDefault="00884469" w:rsidP="00884469">
            <w:pPr>
              <w:pStyle w:val="CellBody"/>
              <w:rPr>
                <w:ins w:id="2373" w:author="Jindal, Deepak [AUTOSOL/PWS/NOIDA]" w:date="2022-06-09T17:18:00Z"/>
                <w:rFonts w:ascii="Times New Roman" w:hAnsi="Times New Roman"/>
                <w:color w:val="auto"/>
              </w:rPr>
            </w:pPr>
            <w:ins w:id="2374" w:author="Jindal, Deepak [AUTOSOL/PWS/NOIDA]" w:date="2022-06-09T17:20:00Z">
              <w:r w:rsidRPr="00A457B4">
                <w:rPr>
                  <w:rFonts w:ascii="Times New Roman" w:hAnsi="Times New Roman"/>
                  <w:color w:val="auto"/>
                </w:rPr>
                <w:t xml:space="preserve">P/F/F#/NA:  </w:t>
              </w:r>
            </w:ins>
          </w:p>
        </w:tc>
      </w:tr>
      <w:tr w:rsidR="00884469" w14:paraId="21E3D967" w14:textId="77777777" w:rsidTr="007712E9">
        <w:trPr>
          <w:cantSplit/>
          <w:trHeight w:val="316"/>
          <w:ins w:id="2375" w:author="Jindal, Deepak [AUTOSOL/PWS/NOIDA]" w:date="2022-06-09T17:18:00Z"/>
        </w:trPr>
        <w:tc>
          <w:tcPr>
            <w:tcW w:w="7380" w:type="dxa"/>
            <w:gridSpan w:val="2"/>
            <w:tcBorders>
              <w:top w:val="single" w:sz="6" w:space="0" w:color="auto"/>
              <w:left w:val="single" w:sz="4" w:space="0" w:color="auto"/>
              <w:bottom w:val="single" w:sz="4" w:space="0" w:color="auto"/>
              <w:right w:val="single" w:sz="4" w:space="0" w:color="auto"/>
            </w:tcBorders>
          </w:tcPr>
          <w:p w14:paraId="5AB7522E" w14:textId="77777777" w:rsidR="00884469" w:rsidRDefault="00884469">
            <w:pPr>
              <w:pStyle w:val="CellBody"/>
              <w:numPr>
                <w:ilvl w:val="0"/>
                <w:numId w:val="160"/>
              </w:numPr>
              <w:rPr>
                <w:ins w:id="2376" w:author="Jindal, Deepak [AUTOSOL/PWS/NOIDA]" w:date="2022-06-09T17:18:00Z"/>
                <w:rFonts w:ascii="Times New Roman" w:hAnsi="Times New Roman"/>
                <w:color w:val="auto"/>
              </w:rPr>
              <w:pPrChange w:id="2377" w:author="Jindal, Deepak [AUTOSOL/PWS/NOIDA]" w:date="2022-06-09T17:1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45D89BF5" w14:textId="7A5DD016" w:rsidR="00884469" w:rsidRDefault="00884469" w:rsidP="00884469">
            <w:pPr>
              <w:pStyle w:val="CellBody"/>
              <w:rPr>
                <w:ins w:id="2378" w:author="Jindal, Deepak [AUTOSOL/PWS/NOIDA]" w:date="2022-06-09T17:18:00Z"/>
                <w:rFonts w:ascii="Times New Roman" w:hAnsi="Times New Roman"/>
                <w:color w:val="auto"/>
              </w:rPr>
            </w:pPr>
            <w:ins w:id="2379" w:author="Jindal, Deepak [AUTOSOL/PWS/NOIDA]" w:date="2022-06-09T17:20:00Z">
              <w:r w:rsidRPr="00A457B4">
                <w:rPr>
                  <w:rFonts w:ascii="Times New Roman" w:hAnsi="Times New Roman"/>
                  <w:color w:val="auto"/>
                </w:rPr>
                <w:t xml:space="preserve">P/F/F#/NA:  </w:t>
              </w:r>
            </w:ins>
          </w:p>
        </w:tc>
      </w:tr>
      <w:tr w:rsidR="00D43247" w14:paraId="616AC9DE"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562FC03" w14:textId="77777777" w:rsidR="00D43247" w:rsidRDefault="00D43247" w:rsidP="00D43247">
            <w:pPr>
              <w:pStyle w:val="CellBody"/>
            </w:pPr>
            <w:r>
              <w:t>Comments:</w:t>
            </w:r>
          </w:p>
        </w:tc>
      </w:tr>
    </w:tbl>
    <w:p w14:paraId="58CF2E20" w14:textId="77777777" w:rsidR="005247FE" w:rsidRDefault="005247FE" w:rsidP="005247FE"/>
    <w:p w14:paraId="6F3F6E58" w14:textId="04790BB6" w:rsidR="004C206C" w:rsidRDefault="004C206C">
      <w:pPr>
        <w:pStyle w:val="SectL2"/>
        <w:numPr>
          <w:ilvl w:val="3"/>
          <w:numId w:val="6"/>
        </w:numPr>
        <w:spacing w:after="120"/>
        <w:pPrChange w:id="2380" w:author="Jindal, Deepak [AUTOSOL/PWS/NOIDA]" w:date="2022-06-19T14:51:00Z">
          <w:pPr/>
        </w:pPrChange>
      </w:pPr>
      <w:bookmarkStart w:id="2381" w:name="_Toc108469363"/>
      <w:bookmarkStart w:id="2382" w:name="_Toc108469854"/>
      <w:r>
        <w:t>Ovation Session Manager</w:t>
      </w:r>
      <w:bookmarkEnd w:id="2381"/>
      <w:bookmarkEnd w:id="2382"/>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C206C" w:rsidRPr="003A700C" w14:paraId="3B3B334E" w14:textId="77777777" w:rsidTr="000C26A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31BC401" w14:textId="0A127A3A" w:rsidR="004C206C" w:rsidRPr="003A700C" w:rsidRDefault="004C206C">
            <w:pPr>
              <w:pStyle w:val="CellBody"/>
              <w:numPr>
                <w:ilvl w:val="4"/>
                <w:numId w:val="6"/>
              </w:numPr>
              <w:rPr>
                <w:b/>
              </w:rPr>
              <w:pPrChange w:id="2383" w:author="Jindal, Deepak [AUTOSOL/PWS/NOIDA]" w:date="2022-06-19T14:48:00Z">
                <w:pPr>
                  <w:pStyle w:val="CellBody"/>
                  <w:numPr>
                    <w:ilvl w:val="3"/>
                    <w:numId w:val="6"/>
                  </w:numPr>
                </w:pPr>
              </w:pPrChange>
            </w:pPr>
            <w:r w:rsidRPr="00AD33AF">
              <w:rPr>
                <w:b/>
              </w:rPr>
              <w:t>Test :</w:t>
            </w:r>
            <w:r>
              <w:rPr>
                <w:b/>
              </w:rPr>
              <w:t xml:space="preserve"> </w:t>
            </w:r>
            <w:ins w:id="2384" w:author="Jindal, Deepak [AUTOSOL/PWS/NOIDA]" w:date="2022-06-09T17:14:00Z">
              <w:r w:rsidRPr="00152E59">
                <w:rPr>
                  <w:b/>
                  <w:rPrChange w:id="2385" w:author="Jindal, Deepak [AUTOSOL/PWS/NOIDA]" w:date="2022-06-19T14:48:00Z">
                    <w:rPr>
                      <w:bCs/>
                    </w:rPr>
                  </w:rPrChange>
                </w:rPr>
                <w:t xml:space="preserve">Verify </w:t>
              </w:r>
              <w:r w:rsidRPr="00152E59">
                <w:rPr>
                  <w:b/>
                  <w:rPrChange w:id="2386" w:author="Jindal, Deepak [AUTOSOL/PWS/NOIDA]" w:date="2022-06-19T14:48:00Z">
                    <w:rPr>
                      <w:rFonts w:ascii="Times New Roman" w:hAnsi="Times New Roman"/>
                      <w:color w:val="auto"/>
                    </w:rPr>
                  </w:rPrChange>
                </w:rPr>
                <w:t xml:space="preserve">the basic functionalities of </w:t>
              </w:r>
            </w:ins>
            <w:r w:rsidRPr="004C206C">
              <w:rPr>
                <w:b/>
              </w:rPr>
              <w:t xml:space="preserve">Ovation Session Manager </w:t>
            </w:r>
            <w:ins w:id="2387" w:author="Jindal, Deepak [AUTOSOL/PWS/NOIDA]" w:date="2022-06-09T17:14:00Z">
              <w:r w:rsidRPr="00152E59">
                <w:rPr>
                  <w:b/>
                  <w:rPrChange w:id="2388" w:author="Jindal, Deepak [AUTOSOL/PWS/NOIDA]" w:date="2022-06-19T14:48:00Z">
                    <w:rPr>
                      <w:rFonts w:ascii="Times New Roman" w:hAnsi="Times New Roman"/>
                      <w:color w:val="auto"/>
                    </w:rPr>
                  </w:rPrChange>
                </w:rPr>
                <w:t>and list down below the verified operations &amp; tests</w:t>
              </w:r>
            </w:ins>
            <w:del w:id="2389" w:author="Jindal, Deepak [AUTOSOL/PWS/NOIDA]" w:date="2022-06-09T17:16:00Z">
              <w:r w:rsidDel="00884469">
                <w:rPr>
                  <w:b/>
                </w:rPr>
                <w:delText xml:space="preserve">Verify that </w:delText>
              </w:r>
              <w:r w:rsidRPr="005247FE" w:rsidDel="00884469">
                <w:rPr>
                  <w:rFonts w:ascii="Times New Roman" w:hAnsi="Times New Roman"/>
                  <w:b/>
                  <w:szCs w:val="24"/>
                </w:rPr>
                <w:delText>Controller Diagnostics</w:delText>
              </w:r>
              <w:r w:rsidRPr="005247FE" w:rsidDel="00884469">
                <w:rPr>
                  <w:b/>
                </w:rPr>
                <w:delText xml:space="preserve"> works in same </w:delText>
              </w:r>
              <w:r w:rsidRPr="00B83EB3" w:rsidDel="00884469">
                <w:rPr>
                  <w:b/>
                </w:rPr>
                <w:delText>way</w:delText>
              </w:r>
              <w:r w:rsidDel="00884469">
                <w:rPr>
                  <w:b/>
                </w:rPr>
                <w:delText xml:space="preserve"> with Ovation Standalone Controller &amp; tools software</w:delText>
              </w:r>
              <w:r w:rsidRPr="00B83EB3" w:rsidDel="00884469">
                <w:rPr>
                  <w:b/>
                </w:rPr>
                <w:delText xml:space="preserve"> as in a traditional Ovation system</w:delText>
              </w:r>
            </w:del>
          </w:p>
        </w:tc>
      </w:tr>
      <w:tr w:rsidR="004C206C" w14:paraId="7EA0C0B8" w14:textId="77777777" w:rsidTr="000C26A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92C021D" w14:textId="77777777" w:rsidR="004C206C" w:rsidRDefault="004C206C" w:rsidP="000C26A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859F703" w14:textId="77777777" w:rsidR="004C206C" w:rsidRDefault="004C206C" w:rsidP="000C26A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0E661E30" w14:textId="77777777" w:rsidR="004C206C" w:rsidRDefault="004C206C" w:rsidP="000C26A9">
            <w:pPr>
              <w:pStyle w:val="CellBody"/>
              <w:rPr>
                <w:rFonts w:ascii="Times New Roman" w:hAnsi="Times New Roman"/>
                <w:color w:val="auto"/>
              </w:rPr>
            </w:pPr>
            <w:r>
              <w:rPr>
                <w:rFonts w:ascii="Times New Roman" w:hAnsi="Times New Roman"/>
                <w:color w:val="auto"/>
              </w:rPr>
              <w:t xml:space="preserve"> </w:t>
            </w:r>
          </w:p>
        </w:tc>
      </w:tr>
      <w:tr w:rsidR="004C206C" w14:paraId="64312669" w14:textId="77777777" w:rsidTr="000C26A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80E5644" w14:textId="77777777" w:rsidR="004C206C" w:rsidRPr="004D7861" w:rsidRDefault="004C206C">
            <w:pPr>
              <w:pStyle w:val="CellBody"/>
              <w:numPr>
                <w:ilvl w:val="0"/>
                <w:numId w:val="244"/>
              </w:numPr>
              <w:rPr>
                <w:rFonts w:ascii="Times New Roman" w:hAnsi="Times New Roman"/>
                <w:color w:val="auto"/>
              </w:rPr>
              <w:pPrChange w:id="2390" w:author="Jindal, Deepak [AUTOSOL/PWS/NOIDA]" w:date="2022-07-20T10:59:00Z">
                <w:pPr>
                  <w:pStyle w:val="CellBody"/>
                  <w:numPr>
                    <w:numId w:val="42"/>
                  </w:numPr>
                  <w:ind w:left="720" w:hanging="360"/>
                </w:pPr>
              </w:pPrChange>
            </w:pPr>
            <w:del w:id="2391" w:author="Jindal, Deepak [AUTOSOL/PWS/NOIDA]" w:date="2022-06-09T17:18:00Z">
              <w:r w:rsidDel="00884469">
                <w:rPr>
                  <w:rFonts w:ascii="Times New Roman" w:hAnsi="Times New Roman"/>
                  <w:color w:val="auto"/>
                </w:rPr>
                <w:delText xml:space="preserve">Refer section 5.10 of </w:delText>
              </w:r>
              <w:r w:rsidRPr="00CF0580" w:rsidDel="00884469">
                <w:rPr>
                  <w:rFonts w:ascii="Times New Roman" w:hAnsi="Times New Roman"/>
                  <w:color w:val="auto"/>
                </w:rPr>
                <w:delText>BASIC_FUNCTIONS_ SVTP_rev1.V.docx</w:delText>
              </w:r>
              <w:r w:rsidDel="00884469">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59105F9E" w14:textId="77777777" w:rsidR="004C206C" w:rsidRDefault="004C206C" w:rsidP="000C26A9">
            <w:pPr>
              <w:pStyle w:val="CellBody"/>
              <w:rPr>
                <w:rFonts w:ascii="Times New Roman" w:hAnsi="Times New Roman"/>
                <w:color w:val="auto"/>
              </w:rPr>
            </w:pPr>
            <w:r>
              <w:rPr>
                <w:rFonts w:ascii="Times New Roman" w:hAnsi="Times New Roman"/>
                <w:color w:val="auto"/>
              </w:rPr>
              <w:t xml:space="preserve">P/F/F#/NA:  </w:t>
            </w:r>
          </w:p>
        </w:tc>
      </w:tr>
      <w:tr w:rsidR="004C206C" w14:paraId="3F7EE308" w14:textId="77777777" w:rsidTr="000C26A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C9B6734" w14:textId="77777777" w:rsidR="004C206C" w:rsidRDefault="004C206C">
            <w:pPr>
              <w:pStyle w:val="CellBody"/>
              <w:numPr>
                <w:ilvl w:val="0"/>
                <w:numId w:val="244"/>
              </w:numPr>
              <w:rPr>
                <w:rFonts w:ascii="Times New Roman" w:hAnsi="Times New Roman"/>
                <w:color w:val="auto"/>
              </w:rPr>
              <w:pPrChange w:id="2392" w:author="Jindal, Deepak [AUTOSOL/PWS/NOIDA]" w:date="2022-07-20T10:5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00D326A9" w14:textId="77777777" w:rsidR="004C206C" w:rsidRDefault="004C206C" w:rsidP="000C26A9">
            <w:pPr>
              <w:pStyle w:val="CellBody"/>
              <w:rPr>
                <w:rFonts w:ascii="Times New Roman" w:hAnsi="Times New Roman"/>
                <w:color w:val="auto"/>
              </w:rPr>
            </w:pPr>
            <w:ins w:id="2393" w:author="Jindal, Deepak [AUTOSOL/PWS/NOIDA]" w:date="2022-06-09T17:20:00Z">
              <w:r w:rsidRPr="00A457B4">
                <w:rPr>
                  <w:rFonts w:ascii="Times New Roman" w:hAnsi="Times New Roman"/>
                  <w:color w:val="auto"/>
                </w:rPr>
                <w:t xml:space="preserve">P/F/F#/NA:  </w:t>
              </w:r>
            </w:ins>
          </w:p>
        </w:tc>
      </w:tr>
      <w:tr w:rsidR="004C206C" w14:paraId="02D19E7F" w14:textId="77777777" w:rsidTr="000C26A9">
        <w:trPr>
          <w:cantSplit/>
          <w:trHeight w:val="316"/>
          <w:ins w:id="2394" w:author="Jindal, Deepak [AUTOSOL/PWS/NOIDA]" w:date="2022-06-09T17:18:00Z"/>
        </w:trPr>
        <w:tc>
          <w:tcPr>
            <w:tcW w:w="7380" w:type="dxa"/>
            <w:gridSpan w:val="2"/>
            <w:tcBorders>
              <w:top w:val="single" w:sz="6" w:space="0" w:color="auto"/>
              <w:left w:val="single" w:sz="4" w:space="0" w:color="auto"/>
              <w:bottom w:val="single" w:sz="4" w:space="0" w:color="auto"/>
              <w:right w:val="single" w:sz="4" w:space="0" w:color="auto"/>
            </w:tcBorders>
          </w:tcPr>
          <w:p w14:paraId="01D8883F" w14:textId="77777777" w:rsidR="004C206C" w:rsidRDefault="004C206C">
            <w:pPr>
              <w:pStyle w:val="CellBody"/>
              <w:numPr>
                <w:ilvl w:val="0"/>
                <w:numId w:val="244"/>
              </w:numPr>
              <w:rPr>
                <w:ins w:id="2395" w:author="Jindal, Deepak [AUTOSOL/PWS/NOIDA]" w:date="2022-06-09T17:18:00Z"/>
                <w:rFonts w:ascii="Times New Roman" w:hAnsi="Times New Roman"/>
                <w:color w:val="auto"/>
              </w:rPr>
              <w:pPrChange w:id="2396" w:author="Jindal, Deepak [AUTOSOL/PWS/NOIDA]" w:date="2022-07-20T10:5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6AEF8BC3" w14:textId="77777777" w:rsidR="004C206C" w:rsidRDefault="004C206C" w:rsidP="000C26A9">
            <w:pPr>
              <w:pStyle w:val="CellBody"/>
              <w:rPr>
                <w:ins w:id="2397" w:author="Jindal, Deepak [AUTOSOL/PWS/NOIDA]" w:date="2022-06-09T17:18:00Z"/>
                <w:rFonts w:ascii="Times New Roman" w:hAnsi="Times New Roman"/>
                <w:color w:val="auto"/>
              </w:rPr>
            </w:pPr>
            <w:ins w:id="2398" w:author="Jindal, Deepak [AUTOSOL/PWS/NOIDA]" w:date="2022-06-09T17:20:00Z">
              <w:r w:rsidRPr="00A457B4">
                <w:rPr>
                  <w:rFonts w:ascii="Times New Roman" w:hAnsi="Times New Roman"/>
                  <w:color w:val="auto"/>
                </w:rPr>
                <w:t xml:space="preserve">P/F/F#/NA:  </w:t>
              </w:r>
            </w:ins>
          </w:p>
        </w:tc>
      </w:tr>
      <w:tr w:rsidR="004C206C" w14:paraId="39301400" w14:textId="77777777" w:rsidTr="000C26A9">
        <w:trPr>
          <w:cantSplit/>
          <w:trHeight w:val="316"/>
          <w:ins w:id="2399" w:author="Jindal, Deepak [AUTOSOL/PWS/NOIDA]" w:date="2022-06-09T17:18:00Z"/>
        </w:trPr>
        <w:tc>
          <w:tcPr>
            <w:tcW w:w="7380" w:type="dxa"/>
            <w:gridSpan w:val="2"/>
            <w:tcBorders>
              <w:top w:val="single" w:sz="6" w:space="0" w:color="auto"/>
              <w:left w:val="single" w:sz="4" w:space="0" w:color="auto"/>
              <w:bottom w:val="single" w:sz="4" w:space="0" w:color="auto"/>
              <w:right w:val="single" w:sz="4" w:space="0" w:color="auto"/>
            </w:tcBorders>
          </w:tcPr>
          <w:p w14:paraId="3EBA32D9" w14:textId="77777777" w:rsidR="004C206C" w:rsidRDefault="004C206C">
            <w:pPr>
              <w:pStyle w:val="CellBody"/>
              <w:numPr>
                <w:ilvl w:val="0"/>
                <w:numId w:val="244"/>
              </w:numPr>
              <w:rPr>
                <w:ins w:id="2400" w:author="Jindal, Deepak [AUTOSOL/PWS/NOIDA]" w:date="2022-06-09T17:18:00Z"/>
                <w:rFonts w:ascii="Times New Roman" w:hAnsi="Times New Roman"/>
                <w:color w:val="auto"/>
              </w:rPr>
              <w:pPrChange w:id="2401" w:author="Jindal, Deepak [AUTOSOL/PWS/NOIDA]" w:date="2022-07-20T10:5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083D77F8" w14:textId="77777777" w:rsidR="004C206C" w:rsidRDefault="004C206C" w:rsidP="000C26A9">
            <w:pPr>
              <w:pStyle w:val="CellBody"/>
              <w:rPr>
                <w:ins w:id="2402" w:author="Jindal, Deepak [AUTOSOL/PWS/NOIDA]" w:date="2022-06-09T17:18:00Z"/>
                <w:rFonts w:ascii="Times New Roman" w:hAnsi="Times New Roman"/>
                <w:color w:val="auto"/>
              </w:rPr>
            </w:pPr>
            <w:ins w:id="2403" w:author="Jindal, Deepak [AUTOSOL/PWS/NOIDA]" w:date="2022-06-09T17:20:00Z">
              <w:r w:rsidRPr="00A457B4">
                <w:rPr>
                  <w:rFonts w:ascii="Times New Roman" w:hAnsi="Times New Roman"/>
                  <w:color w:val="auto"/>
                </w:rPr>
                <w:t xml:space="preserve">P/F/F#/NA:  </w:t>
              </w:r>
            </w:ins>
          </w:p>
        </w:tc>
      </w:tr>
      <w:tr w:rsidR="004C206C" w14:paraId="5676AA15" w14:textId="77777777" w:rsidTr="000C26A9">
        <w:trPr>
          <w:cantSplit/>
          <w:trHeight w:val="316"/>
          <w:ins w:id="2404" w:author="Jindal, Deepak [AUTOSOL/PWS/NOIDA]" w:date="2022-06-09T17:18:00Z"/>
        </w:trPr>
        <w:tc>
          <w:tcPr>
            <w:tcW w:w="7380" w:type="dxa"/>
            <w:gridSpan w:val="2"/>
            <w:tcBorders>
              <w:top w:val="single" w:sz="6" w:space="0" w:color="auto"/>
              <w:left w:val="single" w:sz="4" w:space="0" w:color="auto"/>
              <w:bottom w:val="single" w:sz="4" w:space="0" w:color="auto"/>
              <w:right w:val="single" w:sz="4" w:space="0" w:color="auto"/>
            </w:tcBorders>
          </w:tcPr>
          <w:p w14:paraId="047C129B" w14:textId="77777777" w:rsidR="004C206C" w:rsidRDefault="004C206C">
            <w:pPr>
              <w:pStyle w:val="CellBody"/>
              <w:numPr>
                <w:ilvl w:val="0"/>
                <w:numId w:val="244"/>
              </w:numPr>
              <w:rPr>
                <w:ins w:id="2405" w:author="Jindal, Deepak [AUTOSOL/PWS/NOIDA]" w:date="2022-06-09T17:18:00Z"/>
                <w:rFonts w:ascii="Times New Roman" w:hAnsi="Times New Roman"/>
                <w:color w:val="auto"/>
              </w:rPr>
              <w:pPrChange w:id="2406" w:author="Jindal, Deepak [AUTOSOL/PWS/NOIDA]" w:date="2022-07-20T10:5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26E2662E" w14:textId="77777777" w:rsidR="004C206C" w:rsidRDefault="004C206C" w:rsidP="000C26A9">
            <w:pPr>
              <w:pStyle w:val="CellBody"/>
              <w:rPr>
                <w:ins w:id="2407" w:author="Jindal, Deepak [AUTOSOL/PWS/NOIDA]" w:date="2022-06-09T17:18:00Z"/>
                <w:rFonts w:ascii="Times New Roman" w:hAnsi="Times New Roman"/>
                <w:color w:val="auto"/>
              </w:rPr>
            </w:pPr>
            <w:ins w:id="2408" w:author="Jindal, Deepak [AUTOSOL/PWS/NOIDA]" w:date="2022-06-09T17:20:00Z">
              <w:r w:rsidRPr="00A457B4">
                <w:rPr>
                  <w:rFonts w:ascii="Times New Roman" w:hAnsi="Times New Roman"/>
                  <w:color w:val="auto"/>
                </w:rPr>
                <w:t xml:space="preserve">P/F/F#/NA:  </w:t>
              </w:r>
            </w:ins>
          </w:p>
        </w:tc>
      </w:tr>
      <w:tr w:rsidR="004C206C" w14:paraId="25CBFAE1" w14:textId="77777777" w:rsidTr="000C26A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167CA63" w14:textId="77777777" w:rsidR="004C206C" w:rsidRDefault="004C206C" w:rsidP="000C26A9">
            <w:pPr>
              <w:pStyle w:val="CellBody"/>
            </w:pPr>
            <w:r>
              <w:t>Comments:</w:t>
            </w:r>
          </w:p>
        </w:tc>
      </w:tr>
    </w:tbl>
    <w:p w14:paraId="3AC29ACF" w14:textId="6F79280B" w:rsidR="005247FE" w:rsidRDefault="005247FE" w:rsidP="005247FE"/>
    <w:p w14:paraId="1602146D" w14:textId="68D658C3" w:rsidR="004C206C" w:rsidRDefault="004C206C" w:rsidP="005247FE"/>
    <w:p w14:paraId="70139EBC" w14:textId="68842D8D" w:rsidR="004C206C" w:rsidRDefault="004C206C">
      <w:pPr>
        <w:pStyle w:val="SectL2"/>
        <w:numPr>
          <w:ilvl w:val="3"/>
          <w:numId w:val="6"/>
        </w:numPr>
        <w:spacing w:after="120"/>
        <w:pPrChange w:id="2409" w:author="Jindal, Deepak [AUTOSOL/PWS/NOIDA]" w:date="2022-06-19T14:51:00Z">
          <w:pPr/>
        </w:pPrChange>
      </w:pPr>
      <w:bookmarkStart w:id="2410" w:name="_Toc108469364"/>
      <w:bookmarkStart w:id="2411" w:name="_Toc108469855"/>
      <w:r>
        <w:t>Error log</w:t>
      </w:r>
      <w:bookmarkEnd w:id="2410"/>
      <w:bookmarkEnd w:id="2411"/>
    </w:p>
    <w:p w14:paraId="02180F67" w14:textId="77777777" w:rsidR="004C206C" w:rsidRDefault="004C206C" w:rsidP="005247FE"/>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C206C" w:rsidRPr="003A700C" w14:paraId="77670609" w14:textId="77777777" w:rsidTr="000C26A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EE662BF" w14:textId="65340F75" w:rsidR="004C206C" w:rsidRPr="003A700C" w:rsidRDefault="004C206C">
            <w:pPr>
              <w:pStyle w:val="CellBody"/>
              <w:numPr>
                <w:ilvl w:val="4"/>
                <w:numId w:val="6"/>
              </w:numPr>
              <w:rPr>
                <w:b/>
              </w:rPr>
              <w:pPrChange w:id="2412" w:author="Jindal, Deepak [AUTOSOL/PWS/NOIDA]" w:date="2022-06-19T14:48:00Z">
                <w:pPr>
                  <w:pStyle w:val="CellBody"/>
                  <w:numPr>
                    <w:ilvl w:val="3"/>
                    <w:numId w:val="6"/>
                  </w:numPr>
                </w:pPr>
              </w:pPrChange>
            </w:pPr>
            <w:r w:rsidRPr="00AD33AF">
              <w:rPr>
                <w:b/>
              </w:rPr>
              <w:t>Test :</w:t>
            </w:r>
            <w:r>
              <w:rPr>
                <w:b/>
              </w:rPr>
              <w:t xml:space="preserve"> </w:t>
            </w:r>
            <w:ins w:id="2413" w:author="Jindal, Deepak [AUTOSOL/PWS/NOIDA]" w:date="2022-06-09T17:14:00Z">
              <w:r w:rsidRPr="00152E59">
                <w:rPr>
                  <w:b/>
                  <w:rPrChange w:id="2414" w:author="Jindal, Deepak [AUTOSOL/PWS/NOIDA]" w:date="2022-06-19T14:48:00Z">
                    <w:rPr>
                      <w:bCs/>
                    </w:rPr>
                  </w:rPrChange>
                </w:rPr>
                <w:t xml:space="preserve">Verify </w:t>
              </w:r>
              <w:r w:rsidRPr="00152E59">
                <w:rPr>
                  <w:b/>
                  <w:rPrChange w:id="2415" w:author="Jindal, Deepak [AUTOSOL/PWS/NOIDA]" w:date="2022-06-19T14:48:00Z">
                    <w:rPr>
                      <w:rFonts w:ascii="Times New Roman" w:hAnsi="Times New Roman"/>
                      <w:color w:val="auto"/>
                    </w:rPr>
                  </w:rPrChange>
                </w:rPr>
                <w:t xml:space="preserve">the basic functionalities of </w:t>
              </w:r>
            </w:ins>
            <w:r>
              <w:rPr>
                <w:b/>
              </w:rPr>
              <w:t>Error log</w:t>
            </w:r>
            <w:r w:rsidRPr="004C206C">
              <w:rPr>
                <w:b/>
              </w:rPr>
              <w:t xml:space="preserve"> </w:t>
            </w:r>
            <w:ins w:id="2416" w:author="Jindal, Deepak [AUTOSOL/PWS/NOIDA]" w:date="2022-06-09T17:14:00Z">
              <w:r w:rsidRPr="00152E59">
                <w:rPr>
                  <w:b/>
                  <w:rPrChange w:id="2417" w:author="Jindal, Deepak [AUTOSOL/PWS/NOIDA]" w:date="2022-06-19T14:48:00Z">
                    <w:rPr>
                      <w:rFonts w:ascii="Times New Roman" w:hAnsi="Times New Roman"/>
                      <w:color w:val="auto"/>
                    </w:rPr>
                  </w:rPrChange>
                </w:rPr>
                <w:t>and list down below the verified operations &amp; tests</w:t>
              </w:r>
            </w:ins>
            <w:del w:id="2418" w:author="Jindal, Deepak [AUTOSOL/PWS/NOIDA]" w:date="2022-06-09T17:16:00Z">
              <w:r w:rsidDel="00884469">
                <w:rPr>
                  <w:b/>
                </w:rPr>
                <w:delText xml:space="preserve">Verify that </w:delText>
              </w:r>
              <w:r w:rsidRPr="005247FE" w:rsidDel="00884469">
                <w:rPr>
                  <w:rFonts w:ascii="Times New Roman" w:hAnsi="Times New Roman"/>
                  <w:b/>
                  <w:szCs w:val="24"/>
                </w:rPr>
                <w:delText>Controller Diagnostics</w:delText>
              </w:r>
              <w:r w:rsidRPr="005247FE" w:rsidDel="00884469">
                <w:rPr>
                  <w:b/>
                </w:rPr>
                <w:delText xml:space="preserve"> works in same </w:delText>
              </w:r>
              <w:r w:rsidRPr="00B83EB3" w:rsidDel="00884469">
                <w:rPr>
                  <w:b/>
                </w:rPr>
                <w:delText>way</w:delText>
              </w:r>
              <w:r w:rsidDel="00884469">
                <w:rPr>
                  <w:b/>
                </w:rPr>
                <w:delText xml:space="preserve"> with Ovation Standalone Controller &amp; tools software</w:delText>
              </w:r>
              <w:r w:rsidRPr="00B83EB3" w:rsidDel="00884469">
                <w:rPr>
                  <w:b/>
                </w:rPr>
                <w:delText xml:space="preserve"> as in a traditional Ovation system</w:delText>
              </w:r>
            </w:del>
          </w:p>
        </w:tc>
      </w:tr>
      <w:tr w:rsidR="004C206C" w14:paraId="567019E3" w14:textId="77777777" w:rsidTr="000C26A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65F8081" w14:textId="77777777" w:rsidR="004C206C" w:rsidRDefault="004C206C" w:rsidP="000C26A9">
            <w:pPr>
              <w:pStyle w:val="CellBody"/>
              <w:rPr>
                <w:rFonts w:ascii="Times New Roman" w:hAnsi="Times New Roman"/>
                <w:color w:val="auto"/>
              </w:rPr>
            </w:pPr>
            <w:r>
              <w:rPr>
                <w:rFonts w:ascii="Times New Roman" w:hAnsi="Times New Roman"/>
                <w:color w:val="auto"/>
              </w:rPr>
              <w:lastRenderedPageBreak/>
              <w:t>Date(s):</w:t>
            </w:r>
          </w:p>
        </w:tc>
        <w:tc>
          <w:tcPr>
            <w:tcW w:w="5040" w:type="dxa"/>
            <w:tcBorders>
              <w:top w:val="single" w:sz="6" w:space="0" w:color="auto"/>
              <w:left w:val="single" w:sz="4" w:space="0" w:color="auto"/>
              <w:bottom w:val="single" w:sz="4" w:space="0" w:color="auto"/>
              <w:right w:val="single" w:sz="4" w:space="0" w:color="auto"/>
            </w:tcBorders>
          </w:tcPr>
          <w:p w14:paraId="58D1AACE" w14:textId="77777777" w:rsidR="004C206C" w:rsidRDefault="004C206C" w:rsidP="000C26A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E9287C9" w14:textId="77777777" w:rsidR="004C206C" w:rsidRDefault="004C206C" w:rsidP="000C26A9">
            <w:pPr>
              <w:pStyle w:val="CellBody"/>
              <w:rPr>
                <w:rFonts w:ascii="Times New Roman" w:hAnsi="Times New Roman"/>
                <w:color w:val="auto"/>
              </w:rPr>
            </w:pPr>
            <w:r>
              <w:rPr>
                <w:rFonts w:ascii="Times New Roman" w:hAnsi="Times New Roman"/>
                <w:color w:val="auto"/>
              </w:rPr>
              <w:t xml:space="preserve"> </w:t>
            </w:r>
          </w:p>
        </w:tc>
      </w:tr>
      <w:tr w:rsidR="004C206C" w14:paraId="3F9FB467" w14:textId="77777777" w:rsidTr="000C26A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59DFAA6" w14:textId="77777777" w:rsidR="004C206C" w:rsidRPr="004D7861" w:rsidRDefault="004C206C">
            <w:pPr>
              <w:pStyle w:val="CellBody"/>
              <w:numPr>
                <w:ilvl w:val="0"/>
                <w:numId w:val="245"/>
              </w:numPr>
              <w:rPr>
                <w:rFonts w:ascii="Times New Roman" w:hAnsi="Times New Roman"/>
                <w:color w:val="auto"/>
              </w:rPr>
              <w:pPrChange w:id="2419" w:author="Jindal, Deepak [AUTOSOL/PWS/NOIDA]" w:date="2022-07-20T10:59:00Z">
                <w:pPr>
                  <w:pStyle w:val="CellBody"/>
                  <w:numPr>
                    <w:numId w:val="42"/>
                  </w:numPr>
                  <w:ind w:left="720" w:hanging="360"/>
                </w:pPr>
              </w:pPrChange>
            </w:pPr>
            <w:del w:id="2420" w:author="Jindal, Deepak [AUTOSOL/PWS/NOIDA]" w:date="2022-06-09T17:18:00Z">
              <w:r w:rsidDel="00884469">
                <w:rPr>
                  <w:rFonts w:ascii="Times New Roman" w:hAnsi="Times New Roman"/>
                  <w:color w:val="auto"/>
                </w:rPr>
                <w:delText xml:space="preserve">Refer section 5.10 of </w:delText>
              </w:r>
              <w:r w:rsidRPr="00CF0580" w:rsidDel="00884469">
                <w:rPr>
                  <w:rFonts w:ascii="Times New Roman" w:hAnsi="Times New Roman"/>
                  <w:color w:val="auto"/>
                </w:rPr>
                <w:delText>BASIC_FUNCTIONS_ SVTP_rev1.V.docx</w:delText>
              </w:r>
              <w:r w:rsidDel="00884469">
                <w:rPr>
                  <w:rFonts w:ascii="Times New Roman" w:hAnsi="Times New Roman"/>
                  <w:color w:val="auto"/>
                </w:rPr>
                <w:delText xml:space="preserve"> for this checking</w:delText>
              </w:r>
            </w:del>
          </w:p>
        </w:tc>
        <w:tc>
          <w:tcPr>
            <w:tcW w:w="2070" w:type="dxa"/>
            <w:tcBorders>
              <w:top w:val="single" w:sz="6" w:space="0" w:color="auto"/>
              <w:left w:val="single" w:sz="4" w:space="0" w:color="auto"/>
              <w:bottom w:val="single" w:sz="4" w:space="0" w:color="auto"/>
              <w:right w:val="single" w:sz="4" w:space="0" w:color="auto"/>
            </w:tcBorders>
          </w:tcPr>
          <w:p w14:paraId="38A57C56" w14:textId="77777777" w:rsidR="004C206C" w:rsidRDefault="004C206C" w:rsidP="000C26A9">
            <w:pPr>
              <w:pStyle w:val="CellBody"/>
              <w:rPr>
                <w:rFonts w:ascii="Times New Roman" w:hAnsi="Times New Roman"/>
                <w:color w:val="auto"/>
              </w:rPr>
            </w:pPr>
            <w:r>
              <w:rPr>
                <w:rFonts w:ascii="Times New Roman" w:hAnsi="Times New Roman"/>
                <w:color w:val="auto"/>
              </w:rPr>
              <w:t xml:space="preserve">P/F/F#/NA:  </w:t>
            </w:r>
          </w:p>
        </w:tc>
      </w:tr>
      <w:tr w:rsidR="004C206C" w14:paraId="136D1920" w14:textId="77777777" w:rsidTr="000C26A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CD89FFE" w14:textId="77777777" w:rsidR="004C206C" w:rsidRDefault="004C206C">
            <w:pPr>
              <w:pStyle w:val="CellBody"/>
              <w:numPr>
                <w:ilvl w:val="0"/>
                <w:numId w:val="245"/>
              </w:numPr>
              <w:rPr>
                <w:rFonts w:ascii="Times New Roman" w:hAnsi="Times New Roman"/>
                <w:color w:val="auto"/>
              </w:rPr>
              <w:pPrChange w:id="2421" w:author="Jindal, Deepak [AUTOSOL/PWS/NOIDA]" w:date="2022-07-20T10:5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4D7EC58A" w14:textId="77777777" w:rsidR="004C206C" w:rsidRDefault="004C206C" w:rsidP="000C26A9">
            <w:pPr>
              <w:pStyle w:val="CellBody"/>
              <w:rPr>
                <w:rFonts w:ascii="Times New Roman" w:hAnsi="Times New Roman"/>
                <w:color w:val="auto"/>
              </w:rPr>
            </w:pPr>
            <w:ins w:id="2422" w:author="Jindal, Deepak [AUTOSOL/PWS/NOIDA]" w:date="2022-06-09T17:20:00Z">
              <w:r w:rsidRPr="00A457B4">
                <w:rPr>
                  <w:rFonts w:ascii="Times New Roman" w:hAnsi="Times New Roman"/>
                  <w:color w:val="auto"/>
                </w:rPr>
                <w:t xml:space="preserve">P/F/F#/NA:  </w:t>
              </w:r>
            </w:ins>
          </w:p>
        </w:tc>
      </w:tr>
      <w:tr w:rsidR="004C206C" w14:paraId="3AA4E0DF" w14:textId="77777777" w:rsidTr="000C26A9">
        <w:trPr>
          <w:cantSplit/>
          <w:trHeight w:val="316"/>
          <w:ins w:id="2423" w:author="Jindal, Deepak [AUTOSOL/PWS/NOIDA]" w:date="2022-06-09T17:18:00Z"/>
        </w:trPr>
        <w:tc>
          <w:tcPr>
            <w:tcW w:w="7380" w:type="dxa"/>
            <w:gridSpan w:val="2"/>
            <w:tcBorders>
              <w:top w:val="single" w:sz="6" w:space="0" w:color="auto"/>
              <w:left w:val="single" w:sz="4" w:space="0" w:color="auto"/>
              <w:bottom w:val="single" w:sz="4" w:space="0" w:color="auto"/>
              <w:right w:val="single" w:sz="4" w:space="0" w:color="auto"/>
            </w:tcBorders>
          </w:tcPr>
          <w:p w14:paraId="5B6999DE" w14:textId="77777777" w:rsidR="004C206C" w:rsidRDefault="004C206C">
            <w:pPr>
              <w:pStyle w:val="CellBody"/>
              <w:numPr>
                <w:ilvl w:val="0"/>
                <w:numId w:val="245"/>
              </w:numPr>
              <w:rPr>
                <w:ins w:id="2424" w:author="Jindal, Deepak [AUTOSOL/PWS/NOIDA]" w:date="2022-06-09T17:18:00Z"/>
                <w:rFonts w:ascii="Times New Roman" w:hAnsi="Times New Roman"/>
                <w:color w:val="auto"/>
              </w:rPr>
              <w:pPrChange w:id="2425" w:author="Jindal, Deepak [AUTOSOL/PWS/NOIDA]" w:date="2022-07-20T10:5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7D40D128" w14:textId="77777777" w:rsidR="004C206C" w:rsidRDefault="004C206C" w:rsidP="000C26A9">
            <w:pPr>
              <w:pStyle w:val="CellBody"/>
              <w:rPr>
                <w:ins w:id="2426" w:author="Jindal, Deepak [AUTOSOL/PWS/NOIDA]" w:date="2022-06-09T17:18:00Z"/>
                <w:rFonts w:ascii="Times New Roman" w:hAnsi="Times New Roman"/>
                <w:color w:val="auto"/>
              </w:rPr>
            </w:pPr>
            <w:ins w:id="2427" w:author="Jindal, Deepak [AUTOSOL/PWS/NOIDA]" w:date="2022-06-09T17:20:00Z">
              <w:r w:rsidRPr="00A457B4">
                <w:rPr>
                  <w:rFonts w:ascii="Times New Roman" w:hAnsi="Times New Roman"/>
                  <w:color w:val="auto"/>
                </w:rPr>
                <w:t xml:space="preserve">P/F/F#/NA:  </w:t>
              </w:r>
            </w:ins>
          </w:p>
        </w:tc>
      </w:tr>
      <w:tr w:rsidR="004C206C" w14:paraId="6DD81CA6" w14:textId="77777777" w:rsidTr="000C26A9">
        <w:trPr>
          <w:cantSplit/>
          <w:trHeight w:val="316"/>
          <w:ins w:id="2428" w:author="Jindal, Deepak [AUTOSOL/PWS/NOIDA]" w:date="2022-06-09T17:18:00Z"/>
        </w:trPr>
        <w:tc>
          <w:tcPr>
            <w:tcW w:w="7380" w:type="dxa"/>
            <w:gridSpan w:val="2"/>
            <w:tcBorders>
              <w:top w:val="single" w:sz="6" w:space="0" w:color="auto"/>
              <w:left w:val="single" w:sz="4" w:space="0" w:color="auto"/>
              <w:bottom w:val="single" w:sz="4" w:space="0" w:color="auto"/>
              <w:right w:val="single" w:sz="4" w:space="0" w:color="auto"/>
            </w:tcBorders>
          </w:tcPr>
          <w:p w14:paraId="62538FDE" w14:textId="77777777" w:rsidR="004C206C" w:rsidRDefault="004C206C">
            <w:pPr>
              <w:pStyle w:val="CellBody"/>
              <w:numPr>
                <w:ilvl w:val="0"/>
                <w:numId w:val="245"/>
              </w:numPr>
              <w:rPr>
                <w:ins w:id="2429" w:author="Jindal, Deepak [AUTOSOL/PWS/NOIDA]" w:date="2022-06-09T17:18:00Z"/>
                <w:rFonts w:ascii="Times New Roman" w:hAnsi="Times New Roman"/>
                <w:color w:val="auto"/>
              </w:rPr>
              <w:pPrChange w:id="2430" w:author="Jindal, Deepak [AUTOSOL/PWS/NOIDA]" w:date="2022-07-20T10:5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3AC33514" w14:textId="77777777" w:rsidR="004C206C" w:rsidRDefault="004C206C" w:rsidP="000C26A9">
            <w:pPr>
              <w:pStyle w:val="CellBody"/>
              <w:rPr>
                <w:ins w:id="2431" w:author="Jindal, Deepak [AUTOSOL/PWS/NOIDA]" w:date="2022-06-09T17:18:00Z"/>
                <w:rFonts w:ascii="Times New Roman" w:hAnsi="Times New Roman"/>
                <w:color w:val="auto"/>
              </w:rPr>
            </w:pPr>
            <w:ins w:id="2432" w:author="Jindal, Deepak [AUTOSOL/PWS/NOIDA]" w:date="2022-06-09T17:20:00Z">
              <w:r w:rsidRPr="00A457B4">
                <w:rPr>
                  <w:rFonts w:ascii="Times New Roman" w:hAnsi="Times New Roman"/>
                  <w:color w:val="auto"/>
                </w:rPr>
                <w:t xml:space="preserve">P/F/F#/NA:  </w:t>
              </w:r>
            </w:ins>
          </w:p>
        </w:tc>
      </w:tr>
      <w:tr w:rsidR="004C206C" w14:paraId="082E7D06" w14:textId="77777777" w:rsidTr="000C26A9">
        <w:trPr>
          <w:cantSplit/>
          <w:trHeight w:val="316"/>
          <w:ins w:id="2433" w:author="Jindal, Deepak [AUTOSOL/PWS/NOIDA]" w:date="2022-06-09T17:18:00Z"/>
        </w:trPr>
        <w:tc>
          <w:tcPr>
            <w:tcW w:w="7380" w:type="dxa"/>
            <w:gridSpan w:val="2"/>
            <w:tcBorders>
              <w:top w:val="single" w:sz="6" w:space="0" w:color="auto"/>
              <w:left w:val="single" w:sz="4" w:space="0" w:color="auto"/>
              <w:bottom w:val="single" w:sz="4" w:space="0" w:color="auto"/>
              <w:right w:val="single" w:sz="4" w:space="0" w:color="auto"/>
            </w:tcBorders>
          </w:tcPr>
          <w:p w14:paraId="16D00B16" w14:textId="77777777" w:rsidR="004C206C" w:rsidRDefault="004C206C">
            <w:pPr>
              <w:pStyle w:val="CellBody"/>
              <w:numPr>
                <w:ilvl w:val="0"/>
                <w:numId w:val="245"/>
              </w:numPr>
              <w:rPr>
                <w:ins w:id="2434" w:author="Jindal, Deepak [AUTOSOL/PWS/NOIDA]" w:date="2022-06-09T17:18:00Z"/>
                <w:rFonts w:ascii="Times New Roman" w:hAnsi="Times New Roman"/>
                <w:color w:val="auto"/>
              </w:rPr>
              <w:pPrChange w:id="2435" w:author="Jindal, Deepak [AUTOSOL/PWS/NOIDA]" w:date="2022-07-20T10:59:00Z">
                <w:pPr>
                  <w:pStyle w:val="CellBody"/>
                </w:pPr>
              </w:pPrChange>
            </w:pPr>
          </w:p>
        </w:tc>
        <w:tc>
          <w:tcPr>
            <w:tcW w:w="2070" w:type="dxa"/>
            <w:tcBorders>
              <w:top w:val="single" w:sz="6" w:space="0" w:color="auto"/>
              <w:left w:val="single" w:sz="4" w:space="0" w:color="auto"/>
              <w:bottom w:val="single" w:sz="4" w:space="0" w:color="auto"/>
              <w:right w:val="single" w:sz="4" w:space="0" w:color="auto"/>
            </w:tcBorders>
          </w:tcPr>
          <w:p w14:paraId="46460B5B" w14:textId="77777777" w:rsidR="004C206C" w:rsidRDefault="004C206C" w:rsidP="000C26A9">
            <w:pPr>
              <w:pStyle w:val="CellBody"/>
              <w:rPr>
                <w:ins w:id="2436" w:author="Jindal, Deepak [AUTOSOL/PWS/NOIDA]" w:date="2022-06-09T17:18:00Z"/>
                <w:rFonts w:ascii="Times New Roman" w:hAnsi="Times New Roman"/>
                <w:color w:val="auto"/>
              </w:rPr>
            </w:pPr>
            <w:ins w:id="2437" w:author="Jindal, Deepak [AUTOSOL/PWS/NOIDA]" w:date="2022-06-09T17:20:00Z">
              <w:r w:rsidRPr="00A457B4">
                <w:rPr>
                  <w:rFonts w:ascii="Times New Roman" w:hAnsi="Times New Roman"/>
                  <w:color w:val="auto"/>
                </w:rPr>
                <w:t xml:space="preserve">P/F/F#/NA:  </w:t>
              </w:r>
            </w:ins>
          </w:p>
        </w:tc>
      </w:tr>
      <w:tr w:rsidR="004C206C" w14:paraId="7886D6D1" w14:textId="77777777" w:rsidTr="000C26A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A7F1649" w14:textId="77777777" w:rsidR="004C206C" w:rsidRDefault="004C206C" w:rsidP="000C26A9">
            <w:pPr>
              <w:pStyle w:val="CellBody"/>
            </w:pPr>
            <w:r>
              <w:t>Comments:</w:t>
            </w:r>
          </w:p>
        </w:tc>
      </w:tr>
    </w:tbl>
    <w:p w14:paraId="18800854" w14:textId="4C478B20" w:rsidR="005247FE" w:rsidRPr="005247FE" w:rsidRDefault="005247FE" w:rsidP="005247FE"/>
    <w:p w14:paraId="2DAED130" w14:textId="77777777" w:rsidR="00A641EE" w:rsidRDefault="00A641EE" w:rsidP="00A641EE">
      <w:pPr>
        <w:pStyle w:val="SectL2"/>
        <w:tabs>
          <w:tab w:val="clear" w:pos="1080"/>
        </w:tabs>
        <w:spacing w:after="120"/>
        <w:ind w:left="0" w:firstLine="0"/>
      </w:pPr>
    </w:p>
    <w:p w14:paraId="269BE8FE" w14:textId="6DCB6081" w:rsidR="00A641EE" w:rsidRPr="00AD33AF" w:rsidRDefault="00A641EE" w:rsidP="00E82BA1">
      <w:pPr>
        <w:pStyle w:val="SectL2"/>
        <w:numPr>
          <w:ilvl w:val="2"/>
          <w:numId w:val="6"/>
        </w:numPr>
        <w:spacing w:after="120"/>
      </w:pPr>
      <w:bookmarkStart w:id="2438" w:name="_Toc102474022"/>
      <w:bookmarkStart w:id="2439" w:name="_Toc102474378"/>
      <w:bookmarkStart w:id="2440" w:name="_Toc102474433"/>
      <w:bookmarkStart w:id="2441" w:name="_Toc102474504"/>
      <w:bookmarkStart w:id="2442" w:name="_Toc105769675"/>
      <w:bookmarkStart w:id="2443" w:name="_Toc105844536"/>
      <w:bookmarkStart w:id="2444" w:name="_Toc105844644"/>
      <w:bookmarkStart w:id="2445" w:name="_Toc105845228"/>
      <w:bookmarkStart w:id="2446" w:name="_Toc105848930"/>
      <w:bookmarkStart w:id="2447" w:name="_Toc108469365"/>
      <w:bookmarkStart w:id="2448" w:name="_Toc108469856"/>
      <w:r>
        <w:t>Software Interfaces</w:t>
      </w:r>
      <w:bookmarkEnd w:id="2438"/>
      <w:bookmarkEnd w:id="2439"/>
      <w:bookmarkEnd w:id="2440"/>
      <w:bookmarkEnd w:id="2441"/>
      <w:bookmarkEnd w:id="2442"/>
      <w:bookmarkEnd w:id="2443"/>
      <w:bookmarkEnd w:id="2444"/>
      <w:bookmarkEnd w:id="2445"/>
      <w:bookmarkEnd w:id="2446"/>
      <w:bookmarkEnd w:id="2447"/>
      <w:bookmarkEnd w:id="2448"/>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641EE" w:rsidRPr="00515527" w14:paraId="345FB6F0"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64627D9" w14:textId="77777777" w:rsidR="00A641EE" w:rsidRDefault="00A641EE" w:rsidP="007712E9">
            <w:pPr>
              <w:pStyle w:val="CellBody"/>
              <w:jc w:val="center"/>
              <w:rPr>
                <w:b/>
              </w:rPr>
            </w:pPr>
            <w:r>
              <w:rPr>
                <w:b/>
              </w:rPr>
              <w:t xml:space="preserve">SRF Notes </w:t>
            </w:r>
          </w:p>
          <w:p w14:paraId="5231DDB8" w14:textId="77777777" w:rsidR="00A641EE" w:rsidRDefault="00A641EE" w:rsidP="00A641EE">
            <w:r>
              <w:t>The Standalone Controller &amp; Tools will contain software interfaces needed to communicate with other devices/systems.  These will be the protocols that are supported for Third-Party communications, either natively via the Third-Party I/O drivers, or via the Embedded Ethernet Links provided by the CPS (Communication Protocols Suite).</w:t>
            </w:r>
          </w:p>
          <w:p w14:paraId="5E13B2FC" w14:textId="77777777" w:rsidR="00A641EE" w:rsidRDefault="00A641EE" w:rsidP="00A641EE"/>
          <w:p w14:paraId="34C650E7" w14:textId="77777777" w:rsidR="00A641EE" w:rsidRDefault="00A641EE" w:rsidP="00A641EE">
            <w:r>
              <w:t>This does NOT include communications with SIS (Safety Instrumented Systems), Foundation Fieldbus, DeviceNet, or Ovation Multi-Network.</w:t>
            </w:r>
          </w:p>
          <w:p w14:paraId="1CA300BB" w14:textId="0F0238B9" w:rsidR="00A641EE" w:rsidRPr="00A641EE" w:rsidRDefault="00A641EE" w:rsidP="00A641EE">
            <w:pPr>
              <w:spacing w:before="200" w:after="200" w:line="276" w:lineRule="auto"/>
              <w:rPr>
                <w:b/>
              </w:rPr>
            </w:pPr>
            <w:r>
              <w:t>Time-synchronization will be provided by the user by specifying a NTP server.  The controller requires a NTP server in order to timestamp the alarm and error messages</w:t>
            </w:r>
          </w:p>
        </w:tc>
      </w:tr>
      <w:tr w:rsidR="000F265B" w:rsidRPr="003A700C" w14:paraId="497346F6"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7065838" w14:textId="1BF9ED9D" w:rsidR="000F265B" w:rsidRPr="003A700C" w:rsidRDefault="000F265B">
            <w:pPr>
              <w:pStyle w:val="SectL2"/>
              <w:numPr>
                <w:ilvl w:val="3"/>
                <w:numId w:val="171"/>
              </w:numPr>
              <w:spacing w:after="120"/>
              <w:pPrChange w:id="2449" w:author="Jindal, Deepak [AUTOSOL/PWS/NOIDA]" w:date="2022-06-09T19:05:00Z">
                <w:pPr>
                  <w:pStyle w:val="CellBody"/>
                  <w:numPr>
                    <w:ilvl w:val="3"/>
                    <w:numId w:val="9"/>
                  </w:numPr>
                </w:pPr>
              </w:pPrChange>
            </w:pPr>
            <w:bookmarkStart w:id="2450" w:name="_Toc105769676"/>
            <w:bookmarkStart w:id="2451" w:name="_Toc105844537"/>
            <w:bookmarkStart w:id="2452" w:name="_Toc105844645"/>
            <w:bookmarkStart w:id="2453" w:name="_Toc105845229"/>
            <w:bookmarkStart w:id="2454" w:name="_Toc105848931"/>
            <w:bookmarkStart w:id="2455" w:name="_Toc108469366"/>
            <w:bookmarkStart w:id="2456" w:name="_Toc108469857"/>
            <w:r w:rsidRPr="009F6D5D">
              <w:rPr>
                <w:rFonts w:ascii="Times" w:hAnsi="Times" w:cs="Times"/>
                <w:sz w:val="24"/>
                <w:szCs w:val="24"/>
                <w:rPrChange w:id="2457" w:author="Jindal, Deepak [AUTOSOL/PWS/NOIDA]" w:date="2022-06-09T19:07:00Z">
                  <w:rPr>
                    <w:b/>
                  </w:rPr>
                </w:rPrChange>
              </w:rPr>
              <w:t>Test :</w:t>
            </w:r>
            <w:r w:rsidRPr="009F6D5D">
              <w:rPr>
                <w:rFonts w:ascii="Times" w:hAnsi="Times" w:cs="Times"/>
                <w:rPrChange w:id="2458" w:author="Jindal, Deepak [AUTOSOL/PWS/NOIDA]" w:date="2022-06-09T19:07:00Z">
                  <w:rPr>
                    <w:b/>
                  </w:rPr>
                </w:rPrChange>
              </w:rPr>
              <w:t xml:space="preserve"> </w:t>
            </w:r>
            <w:r w:rsidRPr="009F6D5D">
              <w:rPr>
                <w:rFonts w:ascii="Times" w:hAnsi="Times" w:cs="Times"/>
                <w:b w:val="0"/>
                <w:bCs/>
                <w:sz w:val="24"/>
                <w:rPrChange w:id="2459" w:author="Jindal, Deepak [AUTOSOL/PWS/NOIDA]" w:date="2022-06-09T19:07:00Z">
                  <w:rPr>
                    <w:b/>
                  </w:rPr>
                </w:rPrChange>
              </w:rPr>
              <w:t>Determine</w:t>
            </w:r>
            <w:r w:rsidRPr="009F6D5D">
              <w:rPr>
                <w:rFonts w:ascii="Times" w:hAnsi="Times"/>
                <w:b w:val="0"/>
                <w:bCs/>
                <w:sz w:val="24"/>
                <w:rPrChange w:id="2460" w:author="Jindal, Deepak [AUTOSOL/PWS/NOIDA]" w:date="2022-06-09T19:06:00Z">
                  <w:rPr>
                    <w:b/>
                  </w:rPr>
                </w:rPrChange>
              </w:rPr>
              <w:t xml:space="preserve"> if Time-synchronization works properly by specifying a</w:t>
            </w:r>
            <w:r w:rsidR="0040333D" w:rsidRPr="009F6D5D">
              <w:rPr>
                <w:rFonts w:ascii="Times" w:hAnsi="Times"/>
                <w:b w:val="0"/>
                <w:bCs/>
                <w:sz w:val="24"/>
                <w:rPrChange w:id="2461" w:author="Jindal, Deepak [AUTOSOL/PWS/NOIDA]" w:date="2022-06-09T19:06:00Z">
                  <w:rPr>
                    <w:b/>
                  </w:rPr>
                </w:rPrChange>
              </w:rPr>
              <w:t>n</w:t>
            </w:r>
            <w:r w:rsidRPr="009F6D5D">
              <w:rPr>
                <w:rFonts w:ascii="Times" w:hAnsi="Times"/>
                <w:b w:val="0"/>
                <w:bCs/>
                <w:sz w:val="24"/>
                <w:rPrChange w:id="2462" w:author="Jindal, Deepak [AUTOSOL/PWS/NOIDA]" w:date="2022-06-09T19:06:00Z">
                  <w:rPr>
                    <w:b/>
                  </w:rPr>
                </w:rPrChange>
              </w:rPr>
              <w:t xml:space="preserve"> NTP server.</w:t>
            </w:r>
            <w:bookmarkEnd w:id="2450"/>
            <w:bookmarkEnd w:id="2451"/>
            <w:bookmarkEnd w:id="2452"/>
            <w:bookmarkEnd w:id="2453"/>
            <w:bookmarkEnd w:id="2454"/>
            <w:bookmarkEnd w:id="2455"/>
            <w:bookmarkEnd w:id="2456"/>
            <w:r>
              <w:t xml:space="preserve"> </w:t>
            </w:r>
          </w:p>
        </w:tc>
      </w:tr>
      <w:tr w:rsidR="000F265B" w14:paraId="26952351"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676274D" w14:textId="77777777" w:rsidR="000F265B" w:rsidRDefault="000F265B"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DCEB04E" w14:textId="77777777" w:rsidR="000F265B" w:rsidRDefault="000F265B"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D4E796D" w14:textId="77777777" w:rsidR="000F265B" w:rsidRDefault="000F265B" w:rsidP="007712E9">
            <w:pPr>
              <w:pStyle w:val="CellBody"/>
              <w:rPr>
                <w:rFonts w:ascii="Times New Roman" w:hAnsi="Times New Roman"/>
                <w:color w:val="auto"/>
              </w:rPr>
            </w:pPr>
            <w:r>
              <w:rPr>
                <w:rFonts w:ascii="Times New Roman" w:hAnsi="Times New Roman"/>
                <w:color w:val="auto"/>
              </w:rPr>
              <w:t xml:space="preserve"> </w:t>
            </w:r>
          </w:p>
        </w:tc>
      </w:tr>
      <w:tr w:rsidR="000F265B" w14:paraId="3265BEB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278904D" w14:textId="31FF32F8" w:rsidR="000F265B" w:rsidRDefault="00F91F50" w:rsidP="00BA7962">
            <w:pPr>
              <w:pStyle w:val="CellBody"/>
              <w:numPr>
                <w:ilvl w:val="0"/>
                <w:numId w:val="123"/>
              </w:numPr>
              <w:rPr>
                <w:rFonts w:ascii="Times New Roman" w:hAnsi="Times New Roman"/>
                <w:color w:val="auto"/>
              </w:rPr>
            </w:pPr>
            <w:r>
              <w:rPr>
                <w:rFonts w:ascii="Times New Roman" w:hAnsi="Times New Roman"/>
                <w:color w:val="auto"/>
              </w:rPr>
              <w:t>Establish physical connectivity with NTP server and define NTP server related setting in Developer studio. Download the settings in SAC contrller.</w:t>
            </w:r>
          </w:p>
        </w:tc>
        <w:tc>
          <w:tcPr>
            <w:tcW w:w="2070" w:type="dxa"/>
            <w:tcBorders>
              <w:top w:val="single" w:sz="6" w:space="0" w:color="auto"/>
              <w:left w:val="single" w:sz="4" w:space="0" w:color="auto"/>
              <w:bottom w:val="single" w:sz="4" w:space="0" w:color="auto"/>
              <w:right w:val="single" w:sz="4" w:space="0" w:color="auto"/>
            </w:tcBorders>
          </w:tcPr>
          <w:p w14:paraId="2644A474" w14:textId="012D33B2" w:rsidR="000F265B" w:rsidRDefault="0040333D" w:rsidP="007712E9">
            <w:pPr>
              <w:pStyle w:val="CellBody"/>
              <w:rPr>
                <w:rFonts w:ascii="Times New Roman" w:hAnsi="Times New Roman"/>
                <w:color w:val="auto"/>
              </w:rPr>
            </w:pPr>
            <w:r>
              <w:rPr>
                <w:rFonts w:ascii="Times New Roman" w:hAnsi="Times New Roman"/>
                <w:color w:val="auto"/>
              </w:rPr>
              <w:t xml:space="preserve">P/F/F#/NA:  </w:t>
            </w:r>
          </w:p>
        </w:tc>
      </w:tr>
      <w:tr w:rsidR="00F91F50" w14:paraId="15F754D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4537F9B" w14:textId="6D8B9AF4" w:rsidR="00F91F50" w:rsidRDefault="00F91F50" w:rsidP="00BA7962">
            <w:pPr>
              <w:pStyle w:val="CellBody"/>
              <w:numPr>
                <w:ilvl w:val="0"/>
                <w:numId w:val="123"/>
              </w:numPr>
              <w:rPr>
                <w:rFonts w:ascii="Times New Roman" w:hAnsi="Times New Roman"/>
                <w:color w:val="auto"/>
              </w:rPr>
            </w:pPr>
            <w:r>
              <w:rPr>
                <w:rFonts w:ascii="Times New Roman" w:hAnsi="Times New Roman"/>
                <w:color w:val="auto"/>
              </w:rPr>
              <w:t xml:space="preserve">Verify if </w:t>
            </w:r>
            <w:r w:rsidRPr="00F91F50">
              <w:rPr>
                <w:rFonts w:ascii="Times New Roman" w:hAnsi="Times New Roman"/>
                <w:color w:val="auto"/>
              </w:rPr>
              <w:t xml:space="preserve">Time-synchronization with </w:t>
            </w:r>
            <w:r>
              <w:rPr>
                <w:rFonts w:ascii="Times New Roman" w:hAnsi="Times New Roman"/>
                <w:color w:val="auto"/>
              </w:rPr>
              <w:t>NTP is working fine (refer test cases for NTP tests SVTP)</w:t>
            </w:r>
          </w:p>
        </w:tc>
        <w:tc>
          <w:tcPr>
            <w:tcW w:w="2070" w:type="dxa"/>
            <w:tcBorders>
              <w:top w:val="single" w:sz="6" w:space="0" w:color="auto"/>
              <w:left w:val="single" w:sz="4" w:space="0" w:color="auto"/>
              <w:bottom w:val="single" w:sz="4" w:space="0" w:color="auto"/>
              <w:right w:val="single" w:sz="4" w:space="0" w:color="auto"/>
            </w:tcBorders>
          </w:tcPr>
          <w:p w14:paraId="12530519" w14:textId="7CA4D8B0" w:rsidR="00F91F50" w:rsidRDefault="00F91F50" w:rsidP="00F91F50">
            <w:pPr>
              <w:pStyle w:val="CellBody"/>
              <w:rPr>
                <w:rFonts w:ascii="Times New Roman" w:hAnsi="Times New Roman"/>
                <w:color w:val="auto"/>
              </w:rPr>
            </w:pPr>
            <w:r>
              <w:rPr>
                <w:rFonts w:ascii="Times New Roman" w:hAnsi="Times New Roman"/>
                <w:color w:val="auto"/>
              </w:rPr>
              <w:t xml:space="preserve">P/F/F#/NA:  </w:t>
            </w:r>
          </w:p>
        </w:tc>
      </w:tr>
      <w:tr w:rsidR="0052212A" w14:paraId="3BA5448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508BE9E" w14:textId="1668BC83" w:rsidR="0052212A" w:rsidRDefault="0052212A" w:rsidP="0052212A">
            <w:pPr>
              <w:pStyle w:val="CellBody"/>
              <w:numPr>
                <w:ilvl w:val="0"/>
                <w:numId w:val="123"/>
              </w:numPr>
              <w:rPr>
                <w:rFonts w:ascii="Times New Roman" w:hAnsi="Times New Roman"/>
                <w:color w:val="auto"/>
              </w:rPr>
            </w:pPr>
            <w:r>
              <w:rPr>
                <w:rFonts w:ascii="Times New Roman" w:hAnsi="Times New Roman"/>
                <w:color w:val="auto"/>
              </w:rPr>
              <w:t>Wait for some time (like 15 minutes) and check 7</w:t>
            </w:r>
            <w:r w:rsidRPr="00A07E9B">
              <w:rPr>
                <w:rFonts w:ascii="Times New Roman" w:hAnsi="Times New Roman"/>
                <w:color w:val="auto"/>
                <w:vertAlign w:val="superscript"/>
              </w:rPr>
              <w:t>th</w:t>
            </w:r>
            <w:r>
              <w:rPr>
                <w:rFonts w:ascii="Times New Roman" w:hAnsi="Times New Roman"/>
                <w:color w:val="auto"/>
              </w:rPr>
              <w:t xml:space="preserve"> bit of HC status word of drop point. It should be set.</w:t>
            </w:r>
          </w:p>
        </w:tc>
        <w:tc>
          <w:tcPr>
            <w:tcW w:w="2070" w:type="dxa"/>
            <w:tcBorders>
              <w:top w:val="single" w:sz="6" w:space="0" w:color="auto"/>
              <w:left w:val="single" w:sz="4" w:space="0" w:color="auto"/>
              <w:bottom w:val="single" w:sz="4" w:space="0" w:color="auto"/>
              <w:right w:val="single" w:sz="4" w:space="0" w:color="auto"/>
            </w:tcBorders>
          </w:tcPr>
          <w:p w14:paraId="2B8580A7" w14:textId="50DF18F9"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613B7E5"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C7F98BF" w14:textId="77777777" w:rsidR="0052212A" w:rsidRDefault="0052212A" w:rsidP="0052212A">
            <w:pPr>
              <w:pStyle w:val="CellBody"/>
            </w:pPr>
            <w:r>
              <w:t>Comments:</w:t>
            </w:r>
          </w:p>
        </w:tc>
      </w:tr>
    </w:tbl>
    <w:p w14:paraId="4D82A43B" w14:textId="77777777" w:rsidR="000F265B" w:rsidRDefault="000F265B" w:rsidP="000F265B"/>
    <w:p w14:paraId="789EC1E9" w14:textId="77777777" w:rsidR="000F265B" w:rsidRDefault="000F265B" w:rsidP="000F265B">
      <w:pPr>
        <w:pStyle w:val="SectL2"/>
        <w:tabs>
          <w:tab w:val="clear" w:pos="1080"/>
        </w:tabs>
        <w:spacing w:after="120"/>
        <w:ind w:left="0" w:firstLine="0"/>
      </w:pPr>
    </w:p>
    <w:p w14:paraId="7D81EE8E" w14:textId="01D6B978" w:rsidR="000F265B" w:rsidRPr="00AD33AF" w:rsidRDefault="000F265B">
      <w:pPr>
        <w:pStyle w:val="SectL2"/>
        <w:numPr>
          <w:ilvl w:val="2"/>
          <w:numId w:val="171"/>
        </w:numPr>
        <w:spacing w:after="120"/>
        <w:pPrChange w:id="2463" w:author="Jindal, Deepak [AUTOSOL/PWS/NOIDA]" w:date="2022-06-09T19:05:00Z">
          <w:pPr>
            <w:pStyle w:val="SectL2"/>
            <w:numPr>
              <w:ilvl w:val="2"/>
              <w:numId w:val="6"/>
            </w:numPr>
            <w:tabs>
              <w:tab w:val="clear" w:pos="1080"/>
            </w:tabs>
            <w:spacing w:after="120"/>
            <w:ind w:left="0" w:firstLine="0"/>
          </w:pPr>
        </w:pPrChange>
      </w:pPr>
      <w:bookmarkStart w:id="2464" w:name="_Toc102474023"/>
      <w:bookmarkStart w:id="2465" w:name="_Toc102474379"/>
      <w:bookmarkStart w:id="2466" w:name="_Toc102474434"/>
      <w:bookmarkStart w:id="2467" w:name="_Toc102474505"/>
      <w:bookmarkStart w:id="2468" w:name="_Toc105769677"/>
      <w:bookmarkStart w:id="2469" w:name="_Toc105844538"/>
      <w:bookmarkStart w:id="2470" w:name="_Toc105844646"/>
      <w:bookmarkStart w:id="2471" w:name="_Toc105845230"/>
      <w:bookmarkStart w:id="2472" w:name="_Toc105848932"/>
      <w:bookmarkStart w:id="2473" w:name="_Toc108469367"/>
      <w:bookmarkStart w:id="2474" w:name="_Toc108469858"/>
      <w:r>
        <w:t>Hardware Interfaces</w:t>
      </w:r>
      <w:bookmarkEnd w:id="2464"/>
      <w:bookmarkEnd w:id="2465"/>
      <w:bookmarkEnd w:id="2466"/>
      <w:bookmarkEnd w:id="2467"/>
      <w:bookmarkEnd w:id="2468"/>
      <w:bookmarkEnd w:id="2469"/>
      <w:bookmarkEnd w:id="2470"/>
      <w:bookmarkEnd w:id="2471"/>
      <w:bookmarkEnd w:id="2472"/>
      <w:bookmarkEnd w:id="2473"/>
      <w:bookmarkEnd w:id="2474"/>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F265B" w:rsidRPr="00515527" w14:paraId="7DE81154"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CA9BD2F" w14:textId="77777777" w:rsidR="000F265B" w:rsidRDefault="000F265B" w:rsidP="007712E9">
            <w:pPr>
              <w:pStyle w:val="CellBody"/>
              <w:jc w:val="center"/>
              <w:rPr>
                <w:b/>
              </w:rPr>
            </w:pPr>
            <w:r>
              <w:rPr>
                <w:b/>
              </w:rPr>
              <w:t xml:space="preserve">SRF Notes </w:t>
            </w:r>
          </w:p>
          <w:p w14:paraId="5711988C" w14:textId="77777777" w:rsidR="000F265B" w:rsidRDefault="000F265B" w:rsidP="000F265B">
            <w:r>
              <w:t>The Standalone Controller &amp; Tools will contain the same hardware interfaces used in an Ovation Controller on a traditional Ovation system.  This includes all types of I/O modules except Foundation Fieldbus and DeviceNet.</w:t>
            </w:r>
          </w:p>
          <w:p w14:paraId="7D1085C0" w14:textId="6470D112" w:rsidR="000F265B" w:rsidRPr="00A641EE" w:rsidRDefault="000F265B" w:rsidP="000F265B">
            <w:pPr>
              <w:rPr>
                <w:b/>
              </w:rPr>
            </w:pPr>
          </w:p>
        </w:tc>
      </w:tr>
      <w:tr w:rsidR="000F265B" w14:paraId="1F6BB0BB"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9420BEF" w14:textId="65A4FD9C" w:rsidR="00785E92" w:rsidRPr="00785E92" w:rsidRDefault="000F265B">
            <w:pPr>
              <w:pStyle w:val="SectL2"/>
              <w:numPr>
                <w:ilvl w:val="3"/>
                <w:numId w:val="172"/>
              </w:numPr>
              <w:spacing w:after="120"/>
              <w:rPr>
                <w:rFonts w:cs="Times"/>
                <w:b w:val="0"/>
                <w:szCs w:val="24"/>
                <w:rPrChange w:id="2475" w:author="Jindal, Deepak [AUTOSOL/PWS/NOIDA]" w:date="2022-06-09T22:53:00Z">
                  <w:rPr>
                    <w:b/>
                  </w:rPr>
                </w:rPrChange>
              </w:rPr>
              <w:pPrChange w:id="2476" w:author="Jindal, Deepak [AUTOSOL/PWS/NOIDA]" w:date="2022-06-09T22:53:00Z">
                <w:pPr>
                  <w:pStyle w:val="CellBody"/>
                  <w:numPr>
                    <w:ilvl w:val="3"/>
                    <w:numId w:val="9"/>
                  </w:numPr>
                </w:pPr>
              </w:pPrChange>
            </w:pPr>
            <w:bookmarkStart w:id="2477" w:name="_Toc105769678"/>
            <w:bookmarkStart w:id="2478" w:name="_Toc105845231"/>
            <w:bookmarkStart w:id="2479" w:name="_Toc105848933"/>
            <w:bookmarkStart w:id="2480" w:name="_Toc108469859"/>
            <w:bookmarkStart w:id="2481" w:name="_Toc108469368"/>
            <w:r w:rsidRPr="009F6D5D">
              <w:rPr>
                <w:rFonts w:ascii="Times" w:hAnsi="Times" w:cs="Times"/>
                <w:sz w:val="24"/>
                <w:szCs w:val="24"/>
                <w:rPrChange w:id="2482" w:author="Jindal, Deepak [AUTOSOL/PWS/NOIDA]" w:date="2022-06-09T19:07:00Z">
                  <w:rPr>
                    <w:b/>
                  </w:rPr>
                </w:rPrChange>
              </w:rPr>
              <w:lastRenderedPageBreak/>
              <w:t>Test :</w:t>
            </w:r>
            <w:r w:rsidRPr="001B4A93">
              <w:rPr>
                <w:rFonts w:ascii="Times" w:hAnsi="Times" w:cs="Times"/>
                <w:b w:val="0"/>
                <w:bCs/>
                <w:sz w:val="24"/>
                <w:szCs w:val="24"/>
                <w:rPrChange w:id="2483" w:author="Jindal, Deepak [AUTOSOL/PWS/NOIDA]" w:date="2022-06-09T22:52:00Z">
                  <w:rPr>
                    <w:b/>
                  </w:rPr>
                </w:rPrChange>
              </w:rPr>
              <w:t xml:space="preserve"> </w:t>
            </w:r>
            <w:r w:rsidR="009B202C" w:rsidRPr="009F6D5D">
              <w:rPr>
                <w:rFonts w:ascii="Times" w:hAnsi="Times" w:cs="Times"/>
                <w:b w:val="0"/>
                <w:bCs/>
                <w:sz w:val="24"/>
                <w:szCs w:val="24"/>
                <w:rPrChange w:id="2484" w:author="Jindal, Deepak [AUTOSOL/PWS/NOIDA]" w:date="2022-06-09T19:08:00Z">
                  <w:rPr>
                    <w:bCs/>
                  </w:rPr>
                </w:rPrChange>
              </w:rPr>
              <w:t xml:space="preserve">Verify that Standalone Controller &amp; Tools supports </w:t>
            </w:r>
            <w:del w:id="2485" w:author="Jindal, Deepak [AUTOSOL/PWS/NOIDA]" w:date="2022-06-10T13:08:00Z">
              <w:r w:rsidR="009B202C" w:rsidRPr="009F6D5D" w:rsidDel="00866182">
                <w:rPr>
                  <w:rFonts w:ascii="Times" w:hAnsi="Times" w:cs="Times"/>
                  <w:b w:val="0"/>
                  <w:bCs/>
                  <w:sz w:val="24"/>
                  <w:szCs w:val="24"/>
                  <w:rPrChange w:id="2486" w:author="Jindal, Deepak [AUTOSOL/PWS/NOIDA]" w:date="2022-06-09T19:08:00Z">
                    <w:rPr>
                      <w:bCs/>
                    </w:rPr>
                  </w:rPrChange>
                </w:rPr>
                <w:delText>all type</w:delText>
              </w:r>
            </w:del>
            <w:ins w:id="2487" w:author="Jindal, Deepak [AUTOSOL/PWS/NOIDA]" w:date="2022-06-09T23:02:00Z">
              <w:r w:rsidR="0051051A">
                <w:rPr>
                  <w:rFonts w:ascii="Times" w:hAnsi="Times" w:cs="Times"/>
                  <w:b w:val="0"/>
                  <w:bCs/>
                  <w:sz w:val="24"/>
                  <w:szCs w:val="24"/>
                </w:rPr>
                <w:t xml:space="preserve">standard </w:t>
              </w:r>
            </w:ins>
            <w:ins w:id="2488" w:author="Jindal, Deepak [AUTOSOL/PWS/NOIDA]" w:date="2022-06-09T22:51:00Z">
              <w:r w:rsidR="001B4A93">
                <w:rPr>
                  <w:rFonts w:ascii="Times" w:hAnsi="Times" w:cs="Times"/>
                  <w:b w:val="0"/>
                  <w:bCs/>
                  <w:sz w:val="24"/>
                  <w:szCs w:val="24"/>
                </w:rPr>
                <w:t xml:space="preserve">I/O </w:t>
              </w:r>
            </w:ins>
            <w:ins w:id="2489" w:author="Jindal, Deepak [AUTOSOL/PWS/NOIDA]" w:date="2022-06-09T22:52:00Z">
              <w:r w:rsidR="001B4A93">
                <w:rPr>
                  <w:rFonts w:ascii="Times" w:hAnsi="Times" w:cs="Times"/>
                  <w:b w:val="0"/>
                  <w:bCs/>
                  <w:sz w:val="24"/>
                  <w:szCs w:val="24"/>
                </w:rPr>
                <w:t>modules</w:t>
              </w:r>
            </w:ins>
            <w:ins w:id="2490" w:author="Jindal, Deepak [AUTOSOL/PWS/NOIDA]" w:date="2022-06-10T13:11:00Z">
              <w:r w:rsidR="00866182" w:rsidRPr="00866182">
                <w:rPr>
                  <w:rFonts w:ascii="Times" w:hAnsi="Times" w:cs="Times"/>
                  <w:b w:val="0"/>
                  <w:bCs/>
                  <w:sz w:val="24"/>
                  <w:szCs w:val="24"/>
                </w:rPr>
                <w:t xml:space="preserve"> </w:t>
              </w:r>
              <w:r w:rsidR="00866182" w:rsidRPr="00866182">
                <w:rPr>
                  <w:rFonts w:ascii="Times" w:hAnsi="Times" w:cs="Times"/>
                  <w:b w:val="0"/>
                  <w:bCs/>
                  <w:sz w:val="24"/>
                  <w:szCs w:val="24"/>
                  <w:rPrChange w:id="2491" w:author="Jindal, Deepak [AUTOSOL/PWS/NOIDA]" w:date="2022-06-10T13:12:00Z">
                    <w:rPr>
                      <w:rFonts w:ascii="Times New Roman" w:hAnsi="Times New Roman"/>
                      <w:b/>
                      <w:color w:val="auto"/>
                    </w:rPr>
                  </w:rPrChange>
                </w:rPr>
                <w:t>(Note down Elecetronic module no./personality module/firmware revision number) and list down the verified operations &amp; tests</w:t>
              </w:r>
            </w:ins>
            <w:bookmarkStart w:id="2492" w:name="_Toc105844539"/>
            <w:bookmarkStart w:id="2493" w:name="_Toc105844647"/>
            <w:bookmarkEnd w:id="2477"/>
            <w:bookmarkEnd w:id="2478"/>
            <w:bookmarkEnd w:id="2479"/>
            <w:bookmarkEnd w:id="2480"/>
            <w:del w:id="2494" w:author="Jindal, Deepak [AUTOSOL/PWS/NOIDA]" w:date="2022-06-10T13:09:00Z">
              <w:r w:rsidR="009B202C" w:rsidRPr="009F6D5D" w:rsidDel="00866182">
                <w:rPr>
                  <w:rFonts w:ascii="Times" w:hAnsi="Times" w:cs="Times"/>
                  <w:b w:val="0"/>
                  <w:bCs/>
                  <w:sz w:val="24"/>
                  <w:szCs w:val="24"/>
                  <w:rPrChange w:id="2495" w:author="Jindal, Deepak [AUTOSOL/PWS/NOIDA]" w:date="2022-06-09T19:08:00Z">
                    <w:rPr>
                      <w:bCs/>
                    </w:rPr>
                  </w:rPrChange>
                </w:rPr>
                <w:delText xml:space="preserve"> </w:delText>
              </w:r>
            </w:del>
            <w:del w:id="2496" w:author="Jindal, Deepak [AUTOSOL/PWS/NOIDA]" w:date="2022-06-09T22:54:00Z">
              <w:r w:rsidR="009B202C" w:rsidRPr="009F6D5D" w:rsidDel="00785E92">
                <w:rPr>
                  <w:rFonts w:ascii="Times" w:hAnsi="Times" w:cs="Times"/>
                  <w:b w:val="0"/>
                  <w:bCs/>
                  <w:sz w:val="24"/>
                  <w:szCs w:val="24"/>
                  <w:rPrChange w:id="2497" w:author="Jindal, Deepak [AUTOSOL/PWS/NOIDA]" w:date="2022-06-09T19:08:00Z">
                    <w:rPr>
                      <w:bCs/>
                    </w:rPr>
                  </w:rPrChange>
                </w:rPr>
                <w:delText xml:space="preserve">of </w:delText>
              </w:r>
              <w:r w:rsidR="00F3385B" w:rsidRPr="009F6D5D" w:rsidDel="00785E92">
                <w:rPr>
                  <w:rFonts w:ascii="Times" w:hAnsi="Times" w:cs="Times"/>
                  <w:b w:val="0"/>
                  <w:bCs/>
                  <w:sz w:val="24"/>
                  <w:szCs w:val="24"/>
                  <w:rPrChange w:id="2498" w:author="Jindal, Deepak [AUTOSOL/PWS/NOIDA]" w:date="2022-06-09T19:08:00Z">
                    <w:rPr>
                      <w:bCs/>
                    </w:rPr>
                  </w:rPrChange>
                </w:rPr>
                <w:delText>Analog Input</w:delText>
              </w:r>
              <w:r w:rsidR="009B202C" w:rsidRPr="009F6D5D" w:rsidDel="00785E92">
                <w:rPr>
                  <w:rFonts w:ascii="Times" w:hAnsi="Times" w:cs="Times"/>
                  <w:b w:val="0"/>
                  <w:bCs/>
                  <w:sz w:val="24"/>
                  <w:szCs w:val="24"/>
                  <w:rPrChange w:id="2499" w:author="Jindal, Deepak [AUTOSOL/PWS/NOIDA]" w:date="2022-06-09T19:08:00Z">
                    <w:rPr>
                      <w:bCs/>
                    </w:rPr>
                  </w:rPrChange>
                </w:rPr>
                <w:delText xml:space="preserve"> modules on OCC100 Controller</w:delText>
              </w:r>
              <w:bookmarkEnd w:id="2481"/>
              <w:bookmarkEnd w:id="2492"/>
              <w:bookmarkEnd w:id="2493"/>
              <w:r w:rsidR="009B202C" w:rsidRPr="009F6D5D" w:rsidDel="00785E92">
                <w:rPr>
                  <w:rFonts w:ascii="Times" w:hAnsi="Times" w:cs="Times"/>
                  <w:sz w:val="24"/>
                  <w:szCs w:val="24"/>
                  <w:rPrChange w:id="2500" w:author="Jindal, Deepak [AUTOSOL/PWS/NOIDA]" w:date="2022-06-09T19:07:00Z">
                    <w:rPr>
                      <w:bCs/>
                    </w:rPr>
                  </w:rPrChange>
                </w:rPr>
                <w:delText xml:space="preserve"> </w:delText>
              </w:r>
            </w:del>
          </w:p>
          <w:p w14:paraId="4AEDCA03" w14:textId="3A4EC16D" w:rsidR="000F265B" w:rsidRPr="009B202C" w:rsidRDefault="000F265B" w:rsidP="009B202C">
            <w:pPr>
              <w:pStyle w:val="CellBody"/>
              <w:rPr>
                <w:bCs/>
              </w:rPr>
            </w:pPr>
          </w:p>
        </w:tc>
      </w:tr>
      <w:tr w:rsidR="000F265B" w14:paraId="5E741D5B"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167AF08" w14:textId="77777777" w:rsidR="000F265B" w:rsidRDefault="000F265B"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1B2891F" w14:textId="77777777" w:rsidR="000F265B" w:rsidRDefault="000F265B"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9431B1E" w14:textId="77777777" w:rsidR="000F265B" w:rsidRDefault="000F265B" w:rsidP="007712E9">
            <w:pPr>
              <w:pStyle w:val="CellBody"/>
              <w:rPr>
                <w:rFonts w:ascii="Times New Roman" w:hAnsi="Times New Roman"/>
                <w:color w:val="auto"/>
              </w:rPr>
            </w:pPr>
            <w:r>
              <w:rPr>
                <w:rFonts w:ascii="Times New Roman" w:hAnsi="Times New Roman"/>
                <w:color w:val="auto"/>
              </w:rPr>
              <w:t xml:space="preserve"> </w:t>
            </w:r>
          </w:p>
        </w:tc>
      </w:tr>
      <w:tr w:rsidR="0040333D" w14:paraId="7A2D7EB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37F8E87" w14:textId="37243C58" w:rsidR="0040333D" w:rsidRDefault="00785E92" w:rsidP="00BA7962">
            <w:pPr>
              <w:pStyle w:val="CellBody"/>
              <w:numPr>
                <w:ilvl w:val="0"/>
                <w:numId w:val="45"/>
              </w:numPr>
              <w:rPr>
                <w:ins w:id="2501" w:author="Jindal, Deepak [AUTOSOL/PWS/NOIDA]" w:date="2022-06-09T22:55:00Z"/>
                <w:rFonts w:ascii="Times New Roman" w:hAnsi="Times New Roman"/>
                <w:color w:val="auto"/>
              </w:rPr>
            </w:pPr>
            <w:ins w:id="2502" w:author="Jindal, Deepak [AUTOSOL/PWS/NOIDA]" w:date="2022-06-09T22:54:00Z">
              <w:r w:rsidRPr="00785E92">
                <w:rPr>
                  <w:rFonts w:ascii="Times New Roman" w:hAnsi="Times New Roman"/>
                  <w:color w:val="auto"/>
                </w:rPr>
                <w:t xml:space="preserve">Verify the basic functionalities of </w:t>
              </w:r>
            </w:ins>
            <w:ins w:id="2503" w:author="Jindal, Deepak [AUTOSOL/PWS/NOIDA]" w:date="2022-06-09T22:55:00Z">
              <w:r>
                <w:rPr>
                  <w:rFonts w:ascii="Times New Roman" w:hAnsi="Times New Roman"/>
                  <w:color w:val="auto"/>
                </w:rPr>
                <w:t xml:space="preserve">below mentioned </w:t>
              </w:r>
            </w:ins>
            <w:ins w:id="2504" w:author="Jindal, Deepak [AUTOSOL/PWS/NOIDA]" w:date="2022-06-09T22:57:00Z">
              <w:r>
                <w:rPr>
                  <w:rFonts w:ascii="Times New Roman" w:hAnsi="Times New Roman"/>
                  <w:color w:val="auto"/>
                </w:rPr>
                <w:t xml:space="preserve">standard </w:t>
              </w:r>
            </w:ins>
            <w:ins w:id="2505" w:author="Jindal, Deepak [AUTOSOL/PWS/NOIDA]" w:date="2022-06-09T22:55:00Z">
              <w:r>
                <w:rPr>
                  <w:rFonts w:ascii="Times New Roman" w:hAnsi="Times New Roman"/>
                  <w:color w:val="auto"/>
                </w:rPr>
                <w:t>IO</w:t>
              </w:r>
            </w:ins>
            <w:ins w:id="2506" w:author="Jindal, Deepak [AUTOSOL/PWS/NOIDA]" w:date="2022-06-09T22:57:00Z">
              <w:r>
                <w:rPr>
                  <w:rFonts w:ascii="Times New Roman" w:hAnsi="Times New Roman"/>
                  <w:color w:val="auto"/>
                </w:rPr>
                <w:t xml:space="preserve"> Modules</w:t>
              </w:r>
            </w:ins>
            <w:ins w:id="2507" w:author="Jindal, Deepak [AUTOSOL/PWS/NOIDA]" w:date="2022-06-10T13:10:00Z">
              <w:r w:rsidR="00866182">
                <w:rPr>
                  <w:rFonts w:ascii="Times New Roman" w:hAnsi="Times New Roman"/>
                  <w:color w:val="auto"/>
                </w:rPr>
                <w:t xml:space="preserve"> (</w:t>
              </w:r>
            </w:ins>
            <w:ins w:id="2508" w:author="Jindal, Deepak [AUTOSOL/PWS/NOIDA]" w:date="2022-06-10T13:11:00Z">
              <w:r w:rsidR="00866182">
                <w:rPr>
                  <w:rFonts w:ascii="Times New Roman" w:hAnsi="Times New Roman"/>
                  <w:color w:val="auto"/>
                </w:rPr>
                <w:t>Note down Elecetronic module no./personality module/firmware revision number</w:t>
              </w:r>
            </w:ins>
            <w:ins w:id="2509" w:author="Jindal, Deepak [AUTOSOL/PWS/NOIDA]" w:date="2022-06-10T13:10:00Z">
              <w:r w:rsidR="00866182">
                <w:rPr>
                  <w:rFonts w:ascii="Times New Roman" w:hAnsi="Times New Roman"/>
                  <w:color w:val="auto"/>
                </w:rPr>
                <w:t>)</w:t>
              </w:r>
            </w:ins>
            <w:ins w:id="2510" w:author="Jindal, Deepak [AUTOSOL/PWS/NOIDA]" w:date="2022-06-09T22:54:00Z">
              <w:r w:rsidRPr="00785E92">
                <w:rPr>
                  <w:rFonts w:ascii="Times New Roman" w:hAnsi="Times New Roman"/>
                  <w:color w:val="auto"/>
                </w:rPr>
                <w:t xml:space="preserve"> and list down the verified operations &amp; tests</w:t>
              </w:r>
            </w:ins>
            <w:del w:id="2511" w:author="Jindal, Deepak [AUTOSOL/PWS/NOIDA]" w:date="2022-06-09T22:54:00Z">
              <w:r w:rsidR="009B202C" w:rsidDel="00785E92">
                <w:rPr>
                  <w:rFonts w:ascii="Times New Roman" w:hAnsi="Times New Roman"/>
                  <w:color w:val="auto"/>
                </w:rPr>
                <w:delText>Configure OCC100 Controller on S</w:delText>
              </w:r>
              <w:r w:rsidR="00F3385B" w:rsidDel="00785E92">
                <w:rPr>
                  <w:rFonts w:ascii="Times New Roman" w:hAnsi="Times New Roman"/>
                  <w:color w:val="auto"/>
                </w:rPr>
                <w:delText>tandalone</w:delText>
              </w:r>
              <w:r w:rsidR="009B202C" w:rsidDel="00785E92">
                <w:rPr>
                  <w:rFonts w:ascii="Times New Roman" w:hAnsi="Times New Roman"/>
                  <w:color w:val="auto"/>
                </w:rPr>
                <w:delText xml:space="preserve"> setup with all suppo</w:delText>
              </w:r>
              <w:r w:rsidR="00F3385B" w:rsidDel="00785E92">
                <w:rPr>
                  <w:rFonts w:ascii="Times New Roman" w:hAnsi="Times New Roman"/>
                  <w:color w:val="auto"/>
                </w:rPr>
                <w:delText xml:space="preserve">rted </w:delText>
              </w:r>
              <w:r w:rsidR="009B202C" w:rsidDel="00785E92">
                <w:rPr>
                  <w:rFonts w:ascii="Times New Roman" w:hAnsi="Times New Roman"/>
                  <w:color w:val="auto"/>
                </w:rPr>
                <w:delText xml:space="preserve">type of </w:delText>
              </w:r>
              <w:r w:rsidR="00F3385B" w:rsidDel="00785E92">
                <w:rPr>
                  <w:rFonts w:ascii="Times New Roman" w:hAnsi="Times New Roman"/>
                  <w:color w:val="auto"/>
                </w:rPr>
                <w:delText xml:space="preserve">Analog input </w:delText>
              </w:r>
              <w:r w:rsidR="009B202C" w:rsidDel="00785E92">
                <w:rPr>
                  <w:rFonts w:ascii="Times New Roman" w:hAnsi="Times New Roman"/>
                  <w:color w:val="auto"/>
                </w:rPr>
                <w:delText xml:space="preserve">modules </w:delText>
              </w:r>
            </w:del>
          </w:p>
          <w:p w14:paraId="3E2459F2" w14:textId="6EF984C8" w:rsidR="00785E92" w:rsidRDefault="00785E92" w:rsidP="00785E92">
            <w:pPr>
              <w:pStyle w:val="CellBody"/>
              <w:numPr>
                <w:ilvl w:val="1"/>
                <w:numId w:val="45"/>
              </w:numPr>
              <w:rPr>
                <w:ins w:id="2512" w:author="Jindal, Deepak [AUTOSOL/PWS/NOIDA]" w:date="2022-06-09T22:56:00Z"/>
                <w:rFonts w:ascii="Times New Roman" w:hAnsi="Times New Roman"/>
                <w:color w:val="auto"/>
              </w:rPr>
            </w:pPr>
            <w:ins w:id="2513" w:author="Jindal, Deepak [AUTOSOL/PWS/NOIDA]" w:date="2022-06-09T22:56:00Z">
              <w:r>
                <w:rPr>
                  <w:rFonts w:ascii="Times New Roman" w:hAnsi="Times New Roman"/>
                  <w:color w:val="auto"/>
                </w:rPr>
                <w:t>Analog Input module</w:t>
              </w:r>
            </w:ins>
          </w:p>
          <w:p w14:paraId="7567EE0E" w14:textId="7C8B6D28" w:rsidR="00785E92" w:rsidRDefault="00785E92" w:rsidP="00785E92">
            <w:pPr>
              <w:pStyle w:val="CellBody"/>
              <w:numPr>
                <w:ilvl w:val="1"/>
                <w:numId w:val="45"/>
              </w:numPr>
              <w:rPr>
                <w:ins w:id="2514" w:author="Jindal, Deepak [AUTOSOL/PWS/NOIDA]" w:date="2022-06-09T22:56:00Z"/>
                <w:rFonts w:ascii="Times New Roman" w:hAnsi="Times New Roman"/>
                <w:color w:val="auto"/>
              </w:rPr>
            </w:pPr>
            <w:ins w:id="2515" w:author="Jindal, Deepak [AUTOSOL/PWS/NOIDA]" w:date="2022-06-09T22:56:00Z">
              <w:r>
                <w:rPr>
                  <w:rFonts w:ascii="Times New Roman" w:hAnsi="Times New Roman"/>
                  <w:color w:val="auto"/>
                </w:rPr>
                <w:t>Analog Output module</w:t>
              </w:r>
            </w:ins>
          </w:p>
          <w:p w14:paraId="099E1670" w14:textId="125BF250" w:rsidR="00785E92" w:rsidRDefault="00785E92" w:rsidP="00785E92">
            <w:pPr>
              <w:pStyle w:val="CellBody"/>
              <w:numPr>
                <w:ilvl w:val="1"/>
                <w:numId w:val="45"/>
              </w:numPr>
              <w:rPr>
                <w:ins w:id="2516" w:author="Jindal, Deepak [AUTOSOL/PWS/NOIDA]" w:date="2022-06-09T22:56:00Z"/>
                <w:rFonts w:ascii="Times New Roman" w:hAnsi="Times New Roman"/>
                <w:color w:val="auto"/>
              </w:rPr>
            </w:pPr>
            <w:ins w:id="2517" w:author="Jindal, Deepak [AUTOSOL/PWS/NOIDA]" w:date="2022-06-09T22:56:00Z">
              <w:r>
                <w:rPr>
                  <w:rFonts w:ascii="Times New Roman" w:hAnsi="Times New Roman"/>
                  <w:color w:val="auto"/>
                </w:rPr>
                <w:t>Digital Input module</w:t>
              </w:r>
            </w:ins>
          </w:p>
          <w:p w14:paraId="10CF7838" w14:textId="34E9D083" w:rsidR="00785E92" w:rsidRDefault="00785E92" w:rsidP="00785E92">
            <w:pPr>
              <w:pStyle w:val="CellBody"/>
              <w:numPr>
                <w:ilvl w:val="1"/>
                <w:numId w:val="45"/>
              </w:numPr>
              <w:rPr>
                <w:ins w:id="2518" w:author="Jindal, Deepak [AUTOSOL/PWS/NOIDA]" w:date="2022-06-10T13:12:00Z"/>
                <w:rFonts w:ascii="Times New Roman" w:hAnsi="Times New Roman"/>
                <w:color w:val="auto"/>
              </w:rPr>
            </w:pPr>
            <w:ins w:id="2519" w:author="Jindal, Deepak [AUTOSOL/PWS/NOIDA]" w:date="2022-06-09T22:57:00Z">
              <w:r>
                <w:rPr>
                  <w:rFonts w:ascii="Times New Roman" w:hAnsi="Times New Roman"/>
                  <w:color w:val="auto"/>
                </w:rPr>
                <w:t>Digital</w:t>
              </w:r>
            </w:ins>
            <w:ins w:id="2520" w:author="Jindal, Deepak [AUTOSOL/PWS/NOIDA]" w:date="2022-06-09T22:56:00Z">
              <w:r>
                <w:rPr>
                  <w:rFonts w:ascii="Times New Roman" w:hAnsi="Times New Roman"/>
                  <w:color w:val="auto"/>
                </w:rPr>
                <w:t xml:space="preserve"> Output module</w:t>
              </w:r>
            </w:ins>
          </w:p>
          <w:p w14:paraId="08F0FF72" w14:textId="2B72064A" w:rsidR="00866182" w:rsidRDefault="00866182" w:rsidP="00785E92">
            <w:pPr>
              <w:pStyle w:val="CellBody"/>
              <w:numPr>
                <w:ilvl w:val="1"/>
                <w:numId w:val="45"/>
              </w:numPr>
              <w:rPr>
                <w:ins w:id="2521" w:author="Jindal, Deepak [AUTOSOL/PWS/NOIDA]" w:date="2022-06-09T22:56:00Z"/>
                <w:rFonts w:ascii="Times New Roman" w:hAnsi="Times New Roman"/>
                <w:color w:val="auto"/>
              </w:rPr>
            </w:pPr>
            <w:ins w:id="2522" w:author="Jindal, Deepak [AUTOSOL/PWS/NOIDA]" w:date="2022-06-10T13:12:00Z">
              <w:r>
                <w:rPr>
                  <w:rFonts w:ascii="Times New Roman" w:hAnsi="Times New Roman"/>
                  <w:color w:val="auto"/>
                </w:rPr>
                <w:t>HART IO modules</w:t>
              </w:r>
            </w:ins>
          </w:p>
          <w:p w14:paraId="0BE79C28" w14:textId="77777777" w:rsidR="00785E92" w:rsidRDefault="00785E92">
            <w:pPr>
              <w:pStyle w:val="CellBody"/>
              <w:ind w:left="1440"/>
              <w:rPr>
                <w:ins w:id="2523" w:author="Jindal, Deepak [AUTOSOL/PWS/NOIDA]" w:date="2022-06-09T22:54:00Z"/>
                <w:rFonts w:ascii="Times New Roman" w:hAnsi="Times New Roman"/>
                <w:color w:val="auto"/>
              </w:rPr>
              <w:pPrChange w:id="2524" w:author="Jindal, Deepak [AUTOSOL/PWS/NOIDA]" w:date="2022-06-09T22:57:00Z">
                <w:pPr>
                  <w:pStyle w:val="CellBody"/>
                  <w:numPr>
                    <w:numId w:val="45"/>
                  </w:numPr>
                  <w:ind w:left="720" w:hanging="360"/>
                </w:pPr>
              </w:pPrChange>
            </w:pPr>
          </w:p>
          <w:p w14:paraId="27971A48" w14:textId="4BFC9226" w:rsidR="00785E92" w:rsidRDefault="00785E92">
            <w:pPr>
              <w:pStyle w:val="CellBody"/>
              <w:ind w:left="720"/>
              <w:rPr>
                <w:rFonts w:ascii="Times New Roman" w:hAnsi="Times New Roman"/>
                <w:color w:val="auto"/>
              </w:rPr>
              <w:pPrChange w:id="2525" w:author="Jindal, Deepak [AUTOSOL/PWS/NOIDA]" w:date="2022-06-09T22:54:00Z">
                <w:pPr>
                  <w:pStyle w:val="CellBody"/>
                  <w:numPr>
                    <w:numId w:val="45"/>
                  </w:numPr>
                  <w:ind w:left="720" w:hanging="360"/>
                </w:pPr>
              </w:pPrChange>
            </w:pPr>
          </w:p>
        </w:tc>
        <w:tc>
          <w:tcPr>
            <w:tcW w:w="2070" w:type="dxa"/>
            <w:tcBorders>
              <w:top w:val="single" w:sz="6" w:space="0" w:color="auto"/>
              <w:left w:val="single" w:sz="4" w:space="0" w:color="auto"/>
              <w:bottom w:val="single" w:sz="4" w:space="0" w:color="auto"/>
              <w:right w:val="single" w:sz="4" w:space="0" w:color="auto"/>
            </w:tcBorders>
          </w:tcPr>
          <w:p w14:paraId="6AD7F70C" w14:textId="77777777" w:rsidR="0040333D" w:rsidRDefault="0040333D" w:rsidP="0040333D">
            <w:pPr>
              <w:pStyle w:val="CellBody"/>
              <w:rPr>
                <w:rFonts w:ascii="Times New Roman" w:hAnsi="Times New Roman"/>
                <w:color w:val="auto"/>
              </w:rPr>
            </w:pPr>
            <w:r>
              <w:rPr>
                <w:rFonts w:ascii="Times New Roman" w:hAnsi="Times New Roman"/>
                <w:color w:val="auto"/>
              </w:rPr>
              <w:t xml:space="preserve">P/F/F#/NA:  </w:t>
            </w:r>
          </w:p>
        </w:tc>
      </w:tr>
      <w:tr w:rsidR="00785E92" w14:paraId="5B6A097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E7A5FD0" w14:textId="7991D6A5" w:rsidR="00785E92" w:rsidRDefault="00785E92">
            <w:pPr>
              <w:pStyle w:val="CellBody"/>
              <w:numPr>
                <w:ilvl w:val="0"/>
                <w:numId w:val="45"/>
              </w:numPr>
              <w:rPr>
                <w:rFonts w:ascii="Times New Roman" w:hAnsi="Times New Roman"/>
                <w:color w:val="auto"/>
              </w:rPr>
              <w:pPrChange w:id="2526" w:author="Jindal, Deepak [AUTOSOL/PWS/NOIDA]" w:date="2022-06-09T23:02:00Z">
                <w:pPr>
                  <w:pStyle w:val="CellBody"/>
                  <w:numPr>
                    <w:numId w:val="175"/>
                  </w:numPr>
                  <w:ind w:left="720" w:hanging="360"/>
                </w:pPr>
              </w:pPrChange>
            </w:pPr>
            <w:del w:id="2527" w:author="Jindal, Deepak [AUTOSOL/PWS/NOIDA]" w:date="2022-06-09T22:54: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528" w:author="Jindal, Deepak [AUTOSOL/PWS/NOIDA]" w:date="2022-06-08T19:41:00Z">
              <w:r w:rsidDel="00A84C67">
                <w:rPr>
                  <w:rFonts w:ascii="Times New Roman" w:hAnsi="Times New Roman"/>
                  <w:color w:val="auto"/>
                </w:rPr>
                <w:delText>Stanalone</w:delText>
              </w:r>
            </w:del>
            <w:del w:id="2529" w:author="Jindal, Deepak [AUTOSOL/PWS/NOIDA]" w:date="2022-06-09T22:54: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47BA916E" w14:textId="1DB2CA4E" w:rsidR="00785E92" w:rsidRDefault="00785E92">
            <w:pPr>
              <w:pStyle w:val="CellBody"/>
              <w:ind w:left="720"/>
              <w:rPr>
                <w:rFonts w:ascii="Times New Roman" w:hAnsi="Times New Roman"/>
                <w:color w:val="auto"/>
              </w:rPr>
              <w:pPrChange w:id="2530" w:author="Jindal, Deepak [AUTOSOL/PWS/NOIDA]" w:date="2022-06-09T23:02:00Z">
                <w:pPr>
                  <w:pStyle w:val="CellBody"/>
                </w:pPr>
              </w:pPrChange>
            </w:pPr>
            <w:del w:id="2531" w:author="Jindal, Deepak [AUTOSOL/PWS/NOIDA]" w:date="2022-06-09T22:54:00Z">
              <w:r w:rsidDel="00785E92">
                <w:rPr>
                  <w:rFonts w:ascii="Times New Roman" w:hAnsi="Times New Roman"/>
                  <w:color w:val="auto"/>
                </w:rPr>
                <w:delText xml:space="preserve">P/F/F#/NA:  </w:delText>
              </w:r>
            </w:del>
          </w:p>
        </w:tc>
      </w:tr>
      <w:tr w:rsidR="00785E92" w14:paraId="191CF4EC" w14:textId="77777777" w:rsidTr="007712E9">
        <w:trPr>
          <w:cantSplit/>
          <w:trHeight w:val="316"/>
          <w:ins w:id="2532" w:author="Jindal, Deepak [AUTOSOL/PWS/NOIDA]" w:date="2022-06-09T23:00:00Z"/>
        </w:trPr>
        <w:tc>
          <w:tcPr>
            <w:tcW w:w="7380" w:type="dxa"/>
            <w:gridSpan w:val="2"/>
            <w:tcBorders>
              <w:top w:val="single" w:sz="6" w:space="0" w:color="auto"/>
              <w:left w:val="single" w:sz="4" w:space="0" w:color="auto"/>
              <w:bottom w:val="single" w:sz="4" w:space="0" w:color="auto"/>
              <w:right w:val="single" w:sz="4" w:space="0" w:color="auto"/>
            </w:tcBorders>
          </w:tcPr>
          <w:p w14:paraId="173179EA" w14:textId="0B8912B0" w:rsidR="00785E92" w:rsidRPr="00785E92" w:rsidRDefault="00785E92">
            <w:pPr>
              <w:pStyle w:val="CellBody"/>
              <w:numPr>
                <w:ilvl w:val="0"/>
                <w:numId w:val="45"/>
              </w:numPr>
              <w:rPr>
                <w:ins w:id="2533" w:author="Jindal, Deepak [AUTOSOL/PWS/NOIDA]" w:date="2022-06-09T23:00: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601ECFF6" w14:textId="6E1A1D74" w:rsidR="00785E92" w:rsidDel="00785E92" w:rsidRDefault="00785E92" w:rsidP="00785E92">
            <w:pPr>
              <w:pStyle w:val="CellBody"/>
              <w:rPr>
                <w:ins w:id="2534" w:author="Jindal, Deepak [AUTOSOL/PWS/NOIDA]" w:date="2022-06-09T23:00:00Z"/>
                <w:rFonts w:ascii="Times New Roman" w:hAnsi="Times New Roman"/>
                <w:color w:val="auto"/>
              </w:rPr>
            </w:pPr>
          </w:p>
        </w:tc>
      </w:tr>
      <w:tr w:rsidR="00785E92" w14:paraId="4E8FE919"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DFA18A3" w14:textId="77777777" w:rsidR="00785E92" w:rsidRDefault="00785E92" w:rsidP="00785E92">
            <w:pPr>
              <w:pStyle w:val="CellBody"/>
            </w:pPr>
            <w:r>
              <w:t>Comments:</w:t>
            </w:r>
          </w:p>
        </w:tc>
      </w:tr>
    </w:tbl>
    <w:p w14:paraId="74E4014E" w14:textId="77777777" w:rsidR="00F3385B" w:rsidRDefault="00F3385B" w:rsidP="000F265B"/>
    <w:p w14:paraId="75C2127C" w14:textId="5F6C8513" w:rsidR="00F3385B" w:rsidRDefault="00F3385B" w:rsidP="000F265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3385B" w:rsidRPr="009B202C" w:rsidDel="00785E92" w14:paraId="0A9EA544" w14:textId="0FD08E0C" w:rsidTr="00F3385B">
        <w:trPr>
          <w:cantSplit/>
          <w:trHeight w:val="316"/>
          <w:del w:id="2535" w:author="Jindal, Deepak [AUTOSOL/PWS/NOIDA]" w:date="2022-06-09T22:58: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CB95EA7" w14:textId="0F8D7F67" w:rsidR="00F3385B" w:rsidRPr="009F6D5D" w:rsidDel="00785E92" w:rsidRDefault="00F3385B">
            <w:pPr>
              <w:pStyle w:val="SectL2"/>
              <w:numPr>
                <w:ilvl w:val="3"/>
                <w:numId w:val="172"/>
              </w:numPr>
              <w:spacing w:after="120"/>
              <w:rPr>
                <w:del w:id="2536" w:author="Jindal, Deepak [AUTOSOL/PWS/NOIDA]" w:date="2022-06-09T22:58:00Z"/>
                <w:rFonts w:cs="Times"/>
                <w:b w:val="0"/>
                <w:szCs w:val="24"/>
                <w:rPrChange w:id="2537" w:author="Jindal, Deepak [AUTOSOL/PWS/NOIDA]" w:date="2022-06-09T19:08:00Z">
                  <w:rPr>
                    <w:del w:id="2538" w:author="Jindal, Deepak [AUTOSOL/PWS/NOIDA]" w:date="2022-06-09T22:58:00Z"/>
                    <w:b/>
                  </w:rPr>
                </w:rPrChange>
              </w:rPr>
              <w:pPrChange w:id="2539" w:author="Jindal, Deepak [AUTOSOL/PWS/NOIDA]" w:date="2022-06-09T19:08:00Z">
                <w:pPr>
                  <w:pStyle w:val="CellBody"/>
                  <w:numPr>
                    <w:ilvl w:val="3"/>
                    <w:numId w:val="9"/>
                  </w:numPr>
                </w:pPr>
              </w:pPrChange>
            </w:pPr>
            <w:bookmarkStart w:id="2540" w:name="_Toc105844540"/>
            <w:bookmarkStart w:id="2541" w:name="_Toc105844648"/>
            <w:bookmarkStart w:id="2542" w:name="_Toc108469369"/>
            <w:del w:id="2543" w:author="Jindal, Deepak [AUTOSOL/PWS/NOIDA]" w:date="2022-06-09T22:58:00Z">
              <w:r w:rsidRPr="009F6D5D" w:rsidDel="00785E92">
                <w:rPr>
                  <w:rFonts w:ascii="Times" w:hAnsi="Times" w:cs="Times"/>
                  <w:b w:val="0"/>
                  <w:sz w:val="24"/>
                  <w:szCs w:val="24"/>
                  <w:rPrChange w:id="2544" w:author="Jindal, Deepak [AUTOSOL/PWS/NOIDA]" w:date="2022-06-09T19:08:00Z">
                    <w:rPr>
                      <w:b/>
                    </w:rPr>
                  </w:rPrChange>
                </w:rPr>
                <w:delText xml:space="preserve">Test : </w:delText>
              </w:r>
              <w:r w:rsidRPr="009F6D5D" w:rsidDel="00785E92">
                <w:rPr>
                  <w:rFonts w:ascii="Times" w:hAnsi="Times" w:cs="Times"/>
                  <w:sz w:val="24"/>
                  <w:szCs w:val="24"/>
                  <w:rPrChange w:id="2545" w:author="Jindal, Deepak [AUTOSOL/PWS/NOIDA]" w:date="2022-06-09T19:08:00Z">
                    <w:rPr>
                      <w:bCs/>
                    </w:rPr>
                  </w:rPrChange>
                </w:rPr>
                <w:delText>Verify that Standalone Controller &amp; Tools supports all type of Analog Output modules on OCC100 Controller</w:delText>
              </w:r>
              <w:bookmarkEnd w:id="2540"/>
              <w:bookmarkEnd w:id="2541"/>
              <w:bookmarkEnd w:id="2542"/>
              <w:r w:rsidRPr="009F6D5D" w:rsidDel="00785E92">
                <w:rPr>
                  <w:rFonts w:ascii="Times" w:hAnsi="Times" w:cs="Times"/>
                  <w:b w:val="0"/>
                  <w:sz w:val="24"/>
                  <w:szCs w:val="24"/>
                  <w:rPrChange w:id="2546" w:author="Jindal, Deepak [AUTOSOL/PWS/NOIDA]" w:date="2022-06-09T19:08:00Z">
                    <w:rPr>
                      <w:b/>
                    </w:rPr>
                  </w:rPrChange>
                </w:rPr>
                <w:delText xml:space="preserve"> </w:delText>
              </w:r>
            </w:del>
          </w:p>
          <w:p w14:paraId="3E70DB6C" w14:textId="425D4944" w:rsidR="00F3385B" w:rsidRPr="00F3385B" w:rsidDel="00785E92" w:rsidRDefault="00F3385B" w:rsidP="00F3385B">
            <w:pPr>
              <w:pStyle w:val="CellBody"/>
              <w:rPr>
                <w:del w:id="2547" w:author="Jindal, Deepak [AUTOSOL/PWS/NOIDA]" w:date="2022-06-09T22:58:00Z"/>
                <w:b/>
              </w:rPr>
            </w:pPr>
          </w:p>
        </w:tc>
      </w:tr>
      <w:tr w:rsidR="00F3385B" w:rsidDel="00785E92" w14:paraId="7D724327" w14:textId="2D9E5659" w:rsidTr="002273AE">
        <w:trPr>
          <w:cantSplit/>
          <w:trHeight w:val="316"/>
          <w:del w:id="2548" w:author="Jindal, Deepak [AUTOSOL/PWS/NOIDA]" w:date="2022-06-09T22:58:00Z"/>
        </w:trPr>
        <w:tc>
          <w:tcPr>
            <w:tcW w:w="2340" w:type="dxa"/>
            <w:tcBorders>
              <w:top w:val="single" w:sz="6" w:space="0" w:color="auto"/>
              <w:left w:val="single" w:sz="4" w:space="0" w:color="auto"/>
              <w:bottom w:val="single" w:sz="4" w:space="0" w:color="auto"/>
              <w:right w:val="single" w:sz="4" w:space="0" w:color="auto"/>
            </w:tcBorders>
          </w:tcPr>
          <w:p w14:paraId="0336CBD1" w14:textId="6CC39A32" w:rsidR="00F3385B" w:rsidDel="00785E92" w:rsidRDefault="00F3385B" w:rsidP="002273AE">
            <w:pPr>
              <w:pStyle w:val="CellBody"/>
              <w:rPr>
                <w:del w:id="2549" w:author="Jindal, Deepak [AUTOSOL/PWS/NOIDA]" w:date="2022-06-09T22:58:00Z"/>
                <w:rFonts w:ascii="Times New Roman" w:hAnsi="Times New Roman"/>
                <w:color w:val="auto"/>
              </w:rPr>
            </w:pPr>
            <w:del w:id="2550" w:author="Jindal, Deepak [AUTOSOL/PWS/NOIDA]" w:date="2022-06-09T22:58:00Z">
              <w:r w:rsidDel="00785E92">
                <w:rPr>
                  <w:rFonts w:ascii="Times New Roman" w:hAnsi="Times New Roman"/>
                  <w:color w:val="auto"/>
                </w:rPr>
                <w:delText>Date(s):</w:delText>
              </w:r>
            </w:del>
          </w:p>
        </w:tc>
        <w:tc>
          <w:tcPr>
            <w:tcW w:w="5040" w:type="dxa"/>
            <w:tcBorders>
              <w:top w:val="single" w:sz="6" w:space="0" w:color="auto"/>
              <w:left w:val="single" w:sz="4" w:space="0" w:color="auto"/>
              <w:bottom w:val="single" w:sz="4" w:space="0" w:color="auto"/>
              <w:right w:val="single" w:sz="4" w:space="0" w:color="auto"/>
            </w:tcBorders>
          </w:tcPr>
          <w:p w14:paraId="6835C78C" w14:textId="2DA998CD" w:rsidR="00F3385B" w:rsidDel="00785E92" w:rsidRDefault="00F3385B" w:rsidP="002273AE">
            <w:pPr>
              <w:pStyle w:val="CellBody"/>
              <w:rPr>
                <w:del w:id="2551" w:author="Jindal, Deepak [AUTOSOL/PWS/NOIDA]" w:date="2022-06-09T22:58:00Z"/>
                <w:rFonts w:ascii="Times New Roman" w:hAnsi="Times New Roman"/>
                <w:color w:val="auto"/>
              </w:rPr>
            </w:pPr>
            <w:del w:id="2552" w:author="Jindal, Deepak [AUTOSOL/PWS/NOIDA]" w:date="2022-06-09T22:58:00Z">
              <w:r w:rsidDel="00785E92">
                <w:rPr>
                  <w:rFonts w:ascii="Times New Roman" w:hAnsi="Times New Roman"/>
                  <w:color w:val="auto"/>
                </w:rPr>
                <w:delText>Initials:</w:delText>
              </w:r>
            </w:del>
          </w:p>
        </w:tc>
        <w:tc>
          <w:tcPr>
            <w:tcW w:w="2070" w:type="dxa"/>
            <w:tcBorders>
              <w:top w:val="single" w:sz="6" w:space="0" w:color="auto"/>
              <w:left w:val="single" w:sz="4" w:space="0" w:color="auto"/>
              <w:bottom w:val="single" w:sz="4" w:space="0" w:color="auto"/>
              <w:right w:val="single" w:sz="4" w:space="0" w:color="auto"/>
            </w:tcBorders>
          </w:tcPr>
          <w:p w14:paraId="72352FA8" w14:textId="6569F9BB" w:rsidR="00F3385B" w:rsidDel="00785E92" w:rsidRDefault="00F3385B" w:rsidP="002273AE">
            <w:pPr>
              <w:pStyle w:val="CellBody"/>
              <w:rPr>
                <w:del w:id="2553" w:author="Jindal, Deepak [AUTOSOL/PWS/NOIDA]" w:date="2022-06-09T22:58:00Z"/>
                <w:rFonts w:ascii="Times New Roman" w:hAnsi="Times New Roman"/>
                <w:color w:val="auto"/>
              </w:rPr>
            </w:pPr>
            <w:del w:id="2554" w:author="Jindal, Deepak [AUTOSOL/PWS/NOIDA]" w:date="2022-06-09T22:58:00Z">
              <w:r w:rsidDel="00785E92">
                <w:rPr>
                  <w:rFonts w:ascii="Times New Roman" w:hAnsi="Times New Roman"/>
                  <w:color w:val="auto"/>
                </w:rPr>
                <w:delText xml:space="preserve"> </w:delText>
              </w:r>
            </w:del>
          </w:p>
        </w:tc>
      </w:tr>
      <w:tr w:rsidR="00F3385B" w:rsidDel="00785E92" w14:paraId="2A3B4855" w14:textId="34295558" w:rsidTr="002273AE">
        <w:trPr>
          <w:cantSplit/>
          <w:trHeight w:val="316"/>
          <w:del w:id="2555" w:author="Jindal, Deepak [AUTOSOL/PWS/NOIDA]" w:date="2022-06-09T22:58:00Z"/>
        </w:trPr>
        <w:tc>
          <w:tcPr>
            <w:tcW w:w="7380" w:type="dxa"/>
            <w:gridSpan w:val="2"/>
            <w:tcBorders>
              <w:top w:val="single" w:sz="6" w:space="0" w:color="auto"/>
              <w:left w:val="single" w:sz="4" w:space="0" w:color="auto"/>
              <w:bottom w:val="single" w:sz="4" w:space="0" w:color="auto"/>
              <w:right w:val="single" w:sz="4" w:space="0" w:color="auto"/>
            </w:tcBorders>
          </w:tcPr>
          <w:p w14:paraId="23872A94" w14:textId="353BFA0A" w:rsidR="00F3385B" w:rsidDel="00785E92" w:rsidRDefault="00F3385B" w:rsidP="00BA7962">
            <w:pPr>
              <w:pStyle w:val="CellBody"/>
              <w:numPr>
                <w:ilvl w:val="0"/>
                <w:numId w:val="124"/>
              </w:numPr>
              <w:rPr>
                <w:del w:id="2556" w:author="Jindal, Deepak [AUTOSOL/PWS/NOIDA]" w:date="2022-06-09T22:58:00Z"/>
                <w:rFonts w:ascii="Times New Roman" w:hAnsi="Times New Roman"/>
                <w:color w:val="auto"/>
              </w:rPr>
            </w:pPr>
            <w:del w:id="2557" w:author="Jindal, Deepak [AUTOSOL/PWS/NOIDA]" w:date="2022-06-09T22:58:00Z">
              <w:r w:rsidDel="00785E92">
                <w:rPr>
                  <w:rFonts w:ascii="Times New Roman" w:hAnsi="Times New Roman"/>
                  <w:color w:val="auto"/>
                </w:rPr>
                <w:delText xml:space="preserve">Configure OCC100 Controller on Standalone setup with all supported type of Analog output modules </w:delText>
              </w:r>
            </w:del>
          </w:p>
        </w:tc>
        <w:tc>
          <w:tcPr>
            <w:tcW w:w="2070" w:type="dxa"/>
            <w:tcBorders>
              <w:top w:val="single" w:sz="6" w:space="0" w:color="auto"/>
              <w:left w:val="single" w:sz="4" w:space="0" w:color="auto"/>
              <w:bottom w:val="single" w:sz="4" w:space="0" w:color="auto"/>
              <w:right w:val="single" w:sz="4" w:space="0" w:color="auto"/>
            </w:tcBorders>
          </w:tcPr>
          <w:p w14:paraId="1379298A" w14:textId="29A4D919" w:rsidR="00F3385B" w:rsidDel="00785E92" w:rsidRDefault="00F3385B" w:rsidP="002273AE">
            <w:pPr>
              <w:pStyle w:val="CellBody"/>
              <w:rPr>
                <w:del w:id="2558" w:author="Jindal, Deepak [AUTOSOL/PWS/NOIDA]" w:date="2022-06-09T22:58:00Z"/>
                <w:rFonts w:ascii="Times New Roman" w:hAnsi="Times New Roman"/>
                <w:color w:val="auto"/>
              </w:rPr>
            </w:pPr>
            <w:del w:id="2559" w:author="Jindal, Deepak [AUTOSOL/PWS/NOIDA]" w:date="2022-06-09T22:58:00Z">
              <w:r w:rsidDel="00785E92">
                <w:rPr>
                  <w:rFonts w:ascii="Times New Roman" w:hAnsi="Times New Roman"/>
                  <w:color w:val="auto"/>
                </w:rPr>
                <w:delText xml:space="preserve">P/F/F#/NA:  </w:delText>
              </w:r>
            </w:del>
          </w:p>
        </w:tc>
      </w:tr>
      <w:tr w:rsidR="0052212A" w:rsidDel="00785E92" w14:paraId="46EEB14F" w14:textId="44E07807" w:rsidTr="002273AE">
        <w:trPr>
          <w:cantSplit/>
          <w:trHeight w:val="316"/>
          <w:del w:id="2560" w:author="Jindal, Deepak [AUTOSOL/PWS/NOIDA]" w:date="2022-06-09T22:58:00Z"/>
        </w:trPr>
        <w:tc>
          <w:tcPr>
            <w:tcW w:w="7380" w:type="dxa"/>
            <w:gridSpan w:val="2"/>
            <w:tcBorders>
              <w:top w:val="single" w:sz="6" w:space="0" w:color="auto"/>
              <w:left w:val="single" w:sz="4" w:space="0" w:color="auto"/>
              <w:bottom w:val="single" w:sz="4" w:space="0" w:color="auto"/>
              <w:right w:val="single" w:sz="4" w:space="0" w:color="auto"/>
            </w:tcBorders>
          </w:tcPr>
          <w:p w14:paraId="3F52BD5F" w14:textId="73D24F2C" w:rsidR="0052212A" w:rsidDel="00785E92" w:rsidRDefault="0052212A" w:rsidP="0052212A">
            <w:pPr>
              <w:pStyle w:val="CellBody"/>
              <w:numPr>
                <w:ilvl w:val="0"/>
                <w:numId w:val="124"/>
              </w:numPr>
              <w:rPr>
                <w:del w:id="2561" w:author="Jindal, Deepak [AUTOSOL/PWS/NOIDA]" w:date="2022-06-09T22:58:00Z"/>
                <w:rFonts w:ascii="Times New Roman" w:hAnsi="Times New Roman"/>
                <w:color w:val="auto"/>
              </w:rPr>
            </w:pPr>
            <w:del w:id="2562" w:author="Jindal, Deepak [AUTOSOL/PWS/NOIDA]" w:date="2022-06-09T22:58: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563" w:author="Jindal, Deepak [AUTOSOL/PWS/NOIDA]" w:date="2022-06-08T19:41:00Z">
              <w:r w:rsidDel="00A84C67">
                <w:rPr>
                  <w:rFonts w:ascii="Times New Roman" w:hAnsi="Times New Roman"/>
                  <w:color w:val="auto"/>
                </w:rPr>
                <w:delText>Stanalone</w:delText>
              </w:r>
            </w:del>
            <w:del w:id="2564" w:author="Jindal, Deepak [AUTOSOL/PWS/NOIDA]" w:date="2022-06-09T22:58: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6437ACD7" w14:textId="002C7711" w:rsidR="0052212A" w:rsidDel="00785E92" w:rsidRDefault="0052212A" w:rsidP="0052212A">
            <w:pPr>
              <w:pStyle w:val="CellBody"/>
              <w:rPr>
                <w:del w:id="2565" w:author="Jindal, Deepak [AUTOSOL/PWS/NOIDA]" w:date="2022-06-09T22:58:00Z"/>
                <w:rFonts w:ascii="Times New Roman" w:hAnsi="Times New Roman"/>
                <w:color w:val="auto"/>
              </w:rPr>
            </w:pPr>
            <w:del w:id="2566" w:author="Jindal, Deepak [AUTOSOL/PWS/NOIDA]" w:date="2022-06-09T22:58:00Z">
              <w:r w:rsidDel="00785E92">
                <w:rPr>
                  <w:rFonts w:ascii="Times New Roman" w:hAnsi="Times New Roman"/>
                  <w:color w:val="auto"/>
                </w:rPr>
                <w:delText xml:space="preserve">P/F/F#/NA:  </w:delText>
              </w:r>
            </w:del>
          </w:p>
        </w:tc>
      </w:tr>
      <w:tr w:rsidR="0052212A" w:rsidDel="00785E92" w14:paraId="194EE647" w14:textId="08C00917" w:rsidTr="002273AE">
        <w:trPr>
          <w:cantSplit/>
          <w:trHeight w:val="316"/>
          <w:del w:id="2567" w:author="Jindal, Deepak [AUTOSOL/PWS/NOIDA]" w:date="2022-06-09T22:58:00Z"/>
        </w:trPr>
        <w:tc>
          <w:tcPr>
            <w:tcW w:w="9450" w:type="dxa"/>
            <w:gridSpan w:val="3"/>
            <w:tcBorders>
              <w:top w:val="single" w:sz="6" w:space="0" w:color="auto"/>
              <w:left w:val="single" w:sz="4" w:space="0" w:color="auto"/>
              <w:bottom w:val="single" w:sz="6" w:space="0" w:color="auto"/>
              <w:right w:val="single" w:sz="4" w:space="0" w:color="auto"/>
            </w:tcBorders>
          </w:tcPr>
          <w:p w14:paraId="4E15118B" w14:textId="569AB935" w:rsidR="0052212A" w:rsidDel="00785E92" w:rsidRDefault="0052212A" w:rsidP="0052212A">
            <w:pPr>
              <w:pStyle w:val="CellBody"/>
              <w:rPr>
                <w:del w:id="2568" w:author="Jindal, Deepak [AUTOSOL/PWS/NOIDA]" w:date="2022-06-09T22:58:00Z"/>
              </w:rPr>
            </w:pPr>
            <w:del w:id="2569" w:author="Jindal, Deepak [AUTOSOL/PWS/NOIDA]" w:date="2022-06-09T22:58:00Z">
              <w:r w:rsidDel="00785E92">
                <w:delText>Comments:</w:delText>
              </w:r>
            </w:del>
          </w:p>
        </w:tc>
      </w:tr>
    </w:tbl>
    <w:p w14:paraId="6FB11A92" w14:textId="640C2648" w:rsidR="005247FE" w:rsidRDefault="005247FE" w:rsidP="00B83EB3"/>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3385B" w:rsidDel="00785E92" w14:paraId="6DA99329" w14:textId="274F9F0A" w:rsidTr="002273AE">
        <w:trPr>
          <w:cantSplit/>
          <w:trHeight w:val="316"/>
          <w:del w:id="2570" w:author="Jindal, Deepak [AUTOSOL/PWS/NOIDA]" w:date="2022-06-09T22:58: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D1CC5BA" w14:textId="64D89D46" w:rsidR="00F3385B" w:rsidRPr="009F6D5D" w:rsidDel="00785E92" w:rsidRDefault="00F3385B">
            <w:pPr>
              <w:pStyle w:val="SectL2"/>
              <w:numPr>
                <w:ilvl w:val="3"/>
                <w:numId w:val="172"/>
              </w:numPr>
              <w:spacing w:after="120"/>
              <w:rPr>
                <w:del w:id="2571" w:author="Jindal, Deepak [AUTOSOL/PWS/NOIDA]" w:date="2022-06-09T22:58:00Z"/>
                <w:rFonts w:cs="Times"/>
                <w:b w:val="0"/>
                <w:szCs w:val="24"/>
                <w:rPrChange w:id="2572" w:author="Jindal, Deepak [AUTOSOL/PWS/NOIDA]" w:date="2022-06-09T19:08:00Z">
                  <w:rPr>
                    <w:del w:id="2573" w:author="Jindal, Deepak [AUTOSOL/PWS/NOIDA]" w:date="2022-06-09T22:58:00Z"/>
                    <w:b/>
                  </w:rPr>
                </w:rPrChange>
              </w:rPr>
              <w:pPrChange w:id="2574" w:author="Jindal, Deepak [AUTOSOL/PWS/NOIDA]" w:date="2022-06-09T19:08:00Z">
                <w:pPr>
                  <w:pStyle w:val="CellBody"/>
                  <w:numPr>
                    <w:ilvl w:val="3"/>
                    <w:numId w:val="9"/>
                  </w:numPr>
                </w:pPr>
              </w:pPrChange>
            </w:pPr>
            <w:bookmarkStart w:id="2575" w:name="_Toc105844541"/>
            <w:bookmarkStart w:id="2576" w:name="_Toc105844649"/>
            <w:bookmarkStart w:id="2577" w:name="_Toc108469370"/>
            <w:del w:id="2578" w:author="Jindal, Deepak [AUTOSOL/PWS/NOIDA]" w:date="2022-06-09T22:58:00Z">
              <w:r w:rsidRPr="009F6D5D" w:rsidDel="00785E92">
                <w:rPr>
                  <w:rFonts w:ascii="Times" w:hAnsi="Times" w:cs="Times"/>
                  <w:b w:val="0"/>
                  <w:sz w:val="24"/>
                  <w:szCs w:val="24"/>
                  <w:rPrChange w:id="2579" w:author="Jindal, Deepak [AUTOSOL/PWS/NOIDA]" w:date="2022-06-09T19:08:00Z">
                    <w:rPr>
                      <w:b/>
                    </w:rPr>
                  </w:rPrChange>
                </w:rPr>
                <w:delText xml:space="preserve">Test : </w:delText>
              </w:r>
              <w:r w:rsidRPr="009F6D5D" w:rsidDel="00785E92">
                <w:rPr>
                  <w:rFonts w:ascii="Times" w:hAnsi="Times" w:cs="Times"/>
                  <w:sz w:val="24"/>
                  <w:szCs w:val="24"/>
                  <w:rPrChange w:id="2580" w:author="Jindal, Deepak [AUTOSOL/PWS/NOIDA]" w:date="2022-06-09T19:08:00Z">
                    <w:rPr>
                      <w:bCs/>
                    </w:rPr>
                  </w:rPrChange>
                </w:rPr>
                <w:delText>Verify that Standalone Controller &amp; Tools supports all type of Digital Input modules on OCC100 Controller</w:delText>
              </w:r>
              <w:bookmarkEnd w:id="2575"/>
              <w:bookmarkEnd w:id="2576"/>
              <w:bookmarkEnd w:id="2577"/>
              <w:r w:rsidRPr="009F6D5D" w:rsidDel="00785E92">
                <w:rPr>
                  <w:rFonts w:ascii="Times" w:hAnsi="Times" w:cs="Times"/>
                  <w:sz w:val="24"/>
                  <w:szCs w:val="24"/>
                  <w:rPrChange w:id="2581" w:author="Jindal, Deepak [AUTOSOL/PWS/NOIDA]" w:date="2022-06-09T19:08:00Z">
                    <w:rPr>
                      <w:bCs/>
                    </w:rPr>
                  </w:rPrChange>
                </w:rPr>
                <w:delText xml:space="preserve"> </w:delText>
              </w:r>
            </w:del>
          </w:p>
          <w:p w14:paraId="03DA6D8E" w14:textId="651665E3" w:rsidR="00F3385B" w:rsidRPr="009B202C" w:rsidDel="00785E92" w:rsidRDefault="00F3385B" w:rsidP="002273AE">
            <w:pPr>
              <w:pStyle w:val="CellBody"/>
              <w:rPr>
                <w:del w:id="2582" w:author="Jindal, Deepak [AUTOSOL/PWS/NOIDA]" w:date="2022-06-09T22:58:00Z"/>
                <w:bCs/>
              </w:rPr>
            </w:pPr>
          </w:p>
        </w:tc>
      </w:tr>
      <w:tr w:rsidR="00F3385B" w:rsidDel="00785E92" w14:paraId="795B5B1C" w14:textId="588BDAA8" w:rsidTr="002273AE">
        <w:trPr>
          <w:cantSplit/>
          <w:trHeight w:val="316"/>
          <w:del w:id="2583" w:author="Jindal, Deepak [AUTOSOL/PWS/NOIDA]" w:date="2022-06-09T22:58:00Z"/>
        </w:trPr>
        <w:tc>
          <w:tcPr>
            <w:tcW w:w="2340" w:type="dxa"/>
            <w:tcBorders>
              <w:top w:val="single" w:sz="6" w:space="0" w:color="auto"/>
              <w:left w:val="single" w:sz="4" w:space="0" w:color="auto"/>
              <w:bottom w:val="single" w:sz="4" w:space="0" w:color="auto"/>
              <w:right w:val="single" w:sz="4" w:space="0" w:color="auto"/>
            </w:tcBorders>
          </w:tcPr>
          <w:p w14:paraId="1D7F7D0A" w14:textId="570D8427" w:rsidR="00F3385B" w:rsidDel="00785E92" w:rsidRDefault="00F3385B" w:rsidP="002273AE">
            <w:pPr>
              <w:pStyle w:val="CellBody"/>
              <w:rPr>
                <w:del w:id="2584" w:author="Jindal, Deepak [AUTOSOL/PWS/NOIDA]" w:date="2022-06-09T22:58:00Z"/>
                <w:rFonts w:ascii="Times New Roman" w:hAnsi="Times New Roman"/>
                <w:color w:val="auto"/>
              </w:rPr>
            </w:pPr>
            <w:del w:id="2585" w:author="Jindal, Deepak [AUTOSOL/PWS/NOIDA]" w:date="2022-06-09T22:58:00Z">
              <w:r w:rsidDel="00785E92">
                <w:rPr>
                  <w:rFonts w:ascii="Times New Roman" w:hAnsi="Times New Roman"/>
                  <w:color w:val="auto"/>
                </w:rPr>
                <w:delText>Date(s):</w:delText>
              </w:r>
            </w:del>
          </w:p>
        </w:tc>
        <w:tc>
          <w:tcPr>
            <w:tcW w:w="5040" w:type="dxa"/>
            <w:tcBorders>
              <w:top w:val="single" w:sz="6" w:space="0" w:color="auto"/>
              <w:left w:val="single" w:sz="4" w:space="0" w:color="auto"/>
              <w:bottom w:val="single" w:sz="4" w:space="0" w:color="auto"/>
              <w:right w:val="single" w:sz="4" w:space="0" w:color="auto"/>
            </w:tcBorders>
          </w:tcPr>
          <w:p w14:paraId="3EECA6E6" w14:textId="0BA15ADF" w:rsidR="00F3385B" w:rsidDel="00785E92" w:rsidRDefault="00F3385B" w:rsidP="002273AE">
            <w:pPr>
              <w:pStyle w:val="CellBody"/>
              <w:rPr>
                <w:del w:id="2586" w:author="Jindal, Deepak [AUTOSOL/PWS/NOIDA]" w:date="2022-06-09T22:58:00Z"/>
                <w:rFonts w:ascii="Times New Roman" w:hAnsi="Times New Roman"/>
                <w:color w:val="auto"/>
              </w:rPr>
            </w:pPr>
            <w:del w:id="2587" w:author="Jindal, Deepak [AUTOSOL/PWS/NOIDA]" w:date="2022-06-09T22:58:00Z">
              <w:r w:rsidDel="00785E92">
                <w:rPr>
                  <w:rFonts w:ascii="Times New Roman" w:hAnsi="Times New Roman"/>
                  <w:color w:val="auto"/>
                </w:rPr>
                <w:delText>Initials:</w:delText>
              </w:r>
            </w:del>
          </w:p>
        </w:tc>
        <w:tc>
          <w:tcPr>
            <w:tcW w:w="2070" w:type="dxa"/>
            <w:tcBorders>
              <w:top w:val="single" w:sz="6" w:space="0" w:color="auto"/>
              <w:left w:val="single" w:sz="4" w:space="0" w:color="auto"/>
              <w:bottom w:val="single" w:sz="4" w:space="0" w:color="auto"/>
              <w:right w:val="single" w:sz="4" w:space="0" w:color="auto"/>
            </w:tcBorders>
          </w:tcPr>
          <w:p w14:paraId="17CB9D39" w14:textId="3993074D" w:rsidR="00F3385B" w:rsidDel="00785E92" w:rsidRDefault="00F3385B" w:rsidP="002273AE">
            <w:pPr>
              <w:pStyle w:val="CellBody"/>
              <w:rPr>
                <w:del w:id="2588" w:author="Jindal, Deepak [AUTOSOL/PWS/NOIDA]" w:date="2022-06-09T22:58:00Z"/>
                <w:rFonts w:ascii="Times New Roman" w:hAnsi="Times New Roman"/>
                <w:color w:val="auto"/>
              </w:rPr>
            </w:pPr>
            <w:del w:id="2589" w:author="Jindal, Deepak [AUTOSOL/PWS/NOIDA]" w:date="2022-06-09T22:58:00Z">
              <w:r w:rsidDel="00785E92">
                <w:rPr>
                  <w:rFonts w:ascii="Times New Roman" w:hAnsi="Times New Roman"/>
                  <w:color w:val="auto"/>
                </w:rPr>
                <w:delText xml:space="preserve"> </w:delText>
              </w:r>
            </w:del>
          </w:p>
        </w:tc>
      </w:tr>
      <w:tr w:rsidR="00F3385B" w:rsidDel="00785E92" w14:paraId="519AAD74" w14:textId="28347DBD" w:rsidTr="002273AE">
        <w:trPr>
          <w:cantSplit/>
          <w:trHeight w:val="316"/>
          <w:del w:id="2590" w:author="Jindal, Deepak [AUTOSOL/PWS/NOIDA]" w:date="2022-06-09T22:58:00Z"/>
        </w:trPr>
        <w:tc>
          <w:tcPr>
            <w:tcW w:w="7380" w:type="dxa"/>
            <w:gridSpan w:val="2"/>
            <w:tcBorders>
              <w:top w:val="single" w:sz="6" w:space="0" w:color="auto"/>
              <w:left w:val="single" w:sz="4" w:space="0" w:color="auto"/>
              <w:bottom w:val="single" w:sz="4" w:space="0" w:color="auto"/>
              <w:right w:val="single" w:sz="4" w:space="0" w:color="auto"/>
            </w:tcBorders>
          </w:tcPr>
          <w:p w14:paraId="40C34558" w14:textId="0835599A" w:rsidR="00F3385B" w:rsidDel="00785E92" w:rsidRDefault="00F3385B" w:rsidP="00BA7962">
            <w:pPr>
              <w:pStyle w:val="CellBody"/>
              <w:numPr>
                <w:ilvl w:val="0"/>
                <w:numId w:val="125"/>
              </w:numPr>
              <w:rPr>
                <w:del w:id="2591" w:author="Jindal, Deepak [AUTOSOL/PWS/NOIDA]" w:date="2022-06-09T22:58:00Z"/>
                <w:rFonts w:ascii="Times New Roman" w:hAnsi="Times New Roman"/>
                <w:color w:val="auto"/>
              </w:rPr>
            </w:pPr>
            <w:del w:id="2592" w:author="Jindal, Deepak [AUTOSOL/PWS/NOIDA]" w:date="2022-06-09T22:58:00Z">
              <w:r w:rsidDel="00785E92">
                <w:rPr>
                  <w:rFonts w:ascii="Times New Roman" w:hAnsi="Times New Roman"/>
                  <w:color w:val="auto"/>
                </w:rPr>
                <w:delText xml:space="preserve">Configure OCC100 Controller on Standalone setup with all supported type of Digital input modules </w:delText>
              </w:r>
            </w:del>
          </w:p>
        </w:tc>
        <w:tc>
          <w:tcPr>
            <w:tcW w:w="2070" w:type="dxa"/>
            <w:tcBorders>
              <w:top w:val="single" w:sz="6" w:space="0" w:color="auto"/>
              <w:left w:val="single" w:sz="4" w:space="0" w:color="auto"/>
              <w:bottom w:val="single" w:sz="4" w:space="0" w:color="auto"/>
              <w:right w:val="single" w:sz="4" w:space="0" w:color="auto"/>
            </w:tcBorders>
          </w:tcPr>
          <w:p w14:paraId="1E482AB2" w14:textId="02A5A841" w:rsidR="00F3385B" w:rsidDel="00785E92" w:rsidRDefault="00F3385B" w:rsidP="002273AE">
            <w:pPr>
              <w:pStyle w:val="CellBody"/>
              <w:rPr>
                <w:del w:id="2593" w:author="Jindal, Deepak [AUTOSOL/PWS/NOIDA]" w:date="2022-06-09T22:58:00Z"/>
                <w:rFonts w:ascii="Times New Roman" w:hAnsi="Times New Roman"/>
                <w:color w:val="auto"/>
              </w:rPr>
            </w:pPr>
            <w:del w:id="2594" w:author="Jindal, Deepak [AUTOSOL/PWS/NOIDA]" w:date="2022-06-09T22:58:00Z">
              <w:r w:rsidDel="00785E92">
                <w:rPr>
                  <w:rFonts w:ascii="Times New Roman" w:hAnsi="Times New Roman"/>
                  <w:color w:val="auto"/>
                </w:rPr>
                <w:delText xml:space="preserve">P/F/F#/NA:  </w:delText>
              </w:r>
            </w:del>
          </w:p>
        </w:tc>
      </w:tr>
      <w:tr w:rsidR="0052212A" w:rsidDel="00785E92" w14:paraId="028DD4ED" w14:textId="6ECC7451" w:rsidTr="002273AE">
        <w:trPr>
          <w:cantSplit/>
          <w:trHeight w:val="316"/>
          <w:del w:id="2595" w:author="Jindal, Deepak [AUTOSOL/PWS/NOIDA]" w:date="2022-06-09T22:58:00Z"/>
        </w:trPr>
        <w:tc>
          <w:tcPr>
            <w:tcW w:w="7380" w:type="dxa"/>
            <w:gridSpan w:val="2"/>
            <w:tcBorders>
              <w:top w:val="single" w:sz="6" w:space="0" w:color="auto"/>
              <w:left w:val="single" w:sz="4" w:space="0" w:color="auto"/>
              <w:bottom w:val="single" w:sz="4" w:space="0" w:color="auto"/>
              <w:right w:val="single" w:sz="4" w:space="0" w:color="auto"/>
            </w:tcBorders>
          </w:tcPr>
          <w:p w14:paraId="35FD1D39" w14:textId="78D9D53C" w:rsidR="0052212A" w:rsidDel="00785E92" w:rsidRDefault="0052212A" w:rsidP="0052212A">
            <w:pPr>
              <w:pStyle w:val="CellBody"/>
              <w:numPr>
                <w:ilvl w:val="0"/>
                <w:numId w:val="125"/>
              </w:numPr>
              <w:rPr>
                <w:del w:id="2596" w:author="Jindal, Deepak [AUTOSOL/PWS/NOIDA]" w:date="2022-06-09T22:58:00Z"/>
                <w:rFonts w:ascii="Times New Roman" w:hAnsi="Times New Roman"/>
                <w:color w:val="auto"/>
              </w:rPr>
            </w:pPr>
            <w:del w:id="2597" w:author="Jindal, Deepak [AUTOSOL/PWS/NOIDA]" w:date="2022-06-09T22:58: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598" w:author="Jindal, Deepak [AUTOSOL/PWS/NOIDA]" w:date="2022-06-08T19:41:00Z">
              <w:r w:rsidDel="00A84C67">
                <w:rPr>
                  <w:rFonts w:ascii="Times New Roman" w:hAnsi="Times New Roman"/>
                  <w:color w:val="auto"/>
                </w:rPr>
                <w:delText>Stanalone</w:delText>
              </w:r>
            </w:del>
            <w:del w:id="2599" w:author="Jindal, Deepak [AUTOSOL/PWS/NOIDA]" w:date="2022-06-09T22:58: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4A56E4A1" w14:textId="5365431C" w:rsidR="0052212A" w:rsidDel="00785E92" w:rsidRDefault="0052212A" w:rsidP="0052212A">
            <w:pPr>
              <w:pStyle w:val="CellBody"/>
              <w:rPr>
                <w:del w:id="2600" w:author="Jindal, Deepak [AUTOSOL/PWS/NOIDA]" w:date="2022-06-09T22:58:00Z"/>
                <w:rFonts w:ascii="Times New Roman" w:hAnsi="Times New Roman"/>
                <w:color w:val="auto"/>
              </w:rPr>
            </w:pPr>
            <w:del w:id="2601" w:author="Jindal, Deepak [AUTOSOL/PWS/NOIDA]" w:date="2022-06-09T22:58:00Z">
              <w:r w:rsidDel="00785E92">
                <w:rPr>
                  <w:rFonts w:ascii="Times New Roman" w:hAnsi="Times New Roman"/>
                  <w:color w:val="auto"/>
                </w:rPr>
                <w:delText xml:space="preserve">P/F/F#/NA:  </w:delText>
              </w:r>
            </w:del>
          </w:p>
        </w:tc>
      </w:tr>
      <w:tr w:rsidR="0052212A" w:rsidDel="00785E92" w14:paraId="055FF736" w14:textId="66DDC15E" w:rsidTr="002273AE">
        <w:trPr>
          <w:cantSplit/>
          <w:trHeight w:val="316"/>
          <w:del w:id="2602" w:author="Jindal, Deepak [AUTOSOL/PWS/NOIDA]" w:date="2022-06-09T22:58:00Z"/>
        </w:trPr>
        <w:tc>
          <w:tcPr>
            <w:tcW w:w="9450" w:type="dxa"/>
            <w:gridSpan w:val="3"/>
            <w:tcBorders>
              <w:top w:val="single" w:sz="6" w:space="0" w:color="auto"/>
              <w:left w:val="single" w:sz="4" w:space="0" w:color="auto"/>
              <w:bottom w:val="single" w:sz="6" w:space="0" w:color="auto"/>
              <w:right w:val="single" w:sz="4" w:space="0" w:color="auto"/>
            </w:tcBorders>
          </w:tcPr>
          <w:p w14:paraId="162E32CF" w14:textId="292E0E0D" w:rsidR="0052212A" w:rsidDel="00785E92" w:rsidRDefault="0052212A" w:rsidP="0052212A">
            <w:pPr>
              <w:pStyle w:val="CellBody"/>
              <w:rPr>
                <w:del w:id="2603" w:author="Jindal, Deepak [AUTOSOL/PWS/NOIDA]" w:date="2022-06-09T22:58:00Z"/>
              </w:rPr>
            </w:pPr>
            <w:del w:id="2604" w:author="Jindal, Deepak [AUTOSOL/PWS/NOIDA]" w:date="2022-06-09T22:58:00Z">
              <w:r w:rsidDel="00785E92">
                <w:delText>Comments:</w:delText>
              </w:r>
            </w:del>
          </w:p>
        </w:tc>
      </w:tr>
    </w:tbl>
    <w:p w14:paraId="4D9B8C16" w14:textId="77777777" w:rsidR="00F3385B" w:rsidRDefault="00F3385B" w:rsidP="00F3385B"/>
    <w:p w14:paraId="635A0E0B" w14:textId="77777777" w:rsidR="00F3385B" w:rsidRDefault="00F3385B" w:rsidP="00F3385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3385B" w:rsidRPr="009B202C" w:rsidDel="00785E92" w14:paraId="3083BDD0" w14:textId="2880C762" w:rsidTr="002273AE">
        <w:trPr>
          <w:cantSplit/>
          <w:trHeight w:val="316"/>
          <w:del w:id="2605" w:author="Jindal, Deepak [AUTOSOL/PWS/NOIDA]" w:date="2022-06-09T22:58: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0D9A4F9" w14:textId="50158CB5" w:rsidR="00F3385B" w:rsidRPr="009F6D5D" w:rsidDel="00785E92" w:rsidRDefault="00F3385B">
            <w:pPr>
              <w:pStyle w:val="SectL2"/>
              <w:numPr>
                <w:ilvl w:val="3"/>
                <w:numId w:val="172"/>
              </w:numPr>
              <w:spacing w:after="120"/>
              <w:rPr>
                <w:del w:id="2606" w:author="Jindal, Deepak [AUTOSOL/PWS/NOIDA]" w:date="2022-06-09T22:58:00Z"/>
                <w:rFonts w:cs="Times"/>
                <w:b w:val="0"/>
                <w:szCs w:val="24"/>
                <w:rPrChange w:id="2607" w:author="Jindal, Deepak [AUTOSOL/PWS/NOIDA]" w:date="2022-06-09T19:08:00Z">
                  <w:rPr>
                    <w:del w:id="2608" w:author="Jindal, Deepak [AUTOSOL/PWS/NOIDA]" w:date="2022-06-09T22:58:00Z"/>
                    <w:b/>
                  </w:rPr>
                </w:rPrChange>
              </w:rPr>
              <w:pPrChange w:id="2609" w:author="Jindal, Deepak [AUTOSOL/PWS/NOIDA]" w:date="2022-06-09T19:08:00Z">
                <w:pPr>
                  <w:pStyle w:val="CellBody"/>
                  <w:numPr>
                    <w:ilvl w:val="3"/>
                    <w:numId w:val="9"/>
                  </w:numPr>
                </w:pPr>
              </w:pPrChange>
            </w:pPr>
            <w:bookmarkStart w:id="2610" w:name="_Toc105844542"/>
            <w:bookmarkStart w:id="2611" w:name="_Toc105844650"/>
            <w:bookmarkStart w:id="2612" w:name="_Toc108469371"/>
            <w:del w:id="2613" w:author="Jindal, Deepak [AUTOSOL/PWS/NOIDA]" w:date="2022-06-09T22:58:00Z">
              <w:r w:rsidRPr="009F6D5D" w:rsidDel="00785E92">
                <w:rPr>
                  <w:rFonts w:ascii="Times" w:hAnsi="Times" w:cs="Times"/>
                  <w:b w:val="0"/>
                  <w:sz w:val="24"/>
                  <w:szCs w:val="24"/>
                  <w:rPrChange w:id="2614" w:author="Jindal, Deepak [AUTOSOL/PWS/NOIDA]" w:date="2022-06-09T19:08:00Z">
                    <w:rPr>
                      <w:b/>
                    </w:rPr>
                  </w:rPrChange>
                </w:rPr>
                <w:delText xml:space="preserve">Test : </w:delText>
              </w:r>
              <w:r w:rsidRPr="009F6D5D" w:rsidDel="00785E92">
                <w:rPr>
                  <w:rFonts w:ascii="Times" w:hAnsi="Times" w:cs="Times"/>
                  <w:sz w:val="24"/>
                  <w:szCs w:val="24"/>
                  <w:rPrChange w:id="2615" w:author="Jindal, Deepak [AUTOSOL/PWS/NOIDA]" w:date="2022-06-09T19:08:00Z">
                    <w:rPr>
                      <w:bCs/>
                    </w:rPr>
                  </w:rPrChange>
                </w:rPr>
                <w:delText>Verify that Standalone Controller &amp; Tools supports all type of Digital Output modules on OCC100 Controller</w:delText>
              </w:r>
              <w:bookmarkEnd w:id="2610"/>
              <w:bookmarkEnd w:id="2611"/>
              <w:bookmarkEnd w:id="2612"/>
              <w:r w:rsidRPr="009F6D5D" w:rsidDel="00785E92">
                <w:rPr>
                  <w:rFonts w:ascii="Times" w:hAnsi="Times" w:cs="Times"/>
                  <w:b w:val="0"/>
                  <w:sz w:val="24"/>
                  <w:szCs w:val="24"/>
                  <w:rPrChange w:id="2616" w:author="Jindal, Deepak [AUTOSOL/PWS/NOIDA]" w:date="2022-06-09T19:08:00Z">
                    <w:rPr>
                      <w:b/>
                    </w:rPr>
                  </w:rPrChange>
                </w:rPr>
                <w:delText xml:space="preserve"> </w:delText>
              </w:r>
            </w:del>
          </w:p>
          <w:p w14:paraId="089AAA4B" w14:textId="65C3EDA5" w:rsidR="00F3385B" w:rsidRPr="00F3385B" w:rsidDel="00785E92" w:rsidRDefault="00F3385B" w:rsidP="002273AE">
            <w:pPr>
              <w:pStyle w:val="CellBody"/>
              <w:rPr>
                <w:del w:id="2617" w:author="Jindal, Deepak [AUTOSOL/PWS/NOIDA]" w:date="2022-06-09T22:58:00Z"/>
                <w:b/>
              </w:rPr>
            </w:pPr>
          </w:p>
        </w:tc>
      </w:tr>
      <w:tr w:rsidR="00F3385B" w:rsidDel="00785E92" w14:paraId="195E2959" w14:textId="648CDD83" w:rsidTr="002273AE">
        <w:trPr>
          <w:cantSplit/>
          <w:trHeight w:val="316"/>
          <w:del w:id="2618" w:author="Jindal, Deepak [AUTOSOL/PWS/NOIDA]" w:date="2022-06-09T22:58:00Z"/>
        </w:trPr>
        <w:tc>
          <w:tcPr>
            <w:tcW w:w="2340" w:type="dxa"/>
            <w:tcBorders>
              <w:top w:val="single" w:sz="6" w:space="0" w:color="auto"/>
              <w:left w:val="single" w:sz="4" w:space="0" w:color="auto"/>
              <w:bottom w:val="single" w:sz="4" w:space="0" w:color="auto"/>
              <w:right w:val="single" w:sz="4" w:space="0" w:color="auto"/>
            </w:tcBorders>
          </w:tcPr>
          <w:p w14:paraId="4915A1BD" w14:textId="5F48B517" w:rsidR="00F3385B" w:rsidDel="00785E92" w:rsidRDefault="00F3385B" w:rsidP="002273AE">
            <w:pPr>
              <w:pStyle w:val="CellBody"/>
              <w:rPr>
                <w:del w:id="2619" w:author="Jindal, Deepak [AUTOSOL/PWS/NOIDA]" w:date="2022-06-09T22:58:00Z"/>
                <w:rFonts w:ascii="Times New Roman" w:hAnsi="Times New Roman"/>
                <w:color w:val="auto"/>
              </w:rPr>
            </w:pPr>
            <w:del w:id="2620" w:author="Jindal, Deepak [AUTOSOL/PWS/NOIDA]" w:date="2022-06-09T22:58:00Z">
              <w:r w:rsidDel="00785E92">
                <w:rPr>
                  <w:rFonts w:ascii="Times New Roman" w:hAnsi="Times New Roman"/>
                  <w:color w:val="auto"/>
                </w:rPr>
                <w:delText>Date(s):</w:delText>
              </w:r>
            </w:del>
          </w:p>
        </w:tc>
        <w:tc>
          <w:tcPr>
            <w:tcW w:w="5040" w:type="dxa"/>
            <w:tcBorders>
              <w:top w:val="single" w:sz="6" w:space="0" w:color="auto"/>
              <w:left w:val="single" w:sz="4" w:space="0" w:color="auto"/>
              <w:bottom w:val="single" w:sz="4" w:space="0" w:color="auto"/>
              <w:right w:val="single" w:sz="4" w:space="0" w:color="auto"/>
            </w:tcBorders>
          </w:tcPr>
          <w:p w14:paraId="5DEAACF2" w14:textId="64F07DF8" w:rsidR="00F3385B" w:rsidDel="00785E92" w:rsidRDefault="00F3385B" w:rsidP="002273AE">
            <w:pPr>
              <w:pStyle w:val="CellBody"/>
              <w:rPr>
                <w:del w:id="2621" w:author="Jindal, Deepak [AUTOSOL/PWS/NOIDA]" w:date="2022-06-09T22:58:00Z"/>
                <w:rFonts w:ascii="Times New Roman" w:hAnsi="Times New Roman"/>
                <w:color w:val="auto"/>
              </w:rPr>
            </w:pPr>
            <w:del w:id="2622" w:author="Jindal, Deepak [AUTOSOL/PWS/NOIDA]" w:date="2022-06-09T22:58:00Z">
              <w:r w:rsidDel="00785E92">
                <w:rPr>
                  <w:rFonts w:ascii="Times New Roman" w:hAnsi="Times New Roman"/>
                  <w:color w:val="auto"/>
                </w:rPr>
                <w:delText>Initials:</w:delText>
              </w:r>
            </w:del>
          </w:p>
        </w:tc>
        <w:tc>
          <w:tcPr>
            <w:tcW w:w="2070" w:type="dxa"/>
            <w:tcBorders>
              <w:top w:val="single" w:sz="6" w:space="0" w:color="auto"/>
              <w:left w:val="single" w:sz="4" w:space="0" w:color="auto"/>
              <w:bottom w:val="single" w:sz="4" w:space="0" w:color="auto"/>
              <w:right w:val="single" w:sz="4" w:space="0" w:color="auto"/>
            </w:tcBorders>
          </w:tcPr>
          <w:p w14:paraId="0EF99F3A" w14:textId="7E74DE9B" w:rsidR="00F3385B" w:rsidDel="00785E92" w:rsidRDefault="00F3385B" w:rsidP="002273AE">
            <w:pPr>
              <w:pStyle w:val="CellBody"/>
              <w:rPr>
                <w:del w:id="2623" w:author="Jindal, Deepak [AUTOSOL/PWS/NOIDA]" w:date="2022-06-09T22:58:00Z"/>
                <w:rFonts w:ascii="Times New Roman" w:hAnsi="Times New Roman"/>
                <w:color w:val="auto"/>
              </w:rPr>
            </w:pPr>
            <w:del w:id="2624" w:author="Jindal, Deepak [AUTOSOL/PWS/NOIDA]" w:date="2022-06-09T22:58:00Z">
              <w:r w:rsidDel="00785E92">
                <w:rPr>
                  <w:rFonts w:ascii="Times New Roman" w:hAnsi="Times New Roman"/>
                  <w:color w:val="auto"/>
                </w:rPr>
                <w:delText xml:space="preserve"> </w:delText>
              </w:r>
            </w:del>
          </w:p>
        </w:tc>
      </w:tr>
      <w:tr w:rsidR="00F3385B" w:rsidDel="00785E92" w14:paraId="5B74E633" w14:textId="7B586564" w:rsidTr="002273AE">
        <w:trPr>
          <w:cantSplit/>
          <w:trHeight w:val="316"/>
          <w:del w:id="2625" w:author="Jindal, Deepak [AUTOSOL/PWS/NOIDA]" w:date="2022-06-09T22:58:00Z"/>
        </w:trPr>
        <w:tc>
          <w:tcPr>
            <w:tcW w:w="7380" w:type="dxa"/>
            <w:gridSpan w:val="2"/>
            <w:tcBorders>
              <w:top w:val="single" w:sz="6" w:space="0" w:color="auto"/>
              <w:left w:val="single" w:sz="4" w:space="0" w:color="auto"/>
              <w:bottom w:val="single" w:sz="4" w:space="0" w:color="auto"/>
              <w:right w:val="single" w:sz="4" w:space="0" w:color="auto"/>
            </w:tcBorders>
          </w:tcPr>
          <w:p w14:paraId="4C64F46D" w14:textId="1FF0DEFA" w:rsidR="00F3385B" w:rsidDel="00785E92" w:rsidRDefault="00F3385B" w:rsidP="00BA7962">
            <w:pPr>
              <w:pStyle w:val="CellBody"/>
              <w:numPr>
                <w:ilvl w:val="0"/>
                <w:numId w:val="126"/>
              </w:numPr>
              <w:rPr>
                <w:del w:id="2626" w:author="Jindal, Deepak [AUTOSOL/PWS/NOIDA]" w:date="2022-06-09T22:58:00Z"/>
                <w:rFonts w:ascii="Times New Roman" w:hAnsi="Times New Roman"/>
                <w:color w:val="auto"/>
              </w:rPr>
            </w:pPr>
            <w:del w:id="2627" w:author="Jindal, Deepak [AUTOSOL/PWS/NOIDA]" w:date="2022-06-09T22:58:00Z">
              <w:r w:rsidDel="00785E92">
                <w:rPr>
                  <w:rFonts w:ascii="Times New Roman" w:hAnsi="Times New Roman"/>
                  <w:color w:val="auto"/>
                </w:rPr>
                <w:delText xml:space="preserve">Configure OCC100 Controller on Standalone setup with all supported type of Digital output modules </w:delText>
              </w:r>
            </w:del>
          </w:p>
        </w:tc>
        <w:tc>
          <w:tcPr>
            <w:tcW w:w="2070" w:type="dxa"/>
            <w:tcBorders>
              <w:top w:val="single" w:sz="6" w:space="0" w:color="auto"/>
              <w:left w:val="single" w:sz="4" w:space="0" w:color="auto"/>
              <w:bottom w:val="single" w:sz="4" w:space="0" w:color="auto"/>
              <w:right w:val="single" w:sz="4" w:space="0" w:color="auto"/>
            </w:tcBorders>
          </w:tcPr>
          <w:p w14:paraId="5801E32C" w14:textId="79B6F816" w:rsidR="00F3385B" w:rsidDel="00785E92" w:rsidRDefault="00F3385B" w:rsidP="002273AE">
            <w:pPr>
              <w:pStyle w:val="CellBody"/>
              <w:rPr>
                <w:del w:id="2628" w:author="Jindal, Deepak [AUTOSOL/PWS/NOIDA]" w:date="2022-06-09T22:58:00Z"/>
                <w:rFonts w:ascii="Times New Roman" w:hAnsi="Times New Roman"/>
                <w:color w:val="auto"/>
              </w:rPr>
            </w:pPr>
            <w:del w:id="2629" w:author="Jindal, Deepak [AUTOSOL/PWS/NOIDA]" w:date="2022-06-09T22:58:00Z">
              <w:r w:rsidDel="00785E92">
                <w:rPr>
                  <w:rFonts w:ascii="Times New Roman" w:hAnsi="Times New Roman"/>
                  <w:color w:val="auto"/>
                </w:rPr>
                <w:delText xml:space="preserve">P/F/F#/NA:  </w:delText>
              </w:r>
            </w:del>
          </w:p>
        </w:tc>
      </w:tr>
      <w:tr w:rsidR="0052212A" w:rsidDel="00785E92" w14:paraId="4BD4A8A0" w14:textId="4E91A556" w:rsidTr="002273AE">
        <w:trPr>
          <w:cantSplit/>
          <w:trHeight w:val="316"/>
          <w:del w:id="2630" w:author="Jindal, Deepak [AUTOSOL/PWS/NOIDA]" w:date="2022-06-09T22:58:00Z"/>
        </w:trPr>
        <w:tc>
          <w:tcPr>
            <w:tcW w:w="7380" w:type="dxa"/>
            <w:gridSpan w:val="2"/>
            <w:tcBorders>
              <w:top w:val="single" w:sz="6" w:space="0" w:color="auto"/>
              <w:left w:val="single" w:sz="4" w:space="0" w:color="auto"/>
              <w:bottom w:val="single" w:sz="4" w:space="0" w:color="auto"/>
              <w:right w:val="single" w:sz="4" w:space="0" w:color="auto"/>
            </w:tcBorders>
          </w:tcPr>
          <w:p w14:paraId="2EB01CDA" w14:textId="0EAE6985" w:rsidR="0052212A" w:rsidDel="00785E92" w:rsidRDefault="0052212A" w:rsidP="0052212A">
            <w:pPr>
              <w:pStyle w:val="CellBody"/>
              <w:numPr>
                <w:ilvl w:val="0"/>
                <w:numId w:val="126"/>
              </w:numPr>
              <w:rPr>
                <w:del w:id="2631" w:author="Jindal, Deepak [AUTOSOL/PWS/NOIDA]" w:date="2022-06-09T22:58:00Z"/>
                <w:rFonts w:ascii="Times New Roman" w:hAnsi="Times New Roman"/>
                <w:color w:val="auto"/>
              </w:rPr>
            </w:pPr>
            <w:del w:id="2632" w:author="Jindal, Deepak [AUTOSOL/PWS/NOIDA]" w:date="2022-06-09T22:58: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633" w:author="Jindal, Deepak [AUTOSOL/PWS/NOIDA]" w:date="2022-06-08T19:41:00Z">
              <w:r w:rsidDel="00A84C67">
                <w:rPr>
                  <w:rFonts w:ascii="Times New Roman" w:hAnsi="Times New Roman"/>
                  <w:color w:val="auto"/>
                </w:rPr>
                <w:delText>Stanalone</w:delText>
              </w:r>
            </w:del>
            <w:del w:id="2634" w:author="Jindal, Deepak [AUTOSOL/PWS/NOIDA]" w:date="2022-06-09T22:58: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354FA75F" w14:textId="6F2A8DDF" w:rsidR="0052212A" w:rsidDel="00785E92" w:rsidRDefault="0052212A" w:rsidP="0052212A">
            <w:pPr>
              <w:pStyle w:val="CellBody"/>
              <w:rPr>
                <w:del w:id="2635" w:author="Jindal, Deepak [AUTOSOL/PWS/NOIDA]" w:date="2022-06-09T22:58:00Z"/>
                <w:rFonts w:ascii="Times New Roman" w:hAnsi="Times New Roman"/>
                <w:color w:val="auto"/>
              </w:rPr>
            </w:pPr>
            <w:del w:id="2636" w:author="Jindal, Deepak [AUTOSOL/PWS/NOIDA]" w:date="2022-06-09T22:58:00Z">
              <w:r w:rsidDel="00785E92">
                <w:rPr>
                  <w:rFonts w:ascii="Times New Roman" w:hAnsi="Times New Roman"/>
                  <w:color w:val="auto"/>
                </w:rPr>
                <w:delText xml:space="preserve">P/F/F#/NA:  </w:delText>
              </w:r>
            </w:del>
          </w:p>
        </w:tc>
      </w:tr>
      <w:tr w:rsidR="0052212A" w:rsidDel="00785E92" w14:paraId="50014E9E" w14:textId="22AAEF80" w:rsidTr="002273AE">
        <w:trPr>
          <w:cantSplit/>
          <w:trHeight w:val="316"/>
          <w:del w:id="2637" w:author="Jindal, Deepak [AUTOSOL/PWS/NOIDA]" w:date="2022-06-09T22:58:00Z"/>
        </w:trPr>
        <w:tc>
          <w:tcPr>
            <w:tcW w:w="9450" w:type="dxa"/>
            <w:gridSpan w:val="3"/>
            <w:tcBorders>
              <w:top w:val="single" w:sz="6" w:space="0" w:color="auto"/>
              <w:left w:val="single" w:sz="4" w:space="0" w:color="auto"/>
              <w:bottom w:val="single" w:sz="6" w:space="0" w:color="auto"/>
              <w:right w:val="single" w:sz="4" w:space="0" w:color="auto"/>
            </w:tcBorders>
          </w:tcPr>
          <w:p w14:paraId="3855D60C" w14:textId="1A9A0B29" w:rsidR="0052212A" w:rsidDel="00785E92" w:rsidRDefault="0052212A" w:rsidP="0052212A">
            <w:pPr>
              <w:pStyle w:val="CellBody"/>
              <w:rPr>
                <w:del w:id="2638" w:author="Jindal, Deepak [AUTOSOL/PWS/NOIDA]" w:date="2022-06-09T22:58:00Z"/>
              </w:rPr>
            </w:pPr>
            <w:del w:id="2639" w:author="Jindal, Deepak [AUTOSOL/PWS/NOIDA]" w:date="2022-06-09T22:58:00Z">
              <w:r w:rsidDel="00785E92">
                <w:delText>Comments:</w:delText>
              </w:r>
            </w:del>
          </w:p>
        </w:tc>
      </w:tr>
    </w:tbl>
    <w:p w14:paraId="4125924A" w14:textId="5969FD91" w:rsidR="00F3385B" w:rsidRDefault="00F3385B" w:rsidP="00B83EB3"/>
    <w:p w14:paraId="523197F7" w14:textId="539FB4F9" w:rsidR="00F3385B" w:rsidRDefault="00F3385B" w:rsidP="00B83EB3"/>
    <w:p w14:paraId="68F6A649" w14:textId="77777777" w:rsidR="00F3385B" w:rsidRDefault="00F3385B" w:rsidP="00F3385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3385B" w14:paraId="2FE41C8A" w14:textId="77777777" w:rsidTr="002273A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9562A91" w14:textId="6C5DB9FF" w:rsidR="00F3385B" w:rsidRPr="009F6D5D" w:rsidRDefault="00F3385B">
            <w:pPr>
              <w:pStyle w:val="SectL2"/>
              <w:numPr>
                <w:ilvl w:val="3"/>
                <w:numId w:val="172"/>
              </w:numPr>
              <w:spacing w:after="120"/>
              <w:rPr>
                <w:rFonts w:cs="Times"/>
                <w:b w:val="0"/>
                <w:szCs w:val="24"/>
                <w:rPrChange w:id="2640" w:author="Jindal, Deepak [AUTOSOL/PWS/NOIDA]" w:date="2022-06-09T19:08:00Z">
                  <w:rPr>
                    <w:b/>
                  </w:rPr>
                </w:rPrChange>
              </w:rPr>
              <w:pPrChange w:id="2641" w:author="Jindal, Deepak [AUTOSOL/PWS/NOIDA]" w:date="2022-06-09T19:08:00Z">
                <w:pPr>
                  <w:pStyle w:val="CellBody"/>
                  <w:numPr>
                    <w:ilvl w:val="3"/>
                    <w:numId w:val="9"/>
                  </w:numPr>
                </w:pPr>
              </w:pPrChange>
            </w:pPr>
            <w:bookmarkStart w:id="2642" w:name="_Toc105769679"/>
            <w:bookmarkStart w:id="2643" w:name="_Toc105844543"/>
            <w:bookmarkStart w:id="2644" w:name="_Toc105844651"/>
            <w:bookmarkStart w:id="2645" w:name="_Toc105845232"/>
            <w:bookmarkStart w:id="2646" w:name="_Toc105848934"/>
            <w:bookmarkStart w:id="2647" w:name="_Toc108469372"/>
            <w:bookmarkStart w:id="2648" w:name="_Toc108469860"/>
            <w:r w:rsidRPr="009F6D5D">
              <w:rPr>
                <w:rFonts w:ascii="Times" w:hAnsi="Times" w:cs="Times"/>
                <w:sz w:val="24"/>
                <w:szCs w:val="24"/>
                <w:rPrChange w:id="2649" w:author="Jindal, Deepak [AUTOSOL/PWS/NOIDA]" w:date="2022-06-09T19:08:00Z">
                  <w:rPr>
                    <w:b/>
                  </w:rPr>
                </w:rPrChange>
              </w:rPr>
              <w:t xml:space="preserve">Test : </w:t>
            </w:r>
            <w:ins w:id="2650" w:author="Jindal, Deepak [AUTOSOL/PWS/NOIDA]" w:date="2022-06-09T23:01:00Z">
              <w:r w:rsidR="00785E92" w:rsidRPr="00866182">
                <w:rPr>
                  <w:rFonts w:ascii="Times" w:hAnsi="Times" w:cs="Times"/>
                  <w:b w:val="0"/>
                  <w:bCs/>
                  <w:sz w:val="24"/>
                  <w:szCs w:val="24"/>
                  <w:rPrChange w:id="2651" w:author="Jindal, Deepak [AUTOSOL/PWS/NOIDA]" w:date="2022-06-10T13:14:00Z">
                    <w:rPr>
                      <w:rFonts w:cs="Times"/>
                      <w:b/>
                      <w:szCs w:val="24"/>
                    </w:rPr>
                  </w:rPrChange>
                </w:rPr>
                <w:t>Verify the basic functionalities of Bus modules</w:t>
              </w:r>
            </w:ins>
            <w:ins w:id="2652" w:author="Jindal, Deepak [AUTOSOL/PWS/NOIDA]" w:date="2022-06-10T13:13:00Z">
              <w:r w:rsidR="00866182" w:rsidRPr="00866182">
                <w:rPr>
                  <w:rFonts w:ascii="Times" w:hAnsi="Times" w:cs="Times"/>
                  <w:b w:val="0"/>
                  <w:bCs/>
                  <w:sz w:val="24"/>
                  <w:szCs w:val="24"/>
                  <w:rPrChange w:id="2653" w:author="Jindal, Deepak [AUTOSOL/PWS/NOIDA]" w:date="2022-06-10T13:14:00Z">
                    <w:rPr>
                      <w:rFonts w:cs="Times"/>
                      <w:b/>
                      <w:szCs w:val="24"/>
                    </w:rPr>
                  </w:rPrChange>
                </w:rPr>
                <w:t xml:space="preserve"> </w:t>
              </w:r>
              <w:r w:rsidR="00866182" w:rsidRPr="00866182">
                <w:rPr>
                  <w:rFonts w:ascii="Times" w:hAnsi="Times" w:cs="Times"/>
                  <w:b w:val="0"/>
                  <w:bCs/>
                  <w:sz w:val="24"/>
                  <w:szCs w:val="24"/>
                </w:rPr>
                <w:t>(Note down Elecetronic module no./personality module/firmware revision number)</w:t>
              </w:r>
            </w:ins>
            <w:ins w:id="2654" w:author="Jindal, Deepak [AUTOSOL/PWS/NOIDA]" w:date="2022-06-09T23:01:00Z">
              <w:r w:rsidR="00785E92" w:rsidRPr="00866182">
                <w:rPr>
                  <w:rFonts w:ascii="Times" w:hAnsi="Times" w:cs="Times"/>
                  <w:b w:val="0"/>
                  <w:bCs/>
                  <w:sz w:val="24"/>
                  <w:szCs w:val="24"/>
                  <w:rPrChange w:id="2655" w:author="Jindal, Deepak [AUTOSOL/PWS/NOIDA]" w:date="2022-06-10T13:14:00Z">
                    <w:rPr>
                      <w:rFonts w:cs="Times"/>
                      <w:b/>
                      <w:szCs w:val="24"/>
                    </w:rPr>
                  </w:rPrChange>
                </w:rPr>
                <w:t xml:space="preserve"> and list down the verified operations &amp; tests</w:t>
              </w:r>
            </w:ins>
            <w:del w:id="2656" w:author="Jindal, Deepak [AUTOSOL/PWS/NOIDA]" w:date="2022-06-09T23:01:00Z">
              <w:r w:rsidRPr="00866182" w:rsidDel="00785E92">
                <w:rPr>
                  <w:rFonts w:ascii="Times" w:hAnsi="Times" w:cs="Times"/>
                  <w:b w:val="0"/>
                  <w:bCs/>
                  <w:sz w:val="24"/>
                  <w:szCs w:val="24"/>
                  <w:rPrChange w:id="2657" w:author="Jindal, Deepak [AUTOSOL/PWS/NOIDA]" w:date="2022-06-10T13:14:00Z">
                    <w:rPr>
                      <w:bCs/>
                    </w:rPr>
                  </w:rPrChange>
                </w:rPr>
                <w:delText>Verify that Standalone Controller &amp; Tools supports all type of bus modules modules on OCC100 Controller</w:delText>
              </w:r>
            </w:del>
            <w:r w:rsidRPr="00866182">
              <w:rPr>
                <w:rFonts w:ascii="Times" w:hAnsi="Times" w:cs="Times"/>
                <w:b w:val="0"/>
                <w:bCs/>
                <w:sz w:val="24"/>
                <w:szCs w:val="24"/>
                <w:rPrChange w:id="2658" w:author="Jindal, Deepak [AUTOSOL/PWS/NOIDA]" w:date="2022-06-10T13:14:00Z">
                  <w:rPr>
                    <w:bCs/>
                  </w:rPr>
                </w:rPrChange>
              </w:rPr>
              <w:t xml:space="preserve"> (</w:t>
            </w:r>
            <w:ins w:id="2659" w:author="Jindal, Deepak [AUTOSOL/PWS/NOIDA]" w:date="2022-06-09T23:03:00Z">
              <w:r w:rsidR="0051051A" w:rsidRPr="00866182">
                <w:rPr>
                  <w:rFonts w:ascii="Times" w:hAnsi="Times" w:cs="Times"/>
                  <w:b w:val="0"/>
                  <w:bCs/>
                  <w:sz w:val="24"/>
                  <w:szCs w:val="24"/>
                </w:rPr>
                <w:t>except Foundation Fieldbus and DeviceNet</w:t>
              </w:r>
            </w:ins>
            <w:del w:id="2660" w:author="Jindal, Deepak [AUTOSOL/PWS/NOIDA]" w:date="2022-06-09T23:03:00Z">
              <w:r w:rsidRPr="00866182" w:rsidDel="0051051A">
                <w:rPr>
                  <w:rFonts w:ascii="Times" w:hAnsi="Times" w:cs="Times"/>
                  <w:b w:val="0"/>
                  <w:bCs/>
                  <w:sz w:val="24"/>
                  <w:szCs w:val="24"/>
                  <w:rPrChange w:id="2661" w:author="Jindal, Deepak [AUTOSOL/PWS/NOIDA]" w:date="2022-06-10T13:14:00Z">
                    <w:rPr>
                      <w:bCs/>
                    </w:rPr>
                  </w:rPrChange>
                </w:rPr>
                <w:delText>except Device net module</w:delText>
              </w:r>
            </w:del>
            <w:r w:rsidRPr="00866182">
              <w:rPr>
                <w:rFonts w:ascii="Times" w:hAnsi="Times" w:cs="Times"/>
                <w:b w:val="0"/>
                <w:bCs/>
                <w:sz w:val="24"/>
                <w:szCs w:val="24"/>
                <w:rPrChange w:id="2662" w:author="Jindal, Deepak [AUTOSOL/PWS/NOIDA]" w:date="2022-06-10T13:14:00Z">
                  <w:rPr>
                    <w:bCs/>
                  </w:rPr>
                </w:rPrChange>
              </w:rPr>
              <w:t>)</w:t>
            </w:r>
            <w:bookmarkEnd w:id="2642"/>
            <w:bookmarkEnd w:id="2643"/>
            <w:bookmarkEnd w:id="2644"/>
            <w:bookmarkEnd w:id="2645"/>
            <w:bookmarkEnd w:id="2646"/>
            <w:bookmarkEnd w:id="2647"/>
            <w:bookmarkEnd w:id="2648"/>
          </w:p>
          <w:p w14:paraId="59ABD3AB" w14:textId="77777777" w:rsidR="00F3385B" w:rsidRPr="009B202C" w:rsidRDefault="00F3385B" w:rsidP="002273AE">
            <w:pPr>
              <w:pStyle w:val="CellBody"/>
              <w:rPr>
                <w:bCs/>
              </w:rPr>
            </w:pPr>
          </w:p>
        </w:tc>
      </w:tr>
      <w:tr w:rsidR="00F3385B" w14:paraId="25848EC4" w14:textId="77777777" w:rsidTr="002273A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D27B6AB" w14:textId="77777777" w:rsidR="00F3385B" w:rsidRDefault="00F3385B" w:rsidP="002273A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797A479" w14:textId="77777777" w:rsidR="00F3385B" w:rsidRDefault="00F3385B" w:rsidP="002273A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F8D9470" w14:textId="77777777" w:rsidR="00F3385B" w:rsidRDefault="00F3385B" w:rsidP="002273AE">
            <w:pPr>
              <w:pStyle w:val="CellBody"/>
              <w:rPr>
                <w:rFonts w:ascii="Times New Roman" w:hAnsi="Times New Roman"/>
                <w:color w:val="auto"/>
              </w:rPr>
            </w:pPr>
            <w:r>
              <w:rPr>
                <w:rFonts w:ascii="Times New Roman" w:hAnsi="Times New Roman"/>
                <w:color w:val="auto"/>
              </w:rPr>
              <w:t xml:space="preserve"> </w:t>
            </w:r>
          </w:p>
        </w:tc>
      </w:tr>
      <w:tr w:rsidR="00F3385B" w14:paraId="4235F11F"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965B544" w14:textId="1E813144" w:rsidR="00F3385B" w:rsidRDefault="00F3385B" w:rsidP="00BA7962">
            <w:pPr>
              <w:pStyle w:val="CellBody"/>
              <w:numPr>
                <w:ilvl w:val="0"/>
                <w:numId w:val="127"/>
              </w:numPr>
              <w:rPr>
                <w:rFonts w:ascii="Times New Roman" w:hAnsi="Times New Roman"/>
                <w:color w:val="auto"/>
              </w:rPr>
            </w:pPr>
            <w:del w:id="2663" w:author="Jindal, Deepak [AUTOSOL/PWS/NOIDA]" w:date="2022-06-09T23:01:00Z">
              <w:r w:rsidDel="00785E92">
                <w:rPr>
                  <w:rFonts w:ascii="Times New Roman" w:hAnsi="Times New Roman"/>
                  <w:color w:val="auto"/>
                </w:rPr>
                <w:delText xml:space="preserve">Configure OCC100 Controller on Standalone setup with all supported type of bus modules </w:delText>
              </w:r>
            </w:del>
          </w:p>
        </w:tc>
        <w:tc>
          <w:tcPr>
            <w:tcW w:w="2070" w:type="dxa"/>
            <w:tcBorders>
              <w:top w:val="single" w:sz="6" w:space="0" w:color="auto"/>
              <w:left w:val="single" w:sz="4" w:space="0" w:color="auto"/>
              <w:bottom w:val="single" w:sz="4" w:space="0" w:color="auto"/>
              <w:right w:val="single" w:sz="4" w:space="0" w:color="auto"/>
            </w:tcBorders>
          </w:tcPr>
          <w:p w14:paraId="7DE7D727" w14:textId="77777777" w:rsidR="00F3385B" w:rsidRDefault="00F3385B" w:rsidP="002273AE">
            <w:pPr>
              <w:pStyle w:val="CellBody"/>
              <w:rPr>
                <w:rFonts w:ascii="Times New Roman" w:hAnsi="Times New Roman"/>
                <w:color w:val="auto"/>
              </w:rPr>
            </w:pPr>
            <w:r>
              <w:rPr>
                <w:rFonts w:ascii="Times New Roman" w:hAnsi="Times New Roman"/>
                <w:color w:val="auto"/>
              </w:rPr>
              <w:t xml:space="preserve">P/F/F#/NA:  </w:t>
            </w:r>
          </w:p>
        </w:tc>
      </w:tr>
      <w:tr w:rsidR="0052212A" w14:paraId="5DFF3843"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A701924" w14:textId="172FC40F" w:rsidR="0052212A" w:rsidRDefault="0052212A" w:rsidP="0052212A">
            <w:pPr>
              <w:pStyle w:val="CellBody"/>
              <w:numPr>
                <w:ilvl w:val="0"/>
                <w:numId w:val="127"/>
              </w:numPr>
              <w:rPr>
                <w:rFonts w:ascii="Times New Roman" w:hAnsi="Times New Roman"/>
                <w:color w:val="auto"/>
              </w:rPr>
            </w:pPr>
            <w:del w:id="2664" w:author="Jindal, Deepak [AUTOSOL/PWS/NOIDA]" w:date="2022-06-09T23:01: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665" w:author="Jindal, Deepak [AUTOSOL/PWS/NOIDA]" w:date="2022-06-08T19:41:00Z">
              <w:r w:rsidDel="00A84C67">
                <w:rPr>
                  <w:rFonts w:ascii="Times New Roman" w:hAnsi="Times New Roman"/>
                  <w:color w:val="auto"/>
                </w:rPr>
                <w:delText>Stanalone</w:delText>
              </w:r>
            </w:del>
            <w:del w:id="2666" w:author="Jindal, Deepak [AUTOSOL/PWS/NOIDA]" w:date="2022-06-09T23:01: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29813C9E" w14:textId="4153A08C"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C3F0821" w14:textId="77777777" w:rsidTr="002273A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31E4B64" w14:textId="77777777" w:rsidR="0052212A" w:rsidRDefault="0052212A" w:rsidP="0052212A">
            <w:pPr>
              <w:pStyle w:val="CellBody"/>
            </w:pPr>
            <w:r>
              <w:t>Comments:</w:t>
            </w:r>
          </w:p>
        </w:tc>
      </w:tr>
    </w:tbl>
    <w:p w14:paraId="7927BACB" w14:textId="77777777" w:rsidR="00F3385B" w:rsidRDefault="00F3385B" w:rsidP="00F3385B"/>
    <w:p w14:paraId="0435F1AA" w14:textId="77777777" w:rsidR="00F3385B" w:rsidRDefault="00F3385B" w:rsidP="00F3385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3385B" w:rsidRPr="009B202C" w14:paraId="1E4D11FC" w14:textId="77777777" w:rsidTr="002273A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484BA3C" w14:textId="65E99335" w:rsidR="00F3385B" w:rsidRPr="009F6D5D" w:rsidRDefault="00F3385B">
            <w:pPr>
              <w:pStyle w:val="SectL2"/>
              <w:numPr>
                <w:ilvl w:val="3"/>
                <w:numId w:val="172"/>
              </w:numPr>
              <w:spacing w:after="120"/>
              <w:rPr>
                <w:rFonts w:cs="Times"/>
                <w:b w:val="0"/>
                <w:szCs w:val="24"/>
                <w:rPrChange w:id="2667" w:author="Jindal, Deepak [AUTOSOL/PWS/NOIDA]" w:date="2022-06-09T19:08:00Z">
                  <w:rPr>
                    <w:b/>
                  </w:rPr>
                </w:rPrChange>
              </w:rPr>
              <w:pPrChange w:id="2668" w:author="Jindal, Deepak [AUTOSOL/PWS/NOIDA]" w:date="2022-06-09T19:08:00Z">
                <w:pPr>
                  <w:pStyle w:val="CellBody"/>
                  <w:numPr>
                    <w:ilvl w:val="3"/>
                    <w:numId w:val="9"/>
                  </w:numPr>
                </w:pPr>
              </w:pPrChange>
            </w:pPr>
            <w:bookmarkStart w:id="2669" w:name="_Toc105769680"/>
            <w:bookmarkStart w:id="2670" w:name="_Toc105845233"/>
            <w:bookmarkStart w:id="2671" w:name="_Toc105848935"/>
            <w:bookmarkStart w:id="2672" w:name="_Toc108469861"/>
            <w:bookmarkStart w:id="2673" w:name="_Toc108469373"/>
            <w:r w:rsidRPr="009F6D5D">
              <w:rPr>
                <w:rFonts w:ascii="Times" w:hAnsi="Times" w:cs="Times"/>
                <w:sz w:val="24"/>
                <w:szCs w:val="24"/>
                <w:rPrChange w:id="2674" w:author="Jindal, Deepak [AUTOSOL/PWS/NOIDA]" w:date="2022-06-09T19:08:00Z">
                  <w:rPr>
                    <w:b/>
                  </w:rPr>
                </w:rPrChange>
              </w:rPr>
              <w:t xml:space="preserve">Test : </w:t>
            </w:r>
            <w:ins w:id="2675" w:author="Jindal, Deepak [AUTOSOL/PWS/NOIDA]" w:date="2022-06-09T23:01:00Z">
              <w:r w:rsidR="00785E92" w:rsidRPr="00866182">
                <w:rPr>
                  <w:rFonts w:ascii="Times" w:hAnsi="Times" w:cs="Times"/>
                  <w:b w:val="0"/>
                  <w:bCs/>
                  <w:sz w:val="24"/>
                  <w:szCs w:val="24"/>
                  <w:rPrChange w:id="2676" w:author="Jindal, Deepak [AUTOSOL/PWS/NOIDA]" w:date="2022-06-10T13:14:00Z">
                    <w:rPr>
                      <w:rFonts w:cs="Times"/>
                      <w:b/>
                      <w:szCs w:val="24"/>
                    </w:rPr>
                  </w:rPrChange>
                </w:rPr>
                <w:t>Verify the basic functionalities of Speciality modules</w:t>
              </w:r>
            </w:ins>
            <w:ins w:id="2677" w:author="Jindal, Deepak [AUTOSOL/PWS/NOIDA]" w:date="2022-06-10T13:13:00Z">
              <w:r w:rsidR="00866182" w:rsidRPr="00866182">
                <w:rPr>
                  <w:rFonts w:ascii="Times" w:hAnsi="Times" w:cs="Times"/>
                  <w:b w:val="0"/>
                  <w:bCs/>
                  <w:sz w:val="24"/>
                  <w:szCs w:val="24"/>
                  <w:rPrChange w:id="2678" w:author="Jindal, Deepak [AUTOSOL/PWS/NOIDA]" w:date="2022-06-10T13:14:00Z">
                    <w:rPr>
                      <w:rFonts w:cs="Times"/>
                      <w:b/>
                      <w:szCs w:val="24"/>
                    </w:rPr>
                  </w:rPrChange>
                </w:rPr>
                <w:t xml:space="preserve"> </w:t>
              </w:r>
            </w:ins>
            <w:ins w:id="2679" w:author="Jindal, Deepak [AUTOSOL/PWS/NOIDA]" w:date="2022-06-10T13:14:00Z">
              <w:r w:rsidR="00866182" w:rsidRPr="00866182">
                <w:rPr>
                  <w:rFonts w:ascii="Times" w:hAnsi="Times" w:cs="Times"/>
                  <w:b w:val="0"/>
                  <w:bCs/>
                  <w:sz w:val="24"/>
                  <w:szCs w:val="24"/>
                </w:rPr>
                <w:t>(Note down Elecetronic module no./personality module/firmware revision number)</w:t>
              </w:r>
            </w:ins>
            <w:ins w:id="2680" w:author="Jindal, Deepak [AUTOSOL/PWS/NOIDA]" w:date="2022-06-09T23:01:00Z">
              <w:r w:rsidR="00785E92" w:rsidRPr="00866182">
                <w:rPr>
                  <w:rFonts w:ascii="Times" w:hAnsi="Times" w:cs="Times"/>
                  <w:b w:val="0"/>
                  <w:bCs/>
                  <w:sz w:val="24"/>
                  <w:szCs w:val="24"/>
                  <w:rPrChange w:id="2681" w:author="Jindal, Deepak [AUTOSOL/PWS/NOIDA]" w:date="2022-06-10T13:14:00Z">
                    <w:rPr>
                      <w:rFonts w:cs="Times"/>
                      <w:b/>
                      <w:szCs w:val="24"/>
                    </w:rPr>
                  </w:rPrChange>
                </w:rPr>
                <w:t xml:space="preserve"> and list down the verified operations &amp; tests</w:t>
              </w:r>
            </w:ins>
            <w:bookmarkStart w:id="2682" w:name="_Toc105844544"/>
            <w:bookmarkStart w:id="2683" w:name="_Toc105844652"/>
            <w:bookmarkEnd w:id="2669"/>
            <w:bookmarkEnd w:id="2670"/>
            <w:bookmarkEnd w:id="2671"/>
            <w:bookmarkEnd w:id="2672"/>
            <w:del w:id="2684" w:author="Jindal, Deepak [AUTOSOL/PWS/NOIDA]" w:date="2022-06-09T23:01:00Z">
              <w:r w:rsidRPr="00866182" w:rsidDel="00785E92">
                <w:rPr>
                  <w:rFonts w:ascii="Times" w:hAnsi="Times" w:cs="Times"/>
                  <w:b w:val="0"/>
                  <w:bCs/>
                  <w:sz w:val="24"/>
                  <w:szCs w:val="24"/>
                  <w:rPrChange w:id="2685" w:author="Jindal, Deepak [AUTOSOL/PWS/NOIDA]" w:date="2022-06-10T13:14:00Z">
                    <w:rPr>
                      <w:bCs/>
                    </w:rPr>
                  </w:rPrChange>
                </w:rPr>
                <w:delText>Verify that Standalone Controller &amp; Tools supports all type of speciality modules on OCC100 Controller</w:delText>
              </w:r>
            </w:del>
            <w:bookmarkEnd w:id="2673"/>
            <w:bookmarkEnd w:id="2682"/>
            <w:bookmarkEnd w:id="2683"/>
            <w:r w:rsidRPr="00866182">
              <w:rPr>
                <w:rFonts w:ascii="Times" w:hAnsi="Times" w:cs="Times"/>
                <w:b w:val="0"/>
                <w:bCs/>
                <w:sz w:val="24"/>
                <w:szCs w:val="24"/>
                <w:rPrChange w:id="2686" w:author="Jindal, Deepak [AUTOSOL/PWS/NOIDA]" w:date="2022-06-10T13:14:00Z">
                  <w:rPr>
                    <w:b/>
                  </w:rPr>
                </w:rPrChange>
              </w:rPr>
              <w:t xml:space="preserve"> </w:t>
            </w:r>
          </w:p>
          <w:p w14:paraId="12E96179" w14:textId="77777777" w:rsidR="00F3385B" w:rsidRPr="00F3385B" w:rsidRDefault="00F3385B" w:rsidP="002273AE">
            <w:pPr>
              <w:pStyle w:val="CellBody"/>
              <w:rPr>
                <w:b/>
              </w:rPr>
            </w:pPr>
          </w:p>
        </w:tc>
      </w:tr>
      <w:tr w:rsidR="00F3385B" w14:paraId="2545F81B" w14:textId="77777777" w:rsidTr="002273A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DB7BEC7" w14:textId="77777777" w:rsidR="00F3385B" w:rsidRDefault="00F3385B" w:rsidP="002273A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D1E7DAE" w14:textId="77777777" w:rsidR="00F3385B" w:rsidRDefault="00F3385B" w:rsidP="002273A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5C86E8C" w14:textId="77777777" w:rsidR="00F3385B" w:rsidRDefault="00F3385B" w:rsidP="002273AE">
            <w:pPr>
              <w:pStyle w:val="CellBody"/>
              <w:rPr>
                <w:rFonts w:ascii="Times New Roman" w:hAnsi="Times New Roman"/>
                <w:color w:val="auto"/>
              </w:rPr>
            </w:pPr>
            <w:r>
              <w:rPr>
                <w:rFonts w:ascii="Times New Roman" w:hAnsi="Times New Roman"/>
                <w:color w:val="auto"/>
              </w:rPr>
              <w:t xml:space="preserve"> </w:t>
            </w:r>
          </w:p>
        </w:tc>
      </w:tr>
      <w:tr w:rsidR="00F3385B" w14:paraId="495B4DDD"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84BF868" w14:textId="389DEDA6" w:rsidR="00F3385B" w:rsidRDefault="00F3385B" w:rsidP="00BA7962">
            <w:pPr>
              <w:pStyle w:val="CellBody"/>
              <w:numPr>
                <w:ilvl w:val="0"/>
                <w:numId w:val="128"/>
              </w:numPr>
              <w:rPr>
                <w:rFonts w:ascii="Times New Roman" w:hAnsi="Times New Roman"/>
                <w:color w:val="auto"/>
              </w:rPr>
            </w:pPr>
            <w:del w:id="2687" w:author="Jindal, Deepak [AUTOSOL/PWS/NOIDA]" w:date="2022-06-09T23:02:00Z">
              <w:r w:rsidDel="00785E92">
                <w:rPr>
                  <w:rFonts w:ascii="Times New Roman" w:hAnsi="Times New Roman"/>
                  <w:color w:val="auto"/>
                </w:rPr>
                <w:delText xml:space="preserve">Configure OCC100 Controller on Standalone setup with all supported type of </w:delText>
              </w:r>
              <w:r w:rsidDel="00785E92">
                <w:rPr>
                  <w:bCs/>
                </w:rPr>
                <w:delText>speciality</w:delText>
              </w:r>
              <w:r w:rsidDel="00785E92">
                <w:rPr>
                  <w:rFonts w:ascii="Times New Roman" w:hAnsi="Times New Roman"/>
                  <w:color w:val="auto"/>
                </w:rPr>
                <w:delText xml:space="preserve"> modules </w:delText>
              </w:r>
            </w:del>
          </w:p>
        </w:tc>
        <w:tc>
          <w:tcPr>
            <w:tcW w:w="2070" w:type="dxa"/>
            <w:tcBorders>
              <w:top w:val="single" w:sz="6" w:space="0" w:color="auto"/>
              <w:left w:val="single" w:sz="4" w:space="0" w:color="auto"/>
              <w:bottom w:val="single" w:sz="4" w:space="0" w:color="auto"/>
              <w:right w:val="single" w:sz="4" w:space="0" w:color="auto"/>
            </w:tcBorders>
          </w:tcPr>
          <w:p w14:paraId="65856407" w14:textId="77777777" w:rsidR="00F3385B" w:rsidRDefault="00F3385B" w:rsidP="002273AE">
            <w:pPr>
              <w:pStyle w:val="CellBody"/>
              <w:rPr>
                <w:rFonts w:ascii="Times New Roman" w:hAnsi="Times New Roman"/>
                <w:color w:val="auto"/>
              </w:rPr>
            </w:pPr>
            <w:r>
              <w:rPr>
                <w:rFonts w:ascii="Times New Roman" w:hAnsi="Times New Roman"/>
                <w:color w:val="auto"/>
              </w:rPr>
              <w:t xml:space="preserve">P/F/F#/NA:  </w:t>
            </w:r>
          </w:p>
        </w:tc>
      </w:tr>
      <w:tr w:rsidR="0052212A" w14:paraId="1AD9643C"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EC6F1A6" w14:textId="6D8ED094" w:rsidR="0052212A" w:rsidRDefault="0052212A" w:rsidP="0052212A">
            <w:pPr>
              <w:pStyle w:val="CellBody"/>
              <w:numPr>
                <w:ilvl w:val="0"/>
                <w:numId w:val="128"/>
              </w:numPr>
              <w:rPr>
                <w:rFonts w:ascii="Times New Roman" w:hAnsi="Times New Roman"/>
                <w:color w:val="auto"/>
              </w:rPr>
            </w:pPr>
            <w:del w:id="2688" w:author="Jindal, Deepak [AUTOSOL/PWS/NOIDA]" w:date="2022-06-09T23:02: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689" w:author="Jindal, Deepak [AUTOSOL/PWS/NOIDA]" w:date="2022-06-08T19:41:00Z">
              <w:r w:rsidDel="00A84C67">
                <w:rPr>
                  <w:rFonts w:ascii="Times New Roman" w:hAnsi="Times New Roman"/>
                  <w:color w:val="auto"/>
                </w:rPr>
                <w:delText>Stanalone</w:delText>
              </w:r>
            </w:del>
            <w:del w:id="2690" w:author="Jindal, Deepak [AUTOSOL/PWS/NOIDA]" w:date="2022-06-09T23:02: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41314964" w14:textId="1C8EAC68"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E28ED67" w14:textId="77777777" w:rsidTr="002273A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0E722A6" w14:textId="77777777" w:rsidR="0052212A" w:rsidRDefault="0052212A" w:rsidP="0052212A">
            <w:pPr>
              <w:pStyle w:val="CellBody"/>
            </w:pPr>
            <w:r>
              <w:lastRenderedPageBreak/>
              <w:t>Comments:</w:t>
            </w:r>
          </w:p>
        </w:tc>
      </w:tr>
    </w:tbl>
    <w:p w14:paraId="632883F9" w14:textId="77777777" w:rsidR="00F3385B" w:rsidRDefault="00F3385B" w:rsidP="00F3385B"/>
    <w:p w14:paraId="245BD574" w14:textId="06F621E6" w:rsidR="00F3385B" w:rsidRDefault="00F3385B" w:rsidP="00F3385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E6584" w:rsidDel="00785E92" w14:paraId="2EE198CA" w14:textId="5098925D" w:rsidTr="002273AE">
        <w:trPr>
          <w:cantSplit/>
          <w:trHeight w:val="316"/>
          <w:del w:id="2691" w:author="Jindal, Deepak [AUTOSOL/PWS/NOIDA]" w:date="2022-06-09T22:59: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6B13DC7" w14:textId="7458F8AD" w:rsidR="008E6584" w:rsidRPr="007A0937" w:rsidDel="00785E92" w:rsidRDefault="008E6584">
            <w:pPr>
              <w:pStyle w:val="SectL2"/>
              <w:numPr>
                <w:ilvl w:val="3"/>
                <w:numId w:val="172"/>
              </w:numPr>
              <w:spacing w:after="120"/>
              <w:rPr>
                <w:del w:id="2692" w:author="Jindal, Deepak [AUTOSOL/PWS/NOIDA]" w:date="2022-06-09T22:59:00Z"/>
                <w:rFonts w:cs="Times"/>
                <w:szCs w:val="24"/>
              </w:rPr>
              <w:pPrChange w:id="2693" w:author="Jindal, Deepak [AUTOSOL/PWS/NOIDA]" w:date="2022-06-09T19:08:00Z">
                <w:pPr>
                  <w:pStyle w:val="CellBody"/>
                  <w:numPr>
                    <w:ilvl w:val="3"/>
                    <w:numId w:val="9"/>
                  </w:numPr>
                </w:pPr>
              </w:pPrChange>
            </w:pPr>
            <w:bookmarkStart w:id="2694" w:name="_Toc105844545"/>
            <w:bookmarkStart w:id="2695" w:name="_Toc105844653"/>
            <w:bookmarkStart w:id="2696" w:name="_Toc108469374"/>
            <w:del w:id="2697" w:author="Jindal, Deepak [AUTOSOL/PWS/NOIDA]" w:date="2022-06-09T22:59:00Z">
              <w:r w:rsidRPr="007A0937" w:rsidDel="00785E92">
                <w:rPr>
                  <w:rFonts w:ascii="Times" w:hAnsi="Times" w:cs="Times"/>
                  <w:b w:val="0"/>
                  <w:sz w:val="24"/>
                  <w:szCs w:val="24"/>
                </w:rPr>
                <w:delText xml:space="preserve">Test : </w:delText>
              </w:r>
              <w:r w:rsidRPr="007A0937" w:rsidDel="00785E92">
                <w:rPr>
                  <w:rFonts w:ascii="Times" w:hAnsi="Times" w:cs="Times"/>
                  <w:sz w:val="24"/>
                  <w:szCs w:val="24"/>
                </w:rPr>
                <w:delText>Verify that Standalone Controller &amp; Tools supports all type of Analog Input modules on OCR3000 Controller</w:delText>
              </w:r>
              <w:bookmarkEnd w:id="2694"/>
              <w:bookmarkEnd w:id="2695"/>
              <w:bookmarkEnd w:id="2696"/>
              <w:r w:rsidRPr="007A0937" w:rsidDel="00785E92">
                <w:rPr>
                  <w:rFonts w:ascii="Times" w:hAnsi="Times" w:cs="Times"/>
                  <w:sz w:val="24"/>
                  <w:szCs w:val="24"/>
                </w:rPr>
                <w:delText xml:space="preserve"> </w:delText>
              </w:r>
            </w:del>
          </w:p>
          <w:p w14:paraId="189BDFB3" w14:textId="144906DA" w:rsidR="008E6584" w:rsidRPr="009B202C" w:rsidDel="00785E92" w:rsidRDefault="008E6584" w:rsidP="002273AE">
            <w:pPr>
              <w:pStyle w:val="CellBody"/>
              <w:rPr>
                <w:del w:id="2698" w:author="Jindal, Deepak [AUTOSOL/PWS/NOIDA]" w:date="2022-06-09T22:59:00Z"/>
                <w:bCs/>
              </w:rPr>
            </w:pPr>
          </w:p>
        </w:tc>
      </w:tr>
      <w:tr w:rsidR="008E6584" w:rsidDel="00785E92" w14:paraId="75941749" w14:textId="348421AC" w:rsidTr="002273AE">
        <w:trPr>
          <w:cantSplit/>
          <w:trHeight w:val="316"/>
          <w:del w:id="2699" w:author="Jindal, Deepak [AUTOSOL/PWS/NOIDA]" w:date="2022-06-09T22:59:00Z"/>
        </w:trPr>
        <w:tc>
          <w:tcPr>
            <w:tcW w:w="2340" w:type="dxa"/>
            <w:tcBorders>
              <w:top w:val="single" w:sz="6" w:space="0" w:color="auto"/>
              <w:left w:val="single" w:sz="4" w:space="0" w:color="auto"/>
              <w:bottom w:val="single" w:sz="4" w:space="0" w:color="auto"/>
              <w:right w:val="single" w:sz="4" w:space="0" w:color="auto"/>
            </w:tcBorders>
          </w:tcPr>
          <w:p w14:paraId="1FAF5128" w14:textId="4AB16B9C" w:rsidR="008E6584" w:rsidDel="00785E92" w:rsidRDefault="008E6584" w:rsidP="002273AE">
            <w:pPr>
              <w:pStyle w:val="CellBody"/>
              <w:rPr>
                <w:del w:id="2700" w:author="Jindal, Deepak [AUTOSOL/PWS/NOIDA]" w:date="2022-06-09T22:59:00Z"/>
                <w:rFonts w:ascii="Times New Roman" w:hAnsi="Times New Roman"/>
                <w:color w:val="auto"/>
              </w:rPr>
            </w:pPr>
            <w:del w:id="2701" w:author="Jindal, Deepak [AUTOSOL/PWS/NOIDA]" w:date="2022-06-09T22:59:00Z">
              <w:r w:rsidDel="00785E92">
                <w:rPr>
                  <w:rFonts w:ascii="Times New Roman" w:hAnsi="Times New Roman"/>
                  <w:color w:val="auto"/>
                </w:rPr>
                <w:delText>Date(s):</w:delText>
              </w:r>
            </w:del>
          </w:p>
        </w:tc>
        <w:tc>
          <w:tcPr>
            <w:tcW w:w="5040" w:type="dxa"/>
            <w:tcBorders>
              <w:top w:val="single" w:sz="6" w:space="0" w:color="auto"/>
              <w:left w:val="single" w:sz="4" w:space="0" w:color="auto"/>
              <w:bottom w:val="single" w:sz="4" w:space="0" w:color="auto"/>
              <w:right w:val="single" w:sz="4" w:space="0" w:color="auto"/>
            </w:tcBorders>
          </w:tcPr>
          <w:p w14:paraId="23C921DB" w14:textId="50B84B2A" w:rsidR="008E6584" w:rsidDel="00785E92" w:rsidRDefault="008E6584" w:rsidP="002273AE">
            <w:pPr>
              <w:pStyle w:val="CellBody"/>
              <w:rPr>
                <w:del w:id="2702" w:author="Jindal, Deepak [AUTOSOL/PWS/NOIDA]" w:date="2022-06-09T22:59:00Z"/>
                <w:rFonts w:ascii="Times New Roman" w:hAnsi="Times New Roman"/>
                <w:color w:val="auto"/>
              </w:rPr>
            </w:pPr>
            <w:del w:id="2703" w:author="Jindal, Deepak [AUTOSOL/PWS/NOIDA]" w:date="2022-06-09T22:59:00Z">
              <w:r w:rsidDel="00785E92">
                <w:rPr>
                  <w:rFonts w:ascii="Times New Roman" w:hAnsi="Times New Roman"/>
                  <w:color w:val="auto"/>
                </w:rPr>
                <w:delText>Initials:</w:delText>
              </w:r>
            </w:del>
          </w:p>
        </w:tc>
        <w:tc>
          <w:tcPr>
            <w:tcW w:w="2070" w:type="dxa"/>
            <w:tcBorders>
              <w:top w:val="single" w:sz="6" w:space="0" w:color="auto"/>
              <w:left w:val="single" w:sz="4" w:space="0" w:color="auto"/>
              <w:bottom w:val="single" w:sz="4" w:space="0" w:color="auto"/>
              <w:right w:val="single" w:sz="4" w:space="0" w:color="auto"/>
            </w:tcBorders>
          </w:tcPr>
          <w:p w14:paraId="76249C7B" w14:textId="2C8990C8" w:rsidR="008E6584" w:rsidDel="00785E92" w:rsidRDefault="008E6584" w:rsidP="002273AE">
            <w:pPr>
              <w:pStyle w:val="CellBody"/>
              <w:rPr>
                <w:del w:id="2704" w:author="Jindal, Deepak [AUTOSOL/PWS/NOIDA]" w:date="2022-06-09T22:59:00Z"/>
                <w:rFonts w:ascii="Times New Roman" w:hAnsi="Times New Roman"/>
                <w:color w:val="auto"/>
              </w:rPr>
            </w:pPr>
            <w:del w:id="2705" w:author="Jindal, Deepak [AUTOSOL/PWS/NOIDA]" w:date="2022-06-09T22:59:00Z">
              <w:r w:rsidDel="00785E92">
                <w:rPr>
                  <w:rFonts w:ascii="Times New Roman" w:hAnsi="Times New Roman"/>
                  <w:color w:val="auto"/>
                </w:rPr>
                <w:delText xml:space="preserve"> </w:delText>
              </w:r>
            </w:del>
          </w:p>
        </w:tc>
      </w:tr>
      <w:tr w:rsidR="008E6584" w:rsidDel="00785E92" w14:paraId="74265A0F" w14:textId="19F2489C" w:rsidTr="002273AE">
        <w:trPr>
          <w:cantSplit/>
          <w:trHeight w:val="316"/>
          <w:del w:id="2706"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4D4E4E6B" w14:textId="19C5D8CB" w:rsidR="008E6584" w:rsidDel="00785E92" w:rsidRDefault="008E6584" w:rsidP="00BA7962">
            <w:pPr>
              <w:pStyle w:val="CellBody"/>
              <w:numPr>
                <w:ilvl w:val="0"/>
                <w:numId w:val="129"/>
              </w:numPr>
              <w:rPr>
                <w:del w:id="2707" w:author="Jindal, Deepak [AUTOSOL/PWS/NOIDA]" w:date="2022-06-09T22:59:00Z"/>
                <w:rFonts w:ascii="Times New Roman" w:hAnsi="Times New Roman"/>
                <w:color w:val="auto"/>
              </w:rPr>
            </w:pPr>
            <w:del w:id="2708" w:author="Jindal, Deepak [AUTOSOL/PWS/NOIDA]" w:date="2022-06-09T22:59:00Z">
              <w:r w:rsidDel="00785E92">
                <w:rPr>
                  <w:rFonts w:ascii="Times New Roman" w:hAnsi="Times New Roman"/>
                  <w:color w:val="auto"/>
                </w:rPr>
                <w:delText xml:space="preserve">Configure OCR3000 Controller on Standalone setup with all supported type of Analog input modules </w:delText>
              </w:r>
            </w:del>
          </w:p>
        </w:tc>
        <w:tc>
          <w:tcPr>
            <w:tcW w:w="2070" w:type="dxa"/>
            <w:tcBorders>
              <w:top w:val="single" w:sz="6" w:space="0" w:color="auto"/>
              <w:left w:val="single" w:sz="4" w:space="0" w:color="auto"/>
              <w:bottom w:val="single" w:sz="4" w:space="0" w:color="auto"/>
              <w:right w:val="single" w:sz="4" w:space="0" w:color="auto"/>
            </w:tcBorders>
          </w:tcPr>
          <w:p w14:paraId="5023454C" w14:textId="588C5052" w:rsidR="008E6584" w:rsidDel="00785E92" w:rsidRDefault="008E6584" w:rsidP="002273AE">
            <w:pPr>
              <w:pStyle w:val="CellBody"/>
              <w:rPr>
                <w:del w:id="2709" w:author="Jindal, Deepak [AUTOSOL/PWS/NOIDA]" w:date="2022-06-09T22:59:00Z"/>
                <w:rFonts w:ascii="Times New Roman" w:hAnsi="Times New Roman"/>
                <w:color w:val="auto"/>
              </w:rPr>
            </w:pPr>
            <w:del w:id="2710" w:author="Jindal, Deepak [AUTOSOL/PWS/NOIDA]" w:date="2022-06-09T22:59:00Z">
              <w:r w:rsidDel="00785E92">
                <w:rPr>
                  <w:rFonts w:ascii="Times New Roman" w:hAnsi="Times New Roman"/>
                  <w:color w:val="auto"/>
                </w:rPr>
                <w:delText xml:space="preserve">P/F/F#/NA:  </w:delText>
              </w:r>
            </w:del>
          </w:p>
        </w:tc>
      </w:tr>
      <w:tr w:rsidR="0052212A" w:rsidDel="00785E92" w14:paraId="14370B39" w14:textId="72031273" w:rsidTr="002273AE">
        <w:trPr>
          <w:cantSplit/>
          <w:trHeight w:val="316"/>
          <w:del w:id="2711"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7E59EF66" w14:textId="5E64AB54" w:rsidR="0052212A" w:rsidDel="00785E92" w:rsidRDefault="0052212A" w:rsidP="0052212A">
            <w:pPr>
              <w:pStyle w:val="CellBody"/>
              <w:numPr>
                <w:ilvl w:val="0"/>
                <w:numId w:val="129"/>
              </w:numPr>
              <w:rPr>
                <w:del w:id="2712" w:author="Jindal, Deepak [AUTOSOL/PWS/NOIDA]" w:date="2022-06-09T22:59:00Z"/>
                <w:rFonts w:ascii="Times New Roman" w:hAnsi="Times New Roman"/>
                <w:color w:val="auto"/>
              </w:rPr>
            </w:pPr>
            <w:del w:id="2713" w:author="Jindal, Deepak [AUTOSOL/PWS/NOIDA]" w:date="2022-06-09T22:59: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714" w:author="Jindal, Deepak [AUTOSOL/PWS/NOIDA]" w:date="2022-06-08T19:41:00Z">
              <w:r w:rsidDel="00A84C67">
                <w:rPr>
                  <w:rFonts w:ascii="Times New Roman" w:hAnsi="Times New Roman"/>
                  <w:color w:val="auto"/>
                </w:rPr>
                <w:delText>Stanalone</w:delText>
              </w:r>
            </w:del>
            <w:del w:id="2715" w:author="Jindal, Deepak [AUTOSOL/PWS/NOIDA]" w:date="2022-06-09T22:59: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5B42294B" w14:textId="3F105E6B" w:rsidR="0052212A" w:rsidDel="00785E92" w:rsidRDefault="0052212A" w:rsidP="0052212A">
            <w:pPr>
              <w:pStyle w:val="CellBody"/>
              <w:rPr>
                <w:del w:id="2716" w:author="Jindal, Deepak [AUTOSOL/PWS/NOIDA]" w:date="2022-06-09T22:59:00Z"/>
                <w:rFonts w:ascii="Times New Roman" w:hAnsi="Times New Roman"/>
                <w:color w:val="auto"/>
              </w:rPr>
            </w:pPr>
            <w:del w:id="2717" w:author="Jindal, Deepak [AUTOSOL/PWS/NOIDA]" w:date="2022-06-09T22:59:00Z">
              <w:r w:rsidDel="00785E92">
                <w:rPr>
                  <w:rFonts w:ascii="Times New Roman" w:hAnsi="Times New Roman"/>
                  <w:color w:val="auto"/>
                </w:rPr>
                <w:delText xml:space="preserve">P/F/F#/NA:  </w:delText>
              </w:r>
            </w:del>
          </w:p>
        </w:tc>
      </w:tr>
      <w:tr w:rsidR="0052212A" w:rsidDel="00785E92" w14:paraId="5316460F" w14:textId="51CD5197" w:rsidTr="002273AE">
        <w:trPr>
          <w:cantSplit/>
          <w:trHeight w:val="316"/>
          <w:del w:id="2718" w:author="Jindal, Deepak [AUTOSOL/PWS/NOIDA]" w:date="2022-06-09T22:59:00Z"/>
        </w:trPr>
        <w:tc>
          <w:tcPr>
            <w:tcW w:w="9450" w:type="dxa"/>
            <w:gridSpan w:val="3"/>
            <w:tcBorders>
              <w:top w:val="single" w:sz="6" w:space="0" w:color="auto"/>
              <w:left w:val="single" w:sz="4" w:space="0" w:color="auto"/>
              <w:bottom w:val="single" w:sz="6" w:space="0" w:color="auto"/>
              <w:right w:val="single" w:sz="4" w:space="0" w:color="auto"/>
            </w:tcBorders>
          </w:tcPr>
          <w:p w14:paraId="1EB64F8B" w14:textId="2530878F" w:rsidR="0052212A" w:rsidDel="00785E92" w:rsidRDefault="0052212A" w:rsidP="0052212A">
            <w:pPr>
              <w:pStyle w:val="CellBody"/>
              <w:rPr>
                <w:del w:id="2719" w:author="Jindal, Deepak [AUTOSOL/PWS/NOIDA]" w:date="2022-06-09T22:59:00Z"/>
              </w:rPr>
            </w:pPr>
            <w:del w:id="2720" w:author="Jindal, Deepak [AUTOSOL/PWS/NOIDA]" w:date="2022-06-09T22:59:00Z">
              <w:r w:rsidDel="00785E92">
                <w:delText>Comments:</w:delText>
              </w:r>
            </w:del>
          </w:p>
        </w:tc>
      </w:tr>
      <w:tr w:rsidR="007A0937" w:rsidRPr="009B202C" w14:paraId="551D445F" w14:textId="77777777" w:rsidTr="007A0937">
        <w:trPr>
          <w:cantSplit/>
          <w:trHeight w:val="316"/>
          <w:ins w:id="2721" w:author="Jindal, Deepak [AUTOSOL/PWS/NOIDA]" w:date="2022-12-06T16:30:00Z"/>
        </w:trPr>
        <w:tc>
          <w:tcPr>
            <w:tcW w:w="9450" w:type="dxa"/>
            <w:gridSpan w:val="3"/>
            <w:tcBorders>
              <w:top w:val="single" w:sz="6" w:space="0" w:color="auto"/>
              <w:left w:val="single" w:sz="4" w:space="0" w:color="auto"/>
              <w:bottom w:val="single" w:sz="6" w:space="0" w:color="auto"/>
              <w:right w:val="single" w:sz="4" w:space="0" w:color="auto"/>
            </w:tcBorders>
            <w:shd w:val="pct10" w:color="auto" w:fill="FFFFFF"/>
          </w:tcPr>
          <w:p w14:paraId="21ED5AB2" w14:textId="484DC912" w:rsidR="007A0937" w:rsidRPr="007A0937" w:rsidRDefault="007A0937" w:rsidP="00F054A1">
            <w:pPr>
              <w:pStyle w:val="SectL2"/>
              <w:numPr>
                <w:ilvl w:val="3"/>
                <w:numId w:val="172"/>
              </w:numPr>
              <w:spacing w:after="120"/>
              <w:rPr>
                <w:ins w:id="2722" w:author="Jindal, Deepak [AUTOSOL/PWS/NOIDA]" w:date="2022-12-06T16:30:00Z"/>
                <w:sz w:val="24"/>
                <w:szCs w:val="24"/>
                <w:rPrChange w:id="2723" w:author="Jindal, Deepak [AUTOSOL/PWS/NOIDA]" w:date="2022-12-06T16:31:00Z">
                  <w:rPr>
                    <w:ins w:id="2724" w:author="Jindal, Deepak [AUTOSOL/PWS/NOIDA]" w:date="2022-12-06T16:30:00Z"/>
                  </w:rPr>
                </w:rPrChange>
              </w:rPr>
            </w:pPr>
            <w:ins w:id="2725" w:author="Jindal, Deepak [AUTOSOL/PWS/NOIDA]" w:date="2022-12-06T16:30:00Z">
              <w:r w:rsidRPr="007A0937">
                <w:rPr>
                  <w:sz w:val="24"/>
                  <w:szCs w:val="24"/>
                  <w:rPrChange w:id="2726" w:author="Jindal, Deepak [AUTOSOL/PWS/NOIDA]" w:date="2022-12-06T16:31:00Z">
                    <w:rPr/>
                  </w:rPrChange>
                </w:rPr>
                <w:t xml:space="preserve">Test : </w:t>
              </w:r>
              <w:r w:rsidRPr="007A0937">
                <w:rPr>
                  <w:rFonts w:ascii="Times" w:hAnsi="Times" w:cs="Times"/>
                  <w:b w:val="0"/>
                  <w:bCs/>
                  <w:sz w:val="24"/>
                  <w:szCs w:val="24"/>
                  <w:rPrChange w:id="2727" w:author="Jindal, Deepak [AUTOSOL/PWS/NOIDA]" w:date="2022-12-06T16:33:00Z">
                    <w:rPr/>
                  </w:rPrChange>
                </w:rPr>
                <w:t xml:space="preserve">Verify the </w:t>
              </w:r>
            </w:ins>
            <w:ins w:id="2728" w:author="Jindal, Deepak [AUTOSOL/PWS/NOIDA]" w:date="2022-12-06T16:31:00Z">
              <w:r w:rsidRPr="007A0937">
                <w:rPr>
                  <w:rFonts w:ascii="Times" w:hAnsi="Times" w:cs="Times"/>
                  <w:b w:val="0"/>
                  <w:bCs/>
                  <w:sz w:val="24"/>
                  <w:szCs w:val="24"/>
                  <w:rPrChange w:id="2729" w:author="Jindal, Deepak [AUTOSOL/PWS/NOIDA]" w:date="2022-12-06T16:33:00Z">
                    <w:rPr>
                      <w:b w:val="0"/>
                      <w:bCs/>
                      <w:sz w:val="24"/>
                      <w:szCs w:val="24"/>
                    </w:rPr>
                  </w:rPrChange>
                </w:rPr>
                <w:t xml:space="preserve">support for Remote node interface (RNI). </w:t>
              </w:r>
            </w:ins>
            <w:ins w:id="2730" w:author="Jindal, Deepak [AUTOSOL/PWS/NOIDA]" w:date="2022-12-06T16:32:00Z">
              <w:r w:rsidRPr="007A0937">
                <w:rPr>
                  <w:rFonts w:ascii="Times" w:hAnsi="Times" w:cs="Times"/>
                  <w:b w:val="0"/>
                  <w:bCs/>
                  <w:sz w:val="24"/>
                  <w:szCs w:val="24"/>
                </w:rPr>
                <w:t xml:space="preserve">Verify the basic functionalities of </w:t>
              </w:r>
              <w:r w:rsidRPr="007A0937">
                <w:rPr>
                  <w:rFonts w:ascii="Times" w:hAnsi="Times" w:cs="Times"/>
                  <w:b w:val="0"/>
                  <w:bCs/>
                  <w:sz w:val="24"/>
                  <w:szCs w:val="24"/>
                  <w:rPrChange w:id="2731" w:author="Jindal, Deepak [AUTOSOL/PWS/NOIDA]" w:date="2022-12-06T16:33:00Z">
                    <w:rPr>
                      <w:b w:val="0"/>
                      <w:bCs/>
                      <w:sz w:val="24"/>
                      <w:szCs w:val="24"/>
                    </w:rPr>
                  </w:rPrChange>
                </w:rPr>
                <w:t>RNI</w:t>
              </w:r>
              <w:r w:rsidRPr="007A0937">
                <w:rPr>
                  <w:rFonts w:ascii="Times" w:hAnsi="Times" w:cs="Times"/>
                  <w:b w:val="0"/>
                  <w:bCs/>
                  <w:sz w:val="24"/>
                  <w:szCs w:val="24"/>
                </w:rPr>
                <w:t xml:space="preserve"> (Note down Elecetronic module no./personality module/firmware revision number</w:t>
              </w:r>
              <w:r w:rsidRPr="007A0937">
                <w:rPr>
                  <w:rFonts w:ascii="Times" w:hAnsi="Times" w:cs="Times"/>
                  <w:b w:val="0"/>
                  <w:bCs/>
                  <w:sz w:val="24"/>
                  <w:szCs w:val="24"/>
                  <w:rPrChange w:id="2732" w:author="Jindal, Deepak [AUTOSOL/PWS/NOIDA]" w:date="2022-12-06T16:33:00Z">
                    <w:rPr>
                      <w:b w:val="0"/>
                      <w:bCs/>
                      <w:sz w:val="24"/>
                      <w:szCs w:val="24"/>
                    </w:rPr>
                  </w:rPrChange>
                </w:rPr>
                <w:t xml:space="preserve"> etc. used in testing</w:t>
              </w:r>
              <w:r w:rsidRPr="007A0937">
                <w:rPr>
                  <w:rFonts w:ascii="Times" w:hAnsi="Times" w:cs="Times"/>
                  <w:b w:val="0"/>
                  <w:bCs/>
                  <w:sz w:val="24"/>
                  <w:szCs w:val="24"/>
                </w:rPr>
                <w:t>) and list down the verified operations &amp; tests</w:t>
              </w:r>
              <w:r w:rsidRPr="007A0937">
                <w:rPr>
                  <w:rFonts w:ascii="Times" w:hAnsi="Times" w:cs="Times"/>
                  <w:b w:val="0"/>
                  <w:bCs/>
                  <w:sz w:val="24"/>
                  <w:szCs w:val="24"/>
                  <w:rPrChange w:id="2733" w:author="Jindal, Deepak [AUTOSOL/PWS/NOIDA]" w:date="2022-12-06T16:33:00Z">
                    <w:rPr>
                      <w:b w:val="0"/>
                      <w:bCs/>
                      <w:sz w:val="24"/>
                      <w:szCs w:val="24"/>
                    </w:rPr>
                  </w:rPrChange>
                </w:rPr>
                <w:t>.</w:t>
              </w:r>
            </w:ins>
            <w:ins w:id="2734" w:author="Jindal, Deepak [AUTOSOL/PWS/NOIDA]" w:date="2022-12-06T16:30:00Z">
              <w:r w:rsidRPr="007A0937">
                <w:rPr>
                  <w:sz w:val="24"/>
                  <w:szCs w:val="24"/>
                  <w:rPrChange w:id="2735" w:author="Jindal, Deepak [AUTOSOL/PWS/NOIDA]" w:date="2022-12-06T16:31:00Z">
                    <w:rPr/>
                  </w:rPrChange>
                </w:rPr>
                <w:t xml:space="preserve"> </w:t>
              </w:r>
            </w:ins>
          </w:p>
          <w:p w14:paraId="29BD100B" w14:textId="77777777" w:rsidR="007A0937" w:rsidRPr="007A0937" w:rsidRDefault="007A0937" w:rsidP="007A0937">
            <w:pPr>
              <w:pStyle w:val="SectL2"/>
              <w:tabs>
                <w:tab w:val="clear" w:pos="1080"/>
              </w:tabs>
              <w:spacing w:after="120"/>
              <w:ind w:left="0" w:firstLine="0"/>
              <w:rPr>
                <w:ins w:id="2736" w:author="Jindal, Deepak [AUTOSOL/PWS/NOIDA]" w:date="2022-12-06T16:30:00Z"/>
              </w:rPr>
            </w:pPr>
          </w:p>
        </w:tc>
      </w:tr>
      <w:tr w:rsidR="007A0937" w14:paraId="6800DEF3" w14:textId="77777777" w:rsidTr="00F054A1">
        <w:trPr>
          <w:cantSplit/>
          <w:trHeight w:val="316"/>
          <w:ins w:id="2737" w:author="Jindal, Deepak [AUTOSOL/PWS/NOIDA]" w:date="2022-12-06T16:30:00Z"/>
        </w:trPr>
        <w:tc>
          <w:tcPr>
            <w:tcW w:w="2340" w:type="dxa"/>
            <w:tcBorders>
              <w:top w:val="single" w:sz="6" w:space="0" w:color="auto"/>
              <w:left w:val="single" w:sz="4" w:space="0" w:color="auto"/>
              <w:bottom w:val="single" w:sz="4" w:space="0" w:color="auto"/>
              <w:right w:val="single" w:sz="4" w:space="0" w:color="auto"/>
            </w:tcBorders>
          </w:tcPr>
          <w:p w14:paraId="5ED4CA33" w14:textId="77777777" w:rsidR="007A0937" w:rsidRDefault="007A0937" w:rsidP="00F054A1">
            <w:pPr>
              <w:pStyle w:val="CellBody"/>
              <w:rPr>
                <w:ins w:id="2738" w:author="Jindal, Deepak [AUTOSOL/PWS/NOIDA]" w:date="2022-12-06T16:30:00Z"/>
                <w:rFonts w:ascii="Times New Roman" w:hAnsi="Times New Roman"/>
                <w:color w:val="auto"/>
              </w:rPr>
            </w:pPr>
            <w:ins w:id="2739" w:author="Jindal, Deepak [AUTOSOL/PWS/NOIDA]" w:date="2022-12-06T16:30: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245DF0A1" w14:textId="77777777" w:rsidR="007A0937" w:rsidRDefault="007A0937" w:rsidP="00F054A1">
            <w:pPr>
              <w:pStyle w:val="CellBody"/>
              <w:rPr>
                <w:ins w:id="2740" w:author="Jindal, Deepak [AUTOSOL/PWS/NOIDA]" w:date="2022-12-06T16:30:00Z"/>
                <w:rFonts w:ascii="Times New Roman" w:hAnsi="Times New Roman"/>
                <w:color w:val="auto"/>
              </w:rPr>
            </w:pPr>
            <w:ins w:id="2741" w:author="Jindal, Deepak [AUTOSOL/PWS/NOIDA]" w:date="2022-12-06T16:30: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42E50BC2" w14:textId="77777777" w:rsidR="007A0937" w:rsidRDefault="007A0937" w:rsidP="00F054A1">
            <w:pPr>
              <w:pStyle w:val="CellBody"/>
              <w:rPr>
                <w:ins w:id="2742" w:author="Jindal, Deepak [AUTOSOL/PWS/NOIDA]" w:date="2022-12-06T16:30:00Z"/>
                <w:rFonts w:ascii="Times New Roman" w:hAnsi="Times New Roman"/>
                <w:color w:val="auto"/>
              </w:rPr>
            </w:pPr>
            <w:ins w:id="2743" w:author="Jindal, Deepak [AUTOSOL/PWS/NOIDA]" w:date="2022-12-06T16:30:00Z">
              <w:r>
                <w:rPr>
                  <w:rFonts w:ascii="Times New Roman" w:hAnsi="Times New Roman"/>
                  <w:color w:val="auto"/>
                </w:rPr>
                <w:t xml:space="preserve"> </w:t>
              </w:r>
            </w:ins>
          </w:p>
        </w:tc>
      </w:tr>
      <w:tr w:rsidR="007A0937" w14:paraId="359C6ABA" w14:textId="77777777" w:rsidTr="00F054A1">
        <w:trPr>
          <w:cantSplit/>
          <w:trHeight w:val="316"/>
          <w:ins w:id="2744" w:author="Jindal, Deepak [AUTOSOL/PWS/NOIDA]" w:date="2022-12-06T16:30:00Z"/>
        </w:trPr>
        <w:tc>
          <w:tcPr>
            <w:tcW w:w="7380" w:type="dxa"/>
            <w:gridSpan w:val="2"/>
            <w:tcBorders>
              <w:top w:val="single" w:sz="6" w:space="0" w:color="auto"/>
              <w:left w:val="single" w:sz="4" w:space="0" w:color="auto"/>
              <w:bottom w:val="single" w:sz="4" w:space="0" w:color="auto"/>
              <w:right w:val="single" w:sz="4" w:space="0" w:color="auto"/>
            </w:tcBorders>
          </w:tcPr>
          <w:p w14:paraId="04760971" w14:textId="77777777" w:rsidR="007A0937" w:rsidRDefault="007A0937">
            <w:pPr>
              <w:pStyle w:val="CellBody"/>
              <w:numPr>
                <w:ilvl w:val="0"/>
                <w:numId w:val="249"/>
              </w:numPr>
              <w:rPr>
                <w:ins w:id="2745" w:author="Jindal, Deepak [AUTOSOL/PWS/NOIDA]" w:date="2022-12-06T16:30:00Z"/>
                <w:rFonts w:ascii="Times New Roman" w:hAnsi="Times New Roman"/>
                <w:color w:val="auto"/>
              </w:rPr>
              <w:pPrChange w:id="2746" w:author="Jindal, Deepak [AUTOSOL/PWS/NOIDA]" w:date="2022-12-06T16:32:00Z">
                <w:pPr>
                  <w:pStyle w:val="CellBody"/>
                  <w:numPr>
                    <w:numId w:val="128"/>
                  </w:numPr>
                  <w:ind w:left="720" w:hanging="360"/>
                </w:pPr>
              </w:pPrChange>
            </w:pPr>
          </w:p>
        </w:tc>
        <w:tc>
          <w:tcPr>
            <w:tcW w:w="2070" w:type="dxa"/>
            <w:tcBorders>
              <w:top w:val="single" w:sz="6" w:space="0" w:color="auto"/>
              <w:left w:val="single" w:sz="4" w:space="0" w:color="auto"/>
              <w:bottom w:val="single" w:sz="4" w:space="0" w:color="auto"/>
              <w:right w:val="single" w:sz="4" w:space="0" w:color="auto"/>
            </w:tcBorders>
          </w:tcPr>
          <w:p w14:paraId="3F54DC83" w14:textId="77777777" w:rsidR="007A0937" w:rsidRDefault="007A0937" w:rsidP="00F054A1">
            <w:pPr>
              <w:pStyle w:val="CellBody"/>
              <w:rPr>
                <w:ins w:id="2747" w:author="Jindal, Deepak [AUTOSOL/PWS/NOIDA]" w:date="2022-12-06T16:30:00Z"/>
                <w:rFonts w:ascii="Times New Roman" w:hAnsi="Times New Roman"/>
                <w:color w:val="auto"/>
              </w:rPr>
            </w:pPr>
            <w:ins w:id="2748" w:author="Jindal, Deepak [AUTOSOL/PWS/NOIDA]" w:date="2022-12-06T16:30:00Z">
              <w:r>
                <w:rPr>
                  <w:rFonts w:ascii="Times New Roman" w:hAnsi="Times New Roman"/>
                  <w:color w:val="auto"/>
                </w:rPr>
                <w:t xml:space="preserve">P/F/F#/NA:  </w:t>
              </w:r>
            </w:ins>
          </w:p>
        </w:tc>
      </w:tr>
      <w:tr w:rsidR="007A0937" w14:paraId="0BD0F9AC" w14:textId="77777777" w:rsidTr="00F054A1">
        <w:trPr>
          <w:cantSplit/>
          <w:trHeight w:val="316"/>
          <w:ins w:id="2749" w:author="Jindal, Deepak [AUTOSOL/PWS/NOIDA]" w:date="2022-12-06T16:30:00Z"/>
        </w:trPr>
        <w:tc>
          <w:tcPr>
            <w:tcW w:w="7380" w:type="dxa"/>
            <w:gridSpan w:val="2"/>
            <w:tcBorders>
              <w:top w:val="single" w:sz="6" w:space="0" w:color="auto"/>
              <w:left w:val="single" w:sz="4" w:space="0" w:color="auto"/>
              <w:bottom w:val="single" w:sz="4" w:space="0" w:color="auto"/>
              <w:right w:val="single" w:sz="4" w:space="0" w:color="auto"/>
            </w:tcBorders>
          </w:tcPr>
          <w:p w14:paraId="4CB732F1" w14:textId="77777777" w:rsidR="007A0937" w:rsidRDefault="007A0937">
            <w:pPr>
              <w:pStyle w:val="CellBody"/>
              <w:numPr>
                <w:ilvl w:val="0"/>
                <w:numId w:val="249"/>
              </w:numPr>
              <w:rPr>
                <w:ins w:id="2750" w:author="Jindal, Deepak [AUTOSOL/PWS/NOIDA]" w:date="2022-12-06T16:30:00Z"/>
                <w:rFonts w:ascii="Times New Roman" w:hAnsi="Times New Roman"/>
                <w:color w:val="auto"/>
              </w:rPr>
              <w:pPrChange w:id="2751" w:author="Jindal, Deepak [AUTOSOL/PWS/NOIDA]" w:date="2022-12-06T16:32:00Z">
                <w:pPr>
                  <w:pStyle w:val="CellBody"/>
                  <w:numPr>
                    <w:numId w:val="128"/>
                  </w:numPr>
                  <w:ind w:left="720" w:hanging="360"/>
                </w:pPr>
              </w:pPrChange>
            </w:pPr>
          </w:p>
        </w:tc>
        <w:tc>
          <w:tcPr>
            <w:tcW w:w="2070" w:type="dxa"/>
            <w:tcBorders>
              <w:top w:val="single" w:sz="6" w:space="0" w:color="auto"/>
              <w:left w:val="single" w:sz="4" w:space="0" w:color="auto"/>
              <w:bottom w:val="single" w:sz="4" w:space="0" w:color="auto"/>
              <w:right w:val="single" w:sz="4" w:space="0" w:color="auto"/>
            </w:tcBorders>
          </w:tcPr>
          <w:p w14:paraId="2B2A2B6F" w14:textId="77777777" w:rsidR="007A0937" w:rsidRDefault="007A0937" w:rsidP="00F054A1">
            <w:pPr>
              <w:pStyle w:val="CellBody"/>
              <w:rPr>
                <w:ins w:id="2752" w:author="Jindal, Deepak [AUTOSOL/PWS/NOIDA]" w:date="2022-12-06T16:30:00Z"/>
                <w:rFonts w:ascii="Times New Roman" w:hAnsi="Times New Roman"/>
                <w:color w:val="auto"/>
              </w:rPr>
            </w:pPr>
            <w:ins w:id="2753" w:author="Jindal, Deepak [AUTOSOL/PWS/NOIDA]" w:date="2022-12-06T16:30:00Z">
              <w:r>
                <w:rPr>
                  <w:rFonts w:ascii="Times New Roman" w:hAnsi="Times New Roman"/>
                  <w:color w:val="auto"/>
                </w:rPr>
                <w:t xml:space="preserve">P/F/F#/NA:  </w:t>
              </w:r>
            </w:ins>
          </w:p>
        </w:tc>
      </w:tr>
      <w:tr w:rsidR="007A0937" w14:paraId="0773FDBA" w14:textId="77777777" w:rsidTr="00F054A1">
        <w:trPr>
          <w:cantSplit/>
          <w:trHeight w:val="316"/>
          <w:ins w:id="2754" w:author="Jindal, Deepak [AUTOSOL/PWS/NOIDA]" w:date="2022-12-06T16:30:00Z"/>
        </w:trPr>
        <w:tc>
          <w:tcPr>
            <w:tcW w:w="9450" w:type="dxa"/>
            <w:gridSpan w:val="3"/>
            <w:tcBorders>
              <w:top w:val="single" w:sz="6" w:space="0" w:color="auto"/>
              <w:left w:val="single" w:sz="4" w:space="0" w:color="auto"/>
              <w:bottom w:val="single" w:sz="6" w:space="0" w:color="auto"/>
              <w:right w:val="single" w:sz="4" w:space="0" w:color="auto"/>
            </w:tcBorders>
          </w:tcPr>
          <w:p w14:paraId="6B0705BC" w14:textId="77777777" w:rsidR="007A0937" w:rsidRDefault="007A0937" w:rsidP="00F054A1">
            <w:pPr>
              <w:pStyle w:val="CellBody"/>
              <w:rPr>
                <w:ins w:id="2755" w:author="Jindal, Deepak [AUTOSOL/PWS/NOIDA]" w:date="2022-12-06T16:30:00Z"/>
              </w:rPr>
            </w:pPr>
            <w:ins w:id="2756" w:author="Jindal, Deepak [AUTOSOL/PWS/NOIDA]" w:date="2022-12-06T16:30:00Z">
              <w:r>
                <w:t>Comments:</w:t>
              </w:r>
            </w:ins>
          </w:p>
        </w:tc>
      </w:tr>
    </w:tbl>
    <w:p w14:paraId="188AA0FE" w14:textId="77777777" w:rsidR="008E6584" w:rsidRDefault="008E6584" w:rsidP="008E6584"/>
    <w:p w14:paraId="194EE733" w14:textId="77777777" w:rsidR="008E6584" w:rsidRDefault="008E6584" w:rsidP="008E6584"/>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E6584" w:rsidRPr="009B202C" w:rsidDel="00785E92" w14:paraId="459C17AE" w14:textId="6AF8E9C6" w:rsidTr="002273AE">
        <w:trPr>
          <w:cantSplit/>
          <w:trHeight w:val="316"/>
          <w:del w:id="2757" w:author="Jindal, Deepak [AUTOSOL/PWS/NOIDA]" w:date="2022-06-09T22:59: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308487A" w14:textId="7A597F34" w:rsidR="008E6584" w:rsidRPr="009F6D5D" w:rsidDel="00785E92" w:rsidRDefault="008E6584">
            <w:pPr>
              <w:pStyle w:val="SectL2"/>
              <w:numPr>
                <w:ilvl w:val="3"/>
                <w:numId w:val="172"/>
              </w:numPr>
              <w:spacing w:after="120"/>
              <w:rPr>
                <w:del w:id="2758" w:author="Jindal, Deepak [AUTOSOL/PWS/NOIDA]" w:date="2022-06-09T22:59:00Z"/>
                <w:rFonts w:cs="Times"/>
                <w:b w:val="0"/>
                <w:szCs w:val="24"/>
                <w:rPrChange w:id="2759" w:author="Jindal, Deepak [AUTOSOL/PWS/NOIDA]" w:date="2022-06-09T19:08:00Z">
                  <w:rPr>
                    <w:del w:id="2760" w:author="Jindal, Deepak [AUTOSOL/PWS/NOIDA]" w:date="2022-06-09T22:59:00Z"/>
                    <w:b/>
                  </w:rPr>
                </w:rPrChange>
              </w:rPr>
              <w:pPrChange w:id="2761" w:author="Jindal, Deepak [AUTOSOL/PWS/NOIDA]" w:date="2022-06-09T19:08:00Z">
                <w:pPr>
                  <w:pStyle w:val="CellBody"/>
                  <w:numPr>
                    <w:ilvl w:val="3"/>
                    <w:numId w:val="9"/>
                  </w:numPr>
                </w:pPr>
              </w:pPrChange>
            </w:pPr>
            <w:bookmarkStart w:id="2762" w:name="_Toc105844546"/>
            <w:bookmarkStart w:id="2763" w:name="_Toc105844654"/>
            <w:bookmarkStart w:id="2764" w:name="_Toc108469375"/>
            <w:del w:id="2765" w:author="Jindal, Deepak [AUTOSOL/PWS/NOIDA]" w:date="2022-06-09T22:59:00Z">
              <w:r w:rsidRPr="009F6D5D" w:rsidDel="00785E92">
                <w:rPr>
                  <w:rFonts w:ascii="Times" w:hAnsi="Times" w:cs="Times"/>
                  <w:b w:val="0"/>
                  <w:sz w:val="24"/>
                  <w:szCs w:val="24"/>
                  <w:rPrChange w:id="2766" w:author="Jindal, Deepak [AUTOSOL/PWS/NOIDA]" w:date="2022-06-09T19:08:00Z">
                    <w:rPr>
                      <w:b/>
                    </w:rPr>
                  </w:rPrChange>
                </w:rPr>
                <w:delText xml:space="preserve">Test : </w:delText>
              </w:r>
              <w:r w:rsidRPr="009F6D5D" w:rsidDel="00785E92">
                <w:rPr>
                  <w:rFonts w:ascii="Times" w:hAnsi="Times" w:cs="Times"/>
                  <w:sz w:val="24"/>
                  <w:szCs w:val="24"/>
                  <w:rPrChange w:id="2767" w:author="Jindal, Deepak [AUTOSOL/PWS/NOIDA]" w:date="2022-06-09T19:08:00Z">
                    <w:rPr>
                      <w:bCs/>
                    </w:rPr>
                  </w:rPrChange>
                </w:rPr>
                <w:delText>Verify that Standalone Controller &amp; Tools supports all type of Analog Output modules on OCR3000 Controller</w:delText>
              </w:r>
              <w:bookmarkEnd w:id="2762"/>
              <w:bookmarkEnd w:id="2763"/>
              <w:bookmarkEnd w:id="2764"/>
              <w:r w:rsidRPr="009F6D5D" w:rsidDel="00785E92">
                <w:rPr>
                  <w:rFonts w:ascii="Times" w:hAnsi="Times" w:cs="Times"/>
                  <w:b w:val="0"/>
                  <w:sz w:val="24"/>
                  <w:szCs w:val="24"/>
                  <w:rPrChange w:id="2768" w:author="Jindal, Deepak [AUTOSOL/PWS/NOIDA]" w:date="2022-06-09T19:08:00Z">
                    <w:rPr>
                      <w:b/>
                    </w:rPr>
                  </w:rPrChange>
                </w:rPr>
                <w:delText xml:space="preserve"> </w:delText>
              </w:r>
            </w:del>
          </w:p>
          <w:p w14:paraId="6FD12597" w14:textId="5671E8B2" w:rsidR="008E6584" w:rsidRPr="00F3385B" w:rsidDel="00785E92" w:rsidRDefault="008E6584" w:rsidP="002273AE">
            <w:pPr>
              <w:pStyle w:val="CellBody"/>
              <w:rPr>
                <w:del w:id="2769" w:author="Jindal, Deepak [AUTOSOL/PWS/NOIDA]" w:date="2022-06-09T22:59:00Z"/>
                <w:b/>
              </w:rPr>
            </w:pPr>
          </w:p>
        </w:tc>
      </w:tr>
      <w:tr w:rsidR="008E6584" w:rsidDel="00785E92" w14:paraId="5A52AD12" w14:textId="1CA969D1" w:rsidTr="002273AE">
        <w:trPr>
          <w:cantSplit/>
          <w:trHeight w:val="316"/>
          <w:del w:id="2770" w:author="Jindal, Deepak [AUTOSOL/PWS/NOIDA]" w:date="2022-06-09T22:59:00Z"/>
        </w:trPr>
        <w:tc>
          <w:tcPr>
            <w:tcW w:w="2340" w:type="dxa"/>
            <w:tcBorders>
              <w:top w:val="single" w:sz="6" w:space="0" w:color="auto"/>
              <w:left w:val="single" w:sz="4" w:space="0" w:color="auto"/>
              <w:bottom w:val="single" w:sz="4" w:space="0" w:color="auto"/>
              <w:right w:val="single" w:sz="4" w:space="0" w:color="auto"/>
            </w:tcBorders>
          </w:tcPr>
          <w:p w14:paraId="10454881" w14:textId="67017D82" w:rsidR="008E6584" w:rsidDel="00785E92" w:rsidRDefault="008E6584" w:rsidP="002273AE">
            <w:pPr>
              <w:pStyle w:val="CellBody"/>
              <w:rPr>
                <w:del w:id="2771" w:author="Jindal, Deepak [AUTOSOL/PWS/NOIDA]" w:date="2022-06-09T22:59:00Z"/>
                <w:rFonts w:ascii="Times New Roman" w:hAnsi="Times New Roman"/>
                <w:color w:val="auto"/>
              </w:rPr>
            </w:pPr>
            <w:del w:id="2772" w:author="Jindal, Deepak [AUTOSOL/PWS/NOIDA]" w:date="2022-06-09T22:59:00Z">
              <w:r w:rsidDel="00785E92">
                <w:rPr>
                  <w:rFonts w:ascii="Times New Roman" w:hAnsi="Times New Roman"/>
                  <w:color w:val="auto"/>
                </w:rPr>
                <w:delText>Date(s):</w:delText>
              </w:r>
            </w:del>
          </w:p>
        </w:tc>
        <w:tc>
          <w:tcPr>
            <w:tcW w:w="5040" w:type="dxa"/>
            <w:tcBorders>
              <w:top w:val="single" w:sz="6" w:space="0" w:color="auto"/>
              <w:left w:val="single" w:sz="4" w:space="0" w:color="auto"/>
              <w:bottom w:val="single" w:sz="4" w:space="0" w:color="auto"/>
              <w:right w:val="single" w:sz="4" w:space="0" w:color="auto"/>
            </w:tcBorders>
          </w:tcPr>
          <w:p w14:paraId="4CFB2B9E" w14:textId="0269DB1D" w:rsidR="008E6584" w:rsidDel="00785E92" w:rsidRDefault="008E6584" w:rsidP="002273AE">
            <w:pPr>
              <w:pStyle w:val="CellBody"/>
              <w:rPr>
                <w:del w:id="2773" w:author="Jindal, Deepak [AUTOSOL/PWS/NOIDA]" w:date="2022-06-09T22:59:00Z"/>
                <w:rFonts w:ascii="Times New Roman" w:hAnsi="Times New Roman"/>
                <w:color w:val="auto"/>
              </w:rPr>
            </w:pPr>
            <w:del w:id="2774" w:author="Jindal, Deepak [AUTOSOL/PWS/NOIDA]" w:date="2022-06-09T22:59:00Z">
              <w:r w:rsidDel="00785E92">
                <w:rPr>
                  <w:rFonts w:ascii="Times New Roman" w:hAnsi="Times New Roman"/>
                  <w:color w:val="auto"/>
                </w:rPr>
                <w:delText>Initials:</w:delText>
              </w:r>
            </w:del>
          </w:p>
        </w:tc>
        <w:tc>
          <w:tcPr>
            <w:tcW w:w="2070" w:type="dxa"/>
            <w:tcBorders>
              <w:top w:val="single" w:sz="6" w:space="0" w:color="auto"/>
              <w:left w:val="single" w:sz="4" w:space="0" w:color="auto"/>
              <w:bottom w:val="single" w:sz="4" w:space="0" w:color="auto"/>
              <w:right w:val="single" w:sz="4" w:space="0" w:color="auto"/>
            </w:tcBorders>
          </w:tcPr>
          <w:p w14:paraId="5AC5336C" w14:textId="69AFE9CE" w:rsidR="008E6584" w:rsidDel="00785E92" w:rsidRDefault="008E6584" w:rsidP="002273AE">
            <w:pPr>
              <w:pStyle w:val="CellBody"/>
              <w:rPr>
                <w:del w:id="2775" w:author="Jindal, Deepak [AUTOSOL/PWS/NOIDA]" w:date="2022-06-09T22:59:00Z"/>
                <w:rFonts w:ascii="Times New Roman" w:hAnsi="Times New Roman"/>
                <w:color w:val="auto"/>
              </w:rPr>
            </w:pPr>
            <w:del w:id="2776" w:author="Jindal, Deepak [AUTOSOL/PWS/NOIDA]" w:date="2022-06-09T22:59:00Z">
              <w:r w:rsidDel="00785E92">
                <w:rPr>
                  <w:rFonts w:ascii="Times New Roman" w:hAnsi="Times New Roman"/>
                  <w:color w:val="auto"/>
                </w:rPr>
                <w:delText xml:space="preserve"> </w:delText>
              </w:r>
            </w:del>
          </w:p>
        </w:tc>
      </w:tr>
      <w:tr w:rsidR="008E6584" w:rsidDel="00785E92" w14:paraId="3A5F2271" w14:textId="3044D0C0" w:rsidTr="002273AE">
        <w:trPr>
          <w:cantSplit/>
          <w:trHeight w:val="316"/>
          <w:del w:id="2777"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30C66887" w14:textId="6E99D4FE" w:rsidR="008E6584" w:rsidDel="00785E92" w:rsidRDefault="008E6584" w:rsidP="00BA7962">
            <w:pPr>
              <w:pStyle w:val="CellBody"/>
              <w:numPr>
                <w:ilvl w:val="0"/>
                <w:numId w:val="130"/>
              </w:numPr>
              <w:rPr>
                <w:del w:id="2778" w:author="Jindal, Deepak [AUTOSOL/PWS/NOIDA]" w:date="2022-06-09T22:59:00Z"/>
                <w:rFonts w:ascii="Times New Roman" w:hAnsi="Times New Roman"/>
                <w:color w:val="auto"/>
              </w:rPr>
            </w:pPr>
            <w:del w:id="2779" w:author="Jindal, Deepak [AUTOSOL/PWS/NOIDA]" w:date="2022-06-09T22:59:00Z">
              <w:r w:rsidDel="00785E92">
                <w:rPr>
                  <w:rFonts w:ascii="Times New Roman" w:hAnsi="Times New Roman"/>
                  <w:color w:val="auto"/>
                </w:rPr>
                <w:delText xml:space="preserve">Configure OCR3000 Controller on Standalone setup with all supported type of Analog output modules </w:delText>
              </w:r>
            </w:del>
          </w:p>
        </w:tc>
        <w:tc>
          <w:tcPr>
            <w:tcW w:w="2070" w:type="dxa"/>
            <w:tcBorders>
              <w:top w:val="single" w:sz="6" w:space="0" w:color="auto"/>
              <w:left w:val="single" w:sz="4" w:space="0" w:color="auto"/>
              <w:bottom w:val="single" w:sz="4" w:space="0" w:color="auto"/>
              <w:right w:val="single" w:sz="4" w:space="0" w:color="auto"/>
            </w:tcBorders>
          </w:tcPr>
          <w:p w14:paraId="46A4C67A" w14:textId="2132ADDE" w:rsidR="008E6584" w:rsidDel="00785E92" w:rsidRDefault="008E6584" w:rsidP="002273AE">
            <w:pPr>
              <w:pStyle w:val="CellBody"/>
              <w:rPr>
                <w:del w:id="2780" w:author="Jindal, Deepak [AUTOSOL/PWS/NOIDA]" w:date="2022-06-09T22:59:00Z"/>
                <w:rFonts w:ascii="Times New Roman" w:hAnsi="Times New Roman"/>
                <w:color w:val="auto"/>
              </w:rPr>
            </w:pPr>
            <w:del w:id="2781" w:author="Jindal, Deepak [AUTOSOL/PWS/NOIDA]" w:date="2022-06-09T22:59:00Z">
              <w:r w:rsidDel="00785E92">
                <w:rPr>
                  <w:rFonts w:ascii="Times New Roman" w:hAnsi="Times New Roman"/>
                  <w:color w:val="auto"/>
                </w:rPr>
                <w:delText xml:space="preserve">P/F/F#/NA:  </w:delText>
              </w:r>
            </w:del>
          </w:p>
        </w:tc>
      </w:tr>
      <w:tr w:rsidR="0052212A" w:rsidDel="00785E92" w14:paraId="213005F4" w14:textId="44CFD46A" w:rsidTr="002273AE">
        <w:trPr>
          <w:cantSplit/>
          <w:trHeight w:val="316"/>
          <w:del w:id="2782"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6EB92702" w14:textId="4B82B4FA" w:rsidR="0052212A" w:rsidDel="00785E92" w:rsidRDefault="0052212A" w:rsidP="0052212A">
            <w:pPr>
              <w:pStyle w:val="CellBody"/>
              <w:numPr>
                <w:ilvl w:val="0"/>
                <w:numId w:val="130"/>
              </w:numPr>
              <w:rPr>
                <w:del w:id="2783" w:author="Jindal, Deepak [AUTOSOL/PWS/NOIDA]" w:date="2022-06-09T22:59:00Z"/>
                <w:rFonts w:ascii="Times New Roman" w:hAnsi="Times New Roman"/>
                <w:color w:val="auto"/>
              </w:rPr>
            </w:pPr>
            <w:del w:id="2784" w:author="Jindal, Deepak [AUTOSOL/PWS/NOIDA]" w:date="2022-06-09T22:59: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785" w:author="Jindal, Deepak [AUTOSOL/PWS/NOIDA]" w:date="2022-06-08T19:41:00Z">
              <w:r w:rsidDel="00A84C67">
                <w:rPr>
                  <w:rFonts w:ascii="Times New Roman" w:hAnsi="Times New Roman"/>
                  <w:color w:val="auto"/>
                </w:rPr>
                <w:delText>Stanalone</w:delText>
              </w:r>
            </w:del>
            <w:del w:id="2786" w:author="Jindal, Deepak [AUTOSOL/PWS/NOIDA]" w:date="2022-06-09T22:59: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501A6F63" w14:textId="0AADB39A" w:rsidR="0052212A" w:rsidDel="00785E92" w:rsidRDefault="0052212A" w:rsidP="0052212A">
            <w:pPr>
              <w:pStyle w:val="CellBody"/>
              <w:rPr>
                <w:del w:id="2787" w:author="Jindal, Deepak [AUTOSOL/PWS/NOIDA]" w:date="2022-06-09T22:59:00Z"/>
                <w:rFonts w:ascii="Times New Roman" w:hAnsi="Times New Roman"/>
                <w:color w:val="auto"/>
              </w:rPr>
            </w:pPr>
            <w:del w:id="2788" w:author="Jindal, Deepak [AUTOSOL/PWS/NOIDA]" w:date="2022-06-09T22:59:00Z">
              <w:r w:rsidDel="00785E92">
                <w:rPr>
                  <w:rFonts w:ascii="Times New Roman" w:hAnsi="Times New Roman"/>
                  <w:color w:val="auto"/>
                </w:rPr>
                <w:delText xml:space="preserve">P/F/F#/NA:  </w:delText>
              </w:r>
            </w:del>
          </w:p>
        </w:tc>
      </w:tr>
      <w:tr w:rsidR="0052212A" w:rsidDel="00785E92" w14:paraId="0BD83607" w14:textId="425DB402" w:rsidTr="002273AE">
        <w:trPr>
          <w:cantSplit/>
          <w:trHeight w:val="316"/>
          <w:del w:id="2789" w:author="Jindal, Deepak [AUTOSOL/PWS/NOIDA]" w:date="2022-06-09T22:59:00Z"/>
        </w:trPr>
        <w:tc>
          <w:tcPr>
            <w:tcW w:w="9450" w:type="dxa"/>
            <w:gridSpan w:val="3"/>
            <w:tcBorders>
              <w:top w:val="single" w:sz="6" w:space="0" w:color="auto"/>
              <w:left w:val="single" w:sz="4" w:space="0" w:color="auto"/>
              <w:bottom w:val="single" w:sz="6" w:space="0" w:color="auto"/>
              <w:right w:val="single" w:sz="4" w:space="0" w:color="auto"/>
            </w:tcBorders>
          </w:tcPr>
          <w:p w14:paraId="4A612513" w14:textId="5CF872EC" w:rsidR="0052212A" w:rsidDel="00785E92" w:rsidRDefault="0052212A" w:rsidP="0052212A">
            <w:pPr>
              <w:pStyle w:val="CellBody"/>
              <w:rPr>
                <w:del w:id="2790" w:author="Jindal, Deepak [AUTOSOL/PWS/NOIDA]" w:date="2022-06-09T22:59:00Z"/>
              </w:rPr>
            </w:pPr>
            <w:del w:id="2791" w:author="Jindal, Deepak [AUTOSOL/PWS/NOIDA]" w:date="2022-06-09T22:59:00Z">
              <w:r w:rsidDel="00785E92">
                <w:delText>Comments:</w:delText>
              </w:r>
            </w:del>
          </w:p>
        </w:tc>
      </w:tr>
    </w:tbl>
    <w:p w14:paraId="009D6225" w14:textId="77777777" w:rsidR="008E6584" w:rsidRDefault="008E6584" w:rsidP="008E6584"/>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E6584" w:rsidDel="00785E92" w14:paraId="3A38405A" w14:textId="1B3220F4" w:rsidTr="002273AE">
        <w:trPr>
          <w:cantSplit/>
          <w:trHeight w:val="316"/>
          <w:del w:id="2792" w:author="Jindal, Deepak [AUTOSOL/PWS/NOIDA]" w:date="2022-06-09T22:59: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0CAD060" w14:textId="1AE2EAE1" w:rsidR="008E6584" w:rsidRPr="009F6D5D" w:rsidDel="00785E92" w:rsidRDefault="008E6584">
            <w:pPr>
              <w:pStyle w:val="SectL2"/>
              <w:numPr>
                <w:ilvl w:val="3"/>
                <w:numId w:val="172"/>
              </w:numPr>
              <w:spacing w:after="120"/>
              <w:rPr>
                <w:del w:id="2793" w:author="Jindal, Deepak [AUTOSOL/PWS/NOIDA]" w:date="2022-06-09T22:59:00Z"/>
                <w:rFonts w:cs="Times"/>
                <w:b w:val="0"/>
                <w:szCs w:val="24"/>
                <w:rPrChange w:id="2794" w:author="Jindal, Deepak [AUTOSOL/PWS/NOIDA]" w:date="2022-06-09T19:08:00Z">
                  <w:rPr>
                    <w:del w:id="2795" w:author="Jindal, Deepak [AUTOSOL/PWS/NOIDA]" w:date="2022-06-09T22:59:00Z"/>
                    <w:b/>
                  </w:rPr>
                </w:rPrChange>
              </w:rPr>
              <w:pPrChange w:id="2796" w:author="Jindal, Deepak [AUTOSOL/PWS/NOIDA]" w:date="2022-06-09T19:08:00Z">
                <w:pPr>
                  <w:pStyle w:val="CellBody"/>
                  <w:numPr>
                    <w:ilvl w:val="3"/>
                    <w:numId w:val="9"/>
                  </w:numPr>
                </w:pPr>
              </w:pPrChange>
            </w:pPr>
            <w:bookmarkStart w:id="2797" w:name="_Toc105844547"/>
            <w:bookmarkStart w:id="2798" w:name="_Toc105844655"/>
            <w:bookmarkStart w:id="2799" w:name="_Toc108469376"/>
            <w:del w:id="2800" w:author="Jindal, Deepak [AUTOSOL/PWS/NOIDA]" w:date="2022-06-09T22:59:00Z">
              <w:r w:rsidRPr="009F6D5D" w:rsidDel="00785E92">
                <w:rPr>
                  <w:rFonts w:ascii="Times" w:hAnsi="Times" w:cs="Times"/>
                  <w:b w:val="0"/>
                  <w:sz w:val="24"/>
                  <w:szCs w:val="24"/>
                  <w:rPrChange w:id="2801" w:author="Jindal, Deepak [AUTOSOL/PWS/NOIDA]" w:date="2022-06-09T19:08:00Z">
                    <w:rPr>
                      <w:b/>
                    </w:rPr>
                  </w:rPrChange>
                </w:rPr>
                <w:delText xml:space="preserve">Test : </w:delText>
              </w:r>
              <w:r w:rsidRPr="009F6D5D" w:rsidDel="00785E92">
                <w:rPr>
                  <w:rFonts w:ascii="Times" w:hAnsi="Times" w:cs="Times"/>
                  <w:sz w:val="24"/>
                  <w:szCs w:val="24"/>
                  <w:rPrChange w:id="2802" w:author="Jindal, Deepak [AUTOSOL/PWS/NOIDA]" w:date="2022-06-09T19:08:00Z">
                    <w:rPr>
                      <w:bCs/>
                    </w:rPr>
                  </w:rPrChange>
                </w:rPr>
                <w:delText>Verify that Standalone Controller &amp; Tools supports all type of Digital Input modules on OCR3000 Controller</w:delText>
              </w:r>
              <w:bookmarkEnd w:id="2797"/>
              <w:bookmarkEnd w:id="2798"/>
              <w:bookmarkEnd w:id="2799"/>
              <w:r w:rsidRPr="009F6D5D" w:rsidDel="00785E92">
                <w:rPr>
                  <w:rFonts w:ascii="Times" w:hAnsi="Times" w:cs="Times"/>
                  <w:sz w:val="24"/>
                  <w:szCs w:val="24"/>
                  <w:rPrChange w:id="2803" w:author="Jindal, Deepak [AUTOSOL/PWS/NOIDA]" w:date="2022-06-09T19:08:00Z">
                    <w:rPr>
                      <w:bCs/>
                    </w:rPr>
                  </w:rPrChange>
                </w:rPr>
                <w:delText xml:space="preserve"> </w:delText>
              </w:r>
            </w:del>
          </w:p>
          <w:p w14:paraId="6FA8CFC9" w14:textId="0E598438" w:rsidR="008E6584" w:rsidRPr="009B202C" w:rsidDel="00785E92" w:rsidRDefault="008E6584" w:rsidP="002273AE">
            <w:pPr>
              <w:pStyle w:val="CellBody"/>
              <w:rPr>
                <w:del w:id="2804" w:author="Jindal, Deepak [AUTOSOL/PWS/NOIDA]" w:date="2022-06-09T22:59:00Z"/>
                <w:bCs/>
              </w:rPr>
            </w:pPr>
          </w:p>
        </w:tc>
      </w:tr>
      <w:tr w:rsidR="008E6584" w:rsidDel="00785E92" w14:paraId="251E3109" w14:textId="47964751" w:rsidTr="002273AE">
        <w:trPr>
          <w:cantSplit/>
          <w:trHeight w:val="316"/>
          <w:del w:id="2805" w:author="Jindal, Deepak [AUTOSOL/PWS/NOIDA]" w:date="2022-06-09T22:59:00Z"/>
        </w:trPr>
        <w:tc>
          <w:tcPr>
            <w:tcW w:w="2340" w:type="dxa"/>
            <w:tcBorders>
              <w:top w:val="single" w:sz="6" w:space="0" w:color="auto"/>
              <w:left w:val="single" w:sz="4" w:space="0" w:color="auto"/>
              <w:bottom w:val="single" w:sz="4" w:space="0" w:color="auto"/>
              <w:right w:val="single" w:sz="4" w:space="0" w:color="auto"/>
            </w:tcBorders>
          </w:tcPr>
          <w:p w14:paraId="1B099557" w14:textId="081883ED" w:rsidR="008E6584" w:rsidDel="00785E92" w:rsidRDefault="008E6584" w:rsidP="002273AE">
            <w:pPr>
              <w:pStyle w:val="CellBody"/>
              <w:rPr>
                <w:del w:id="2806" w:author="Jindal, Deepak [AUTOSOL/PWS/NOIDA]" w:date="2022-06-09T22:59:00Z"/>
                <w:rFonts w:ascii="Times New Roman" w:hAnsi="Times New Roman"/>
                <w:color w:val="auto"/>
              </w:rPr>
            </w:pPr>
            <w:del w:id="2807" w:author="Jindal, Deepak [AUTOSOL/PWS/NOIDA]" w:date="2022-06-09T22:59:00Z">
              <w:r w:rsidDel="00785E92">
                <w:rPr>
                  <w:rFonts w:ascii="Times New Roman" w:hAnsi="Times New Roman"/>
                  <w:color w:val="auto"/>
                </w:rPr>
                <w:delText>Date(s):</w:delText>
              </w:r>
            </w:del>
          </w:p>
        </w:tc>
        <w:tc>
          <w:tcPr>
            <w:tcW w:w="5040" w:type="dxa"/>
            <w:tcBorders>
              <w:top w:val="single" w:sz="6" w:space="0" w:color="auto"/>
              <w:left w:val="single" w:sz="4" w:space="0" w:color="auto"/>
              <w:bottom w:val="single" w:sz="4" w:space="0" w:color="auto"/>
              <w:right w:val="single" w:sz="4" w:space="0" w:color="auto"/>
            </w:tcBorders>
          </w:tcPr>
          <w:p w14:paraId="59B2D982" w14:textId="57619112" w:rsidR="008E6584" w:rsidDel="00785E92" w:rsidRDefault="008E6584" w:rsidP="002273AE">
            <w:pPr>
              <w:pStyle w:val="CellBody"/>
              <w:rPr>
                <w:del w:id="2808" w:author="Jindal, Deepak [AUTOSOL/PWS/NOIDA]" w:date="2022-06-09T22:59:00Z"/>
                <w:rFonts w:ascii="Times New Roman" w:hAnsi="Times New Roman"/>
                <w:color w:val="auto"/>
              </w:rPr>
            </w:pPr>
            <w:del w:id="2809" w:author="Jindal, Deepak [AUTOSOL/PWS/NOIDA]" w:date="2022-06-09T22:59:00Z">
              <w:r w:rsidDel="00785E92">
                <w:rPr>
                  <w:rFonts w:ascii="Times New Roman" w:hAnsi="Times New Roman"/>
                  <w:color w:val="auto"/>
                </w:rPr>
                <w:delText>Initials:</w:delText>
              </w:r>
            </w:del>
          </w:p>
        </w:tc>
        <w:tc>
          <w:tcPr>
            <w:tcW w:w="2070" w:type="dxa"/>
            <w:tcBorders>
              <w:top w:val="single" w:sz="6" w:space="0" w:color="auto"/>
              <w:left w:val="single" w:sz="4" w:space="0" w:color="auto"/>
              <w:bottom w:val="single" w:sz="4" w:space="0" w:color="auto"/>
              <w:right w:val="single" w:sz="4" w:space="0" w:color="auto"/>
            </w:tcBorders>
          </w:tcPr>
          <w:p w14:paraId="3D4F4531" w14:textId="1192CB84" w:rsidR="008E6584" w:rsidDel="00785E92" w:rsidRDefault="008E6584" w:rsidP="002273AE">
            <w:pPr>
              <w:pStyle w:val="CellBody"/>
              <w:rPr>
                <w:del w:id="2810" w:author="Jindal, Deepak [AUTOSOL/PWS/NOIDA]" w:date="2022-06-09T22:59:00Z"/>
                <w:rFonts w:ascii="Times New Roman" w:hAnsi="Times New Roman"/>
                <w:color w:val="auto"/>
              </w:rPr>
            </w:pPr>
            <w:del w:id="2811" w:author="Jindal, Deepak [AUTOSOL/PWS/NOIDA]" w:date="2022-06-09T22:59:00Z">
              <w:r w:rsidDel="00785E92">
                <w:rPr>
                  <w:rFonts w:ascii="Times New Roman" w:hAnsi="Times New Roman"/>
                  <w:color w:val="auto"/>
                </w:rPr>
                <w:delText xml:space="preserve"> </w:delText>
              </w:r>
            </w:del>
          </w:p>
        </w:tc>
      </w:tr>
      <w:tr w:rsidR="008E6584" w:rsidDel="00785E92" w14:paraId="49F30927" w14:textId="2E1832A4" w:rsidTr="002273AE">
        <w:trPr>
          <w:cantSplit/>
          <w:trHeight w:val="316"/>
          <w:del w:id="2812"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124BDDA5" w14:textId="494CC86F" w:rsidR="008E6584" w:rsidDel="00785E92" w:rsidRDefault="008E6584" w:rsidP="00BA7962">
            <w:pPr>
              <w:pStyle w:val="CellBody"/>
              <w:numPr>
                <w:ilvl w:val="0"/>
                <w:numId w:val="131"/>
              </w:numPr>
              <w:rPr>
                <w:del w:id="2813" w:author="Jindal, Deepak [AUTOSOL/PWS/NOIDA]" w:date="2022-06-09T22:59:00Z"/>
                <w:rFonts w:ascii="Times New Roman" w:hAnsi="Times New Roman"/>
                <w:color w:val="auto"/>
              </w:rPr>
            </w:pPr>
            <w:del w:id="2814" w:author="Jindal, Deepak [AUTOSOL/PWS/NOIDA]" w:date="2022-06-09T22:59:00Z">
              <w:r w:rsidDel="00785E92">
                <w:rPr>
                  <w:rFonts w:ascii="Times New Roman" w:hAnsi="Times New Roman"/>
                  <w:color w:val="auto"/>
                </w:rPr>
                <w:delText xml:space="preserve">Configure OCR3000 Controller on Standalone setup with all supported type of Digital input modules </w:delText>
              </w:r>
            </w:del>
          </w:p>
        </w:tc>
        <w:tc>
          <w:tcPr>
            <w:tcW w:w="2070" w:type="dxa"/>
            <w:tcBorders>
              <w:top w:val="single" w:sz="6" w:space="0" w:color="auto"/>
              <w:left w:val="single" w:sz="4" w:space="0" w:color="auto"/>
              <w:bottom w:val="single" w:sz="4" w:space="0" w:color="auto"/>
              <w:right w:val="single" w:sz="4" w:space="0" w:color="auto"/>
            </w:tcBorders>
          </w:tcPr>
          <w:p w14:paraId="0382BF56" w14:textId="4C4FD7D7" w:rsidR="008E6584" w:rsidDel="00785E92" w:rsidRDefault="008E6584" w:rsidP="002273AE">
            <w:pPr>
              <w:pStyle w:val="CellBody"/>
              <w:rPr>
                <w:del w:id="2815" w:author="Jindal, Deepak [AUTOSOL/PWS/NOIDA]" w:date="2022-06-09T22:59:00Z"/>
                <w:rFonts w:ascii="Times New Roman" w:hAnsi="Times New Roman"/>
                <w:color w:val="auto"/>
              </w:rPr>
            </w:pPr>
            <w:del w:id="2816" w:author="Jindal, Deepak [AUTOSOL/PWS/NOIDA]" w:date="2022-06-09T22:59:00Z">
              <w:r w:rsidDel="00785E92">
                <w:rPr>
                  <w:rFonts w:ascii="Times New Roman" w:hAnsi="Times New Roman"/>
                  <w:color w:val="auto"/>
                </w:rPr>
                <w:delText xml:space="preserve">P/F/F#/NA:  </w:delText>
              </w:r>
            </w:del>
          </w:p>
        </w:tc>
      </w:tr>
      <w:tr w:rsidR="0052212A" w:rsidDel="00785E92" w14:paraId="351465F7" w14:textId="2212B8C9" w:rsidTr="002273AE">
        <w:trPr>
          <w:cantSplit/>
          <w:trHeight w:val="316"/>
          <w:del w:id="2817"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0BB2FEE1" w14:textId="3B292E2F" w:rsidR="0052212A" w:rsidDel="00785E92" w:rsidRDefault="0052212A" w:rsidP="0052212A">
            <w:pPr>
              <w:pStyle w:val="CellBody"/>
              <w:numPr>
                <w:ilvl w:val="0"/>
                <w:numId w:val="131"/>
              </w:numPr>
              <w:rPr>
                <w:del w:id="2818" w:author="Jindal, Deepak [AUTOSOL/PWS/NOIDA]" w:date="2022-06-09T22:59:00Z"/>
                <w:rFonts w:ascii="Times New Roman" w:hAnsi="Times New Roman"/>
                <w:color w:val="auto"/>
              </w:rPr>
            </w:pPr>
            <w:del w:id="2819" w:author="Jindal, Deepak [AUTOSOL/PWS/NOIDA]" w:date="2022-06-09T22:59: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820" w:author="Jindal, Deepak [AUTOSOL/PWS/NOIDA]" w:date="2022-06-08T19:41:00Z">
              <w:r w:rsidDel="00A84C67">
                <w:rPr>
                  <w:rFonts w:ascii="Times New Roman" w:hAnsi="Times New Roman"/>
                  <w:color w:val="auto"/>
                </w:rPr>
                <w:delText>Stanalone</w:delText>
              </w:r>
            </w:del>
            <w:del w:id="2821" w:author="Jindal, Deepak [AUTOSOL/PWS/NOIDA]" w:date="2022-06-09T22:59: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6CE8ABD1" w14:textId="0FE367D3" w:rsidR="0052212A" w:rsidDel="00785E92" w:rsidRDefault="0052212A" w:rsidP="0052212A">
            <w:pPr>
              <w:pStyle w:val="CellBody"/>
              <w:rPr>
                <w:del w:id="2822" w:author="Jindal, Deepak [AUTOSOL/PWS/NOIDA]" w:date="2022-06-09T22:59:00Z"/>
                <w:rFonts w:ascii="Times New Roman" w:hAnsi="Times New Roman"/>
                <w:color w:val="auto"/>
              </w:rPr>
            </w:pPr>
            <w:del w:id="2823" w:author="Jindal, Deepak [AUTOSOL/PWS/NOIDA]" w:date="2022-06-09T22:59:00Z">
              <w:r w:rsidDel="00785E92">
                <w:rPr>
                  <w:rFonts w:ascii="Times New Roman" w:hAnsi="Times New Roman"/>
                  <w:color w:val="auto"/>
                </w:rPr>
                <w:delText xml:space="preserve">P/F/F#/NA:  </w:delText>
              </w:r>
            </w:del>
          </w:p>
        </w:tc>
      </w:tr>
      <w:tr w:rsidR="0052212A" w:rsidDel="00785E92" w14:paraId="780FDAD0" w14:textId="5335897C" w:rsidTr="002273AE">
        <w:trPr>
          <w:cantSplit/>
          <w:trHeight w:val="316"/>
          <w:del w:id="2824" w:author="Jindal, Deepak [AUTOSOL/PWS/NOIDA]" w:date="2022-06-09T22:59:00Z"/>
        </w:trPr>
        <w:tc>
          <w:tcPr>
            <w:tcW w:w="9450" w:type="dxa"/>
            <w:gridSpan w:val="3"/>
            <w:tcBorders>
              <w:top w:val="single" w:sz="6" w:space="0" w:color="auto"/>
              <w:left w:val="single" w:sz="4" w:space="0" w:color="auto"/>
              <w:bottom w:val="single" w:sz="6" w:space="0" w:color="auto"/>
              <w:right w:val="single" w:sz="4" w:space="0" w:color="auto"/>
            </w:tcBorders>
          </w:tcPr>
          <w:p w14:paraId="6A988414" w14:textId="30D76B20" w:rsidR="0052212A" w:rsidDel="00785E92" w:rsidRDefault="0052212A" w:rsidP="0052212A">
            <w:pPr>
              <w:pStyle w:val="CellBody"/>
              <w:rPr>
                <w:del w:id="2825" w:author="Jindal, Deepak [AUTOSOL/PWS/NOIDA]" w:date="2022-06-09T22:59:00Z"/>
              </w:rPr>
            </w:pPr>
            <w:del w:id="2826" w:author="Jindal, Deepak [AUTOSOL/PWS/NOIDA]" w:date="2022-06-09T22:59:00Z">
              <w:r w:rsidDel="00785E92">
                <w:delText>Comments:</w:delText>
              </w:r>
            </w:del>
          </w:p>
        </w:tc>
      </w:tr>
    </w:tbl>
    <w:p w14:paraId="134A5ED1" w14:textId="77777777" w:rsidR="008E6584" w:rsidRDefault="008E6584" w:rsidP="008E6584"/>
    <w:p w14:paraId="27243824" w14:textId="77777777" w:rsidR="008E6584" w:rsidRDefault="008E6584" w:rsidP="008E6584"/>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E6584" w:rsidRPr="009B202C" w:rsidDel="00785E92" w14:paraId="265CCF16" w14:textId="01CA2EA3" w:rsidTr="002273AE">
        <w:trPr>
          <w:cantSplit/>
          <w:trHeight w:val="316"/>
          <w:del w:id="2827" w:author="Jindal, Deepak [AUTOSOL/PWS/NOIDA]" w:date="2022-06-09T22:59: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38A8A1B" w14:textId="20CF0605" w:rsidR="008E6584" w:rsidRPr="009F6D5D" w:rsidDel="00785E92" w:rsidRDefault="008E6584">
            <w:pPr>
              <w:pStyle w:val="SectL2"/>
              <w:numPr>
                <w:ilvl w:val="3"/>
                <w:numId w:val="172"/>
              </w:numPr>
              <w:spacing w:after="120"/>
              <w:rPr>
                <w:del w:id="2828" w:author="Jindal, Deepak [AUTOSOL/PWS/NOIDA]" w:date="2022-06-09T22:59:00Z"/>
                <w:rFonts w:cs="Times"/>
                <w:b w:val="0"/>
                <w:szCs w:val="24"/>
                <w:rPrChange w:id="2829" w:author="Jindal, Deepak [AUTOSOL/PWS/NOIDA]" w:date="2022-06-09T19:08:00Z">
                  <w:rPr>
                    <w:del w:id="2830" w:author="Jindal, Deepak [AUTOSOL/PWS/NOIDA]" w:date="2022-06-09T22:59:00Z"/>
                    <w:b/>
                  </w:rPr>
                </w:rPrChange>
              </w:rPr>
              <w:pPrChange w:id="2831" w:author="Jindal, Deepak [AUTOSOL/PWS/NOIDA]" w:date="2022-06-09T19:08:00Z">
                <w:pPr>
                  <w:pStyle w:val="CellBody"/>
                  <w:numPr>
                    <w:ilvl w:val="3"/>
                    <w:numId w:val="9"/>
                  </w:numPr>
                </w:pPr>
              </w:pPrChange>
            </w:pPr>
            <w:bookmarkStart w:id="2832" w:name="_Toc105844548"/>
            <w:bookmarkStart w:id="2833" w:name="_Toc105844656"/>
            <w:bookmarkStart w:id="2834" w:name="_Toc108469377"/>
            <w:del w:id="2835" w:author="Jindal, Deepak [AUTOSOL/PWS/NOIDA]" w:date="2022-06-09T22:59:00Z">
              <w:r w:rsidRPr="009F6D5D" w:rsidDel="00785E92">
                <w:rPr>
                  <w:rFonts w:ascii="Times" w:hAnsi="Times" w:cs="Times"/>
                  <w:b w:val="0"/>
                  <w:sz w:val="24"/>
                  <w:szCs w:val="24"/>
                  <w:rPrChange w:id="2836" w:author="Jindal, Deepak [AUTOSOL/PWS/NOIDA]" w:date="2022-06-09T19:08:00Z">
                    <w:rPr>
                      <w:b/>
                    </w:rPr>
                  </w:rPrChange>
                </w:rPr>
                <w:delText xml:space="preserve">Test : </w:delText>
              </w:r>
              <w:r w:rsidRPr="009F6D5D" w:rsidDel="00785E92">
                <w:rPr>
                  <w:rFonts w:ascii="Times" w:hAnsi="Times" w:cs="Times"/>
                  <w:sz w:val="24"/>
                  <w:szCs w:val="24"/>
                  <w:rPrChange w:id="2837" w:author="Jindal, Deepak [AUTOSOL/PWS/NOIDA]" w:date="2022-06-09T19:08:00Z">
                    <w:rPr>
                      <w:bCs/>
                    </w:rPr>
                  </w:rPrChange>
                </w:rPr>
                <w:delText>Verify that Standalone Controller &amp; Tools supports all type of Digital Output modules on OCR3000 Controller</w:delText>
              </w:r>
              <w:bookmarkEnd w:id="2832"/>
              <w:bookmarkEnd w:id="2833"/>
              <w:bookmarkEnd w:id="2834"/>
              <w:r w:rsidRPr="009F6D5D" w:rsidDel="00785E92">
                <w:rPr>
                  <w:rFonts w:ascii="Times" w:hAnsi="Times" w:cs="Times"/>
                  <w:b w:val="0"/>
                  <w:sz w:val="24"/>
                  <w:szCs w:val="24"/>
                  <w:rPrChange w:id="2838" w:author="Jindal, Deepak [AUTOSOL/PWS/NOIDA]" w:date="2022-06-09T19:08:00Z">
                    <w:rPr>
                      <w:b/>
                    </w:rPr>
                  </w:rPrChange>
                </w:rPr>
                <w:delText xml:space="preserve"> </w:delText>
              </w:r>
            </w:del>
          </w:p>
          <w:p w14:paraId="64E0FD28" w14:textId="41269FB8" w:rsidR="008E6584" w:rsidRPr="00F3385B" w:rsidDel="00785E92" w:rsidRDefault="008E6584" w:rsidP="002273AE">
            <w:pPr>
              <w:pStyle w:val="CellBody"/>
              <w:rPr>
                <w:del w:id="2839" w:author="Jindal, Deepak [AUTOSOL/PWS/NOIDA]" w:date="2022-06-09T22:59:00Z"/>
                <w:b/>
              </w:rPr>
            </w:pPr>
          </w:p>
        </w:tc>
      </w:tr>
      <w:tr w:rsidR="008E6584" w:rsidDel="00785E92" w14:paraId="44355AC8" w14:textId="1E103953" w:rsidTr="002273AE">
        <w:trPr>
          <w:cantSplit/>
          <w:trHeight w:val="316"/>
          <w:del w:id="2840" w:author="Jindal, Deepak [AUTOSOL/PWS/NOIDA]" w:date="2022-06-09T22:59:00Z"/>
        </w:trPr>
        <w:tc>
          <w:tcPr>
            <w:tcW w:w="2340" w:type="dxa"/>
            <w:tcBorders>
              <w:top w:val="single" w:sz="6" w:space="0" w:color="auto"/>
              <w:left w:val="single" w:sz="4" w:space="0" w:color="auto"/>
              <w:bottom w:val="single" w:sz="4" w:space="0" w:color="auto"/>
              <w:right w:val="single" w:sz="4" w:space="0" w:color="auto"/>
            </w:tcBorders>
          </w:tcPr>
          <w:p w14:paraId="51813384" w14:textId="797F65CE" w:rsidR="008E6584" w:rsidDel="00785E92" w:rsidRDefault="008E6584" w:rsidP="002273AE">
            <w:pPr>
              <w:pStyle w:val="CellBody"/>
              <w:rPr>
                <w:del w:id="2841" w:author="Jindal, Deepak [AUTOSOL/PWS/NOIDA]" w:date="2022-06-09T22:59:00Z"/>
                <w:rFonts w:ascii="Times New Roman" w:hAnsi="Times New Roman"/>
                <w:color w:val="auto"/>
              </w:rPr>
            </w:pPr>
            <w:del w:id="2842" w:author="Jindal, Deepak [AUTOSOL/PWS/NOIDA]" w:date="2022-06-09T22:59:00Z">
              <w:r w:rsidDel="00785E92">
                <w:rPr>
                  <w:rFonts w:ascii="Times New Roman" w:hAnsi="Times New Roman"/>
                  <w:color w:val="auto"/>
                </w:rPr>
                <w:delText>Date(s):</w:delText>
              </w:r>
            </w:del>
          </w:p>
        </w:tc>
        <w:tc>
          <w:tcPr>
            <w:tcW w:w="5040" w:type="dxa"/>
            <w:tcBorders>
              <w:top w:val="single" w:sz="6" w:space="0" w:color="auto"/>
              <w:left w:val="single" w:sz="4" w:space="0" w:color="auto"/>
              <w:bottom w:val="single" w:sz="4" w:space="0" w:color="auto"/>
              <w:right w:val="single" w:sz="4" w:space="0" w:color="auto"/>
            </w:tcBorders>
          </w:tcPr>
          <w:p w14:paraId="64A23574" w14:textId="4B9B56C6" w:rsidR="008E6584" w:rsidDel="00785E92" w:rsidRDefault="008E6584" w:rsidP="002273AE">
            <w:pPr>
              <w:pStyle w:val="CellBody"/>
              <w:rPr>
                <w:del w:id="2843" w:author="Jindal, Deepak [AUTOSOL/PWS/NOIDA]" w:date="2022-06-09T22:59:00Z"/>
                <w:rFonts w:ascii="Times New Roman" w:hAnsi="Times New Roman"/>
                <w:color w:val="auto"/>
              </w:rPr>
            </w:pPr>
            <w:del w:id="2844" w:author="Jindal, Deepak [AUTOSOL/PWS/NOIDA]" w:date="2022-06-09T22:59:00Z">
              <w:r w:rsidDel="00785E92">
                <w:rPr>
                  <w:rFonts w:ascii="Times New Roman" w:hAnsi="Times New Roman"/>
                  <w:color w:val="auto"/>
                </w:rPr>
                <w:delText>Initials:</w:delText>
              </w:r>
            </w:del>
          </w:p>
        </w:tc>
        <w:tc>
          <w:tcPr>
            <w:tcW w:w="2070" w:type="dxa"/>
            <w:tcBorders>
              <w:top w:val="single" w:sz="6" w:space="0" w:color="auto"/>
              <w:left w:val="single" w:sz="4" w:space="0" w:color="auto"/>
              <w:bottom w:val="single" w:sz="4" w:space="0" w:color="auto"/>
              <w:right w:val="single" w:sz="4" w:space="0" w:color="auto"/>
            </w:tcBorders>
          </w:tcPr>
          <w:p w14:paraId="3DE98F90" w14:textId="00E2F651" w:rsidR="008E6584" w:rsidDel="00785E92" w:rsidRDefault="008E6584" w:rsidP="002273AE">
            <w:pPr>
              <w:pStyle w:val="CellBody"/>
              <w:rPr>
                <w:del w:id="2845" w:author="Jindal, Deepak [AUTOSOL/PWS/NOIDA]" w:date="2022-06-09T22:59:00Z"/>
                <w:rFonts w:ascii="Times New Roman" w:hAnsi="Times New Roman"/>
                <w:color w:val="auto"/>
              </w:rPr>
            </w:pPr>
            <w:del w:id="2846" w:author="Jindal, Deepak [AUTOSOL/PWS/NOIDA]" w:date="2022-06-09T22:59:00Z">
              <w:r w:rsidDel="00785E92">
                <w:rPr>
                  <w:rFonts w:ascii="Times New Roman" w:hAnsi="Times New Roman"/>
                  <w:color w:val="auto"/>
                </w:rPr>
                <w:delText xml:space="preserve"> </w:delText>
              </w:r>
            </w:del>
          </w:p>
        </w:tc>
      </w:tr>
      <w:tr w:rsidR="008E6584" w:rsidDel="00785E92" w14:paraId="2DECF821" w14:textId="562F4A69" w:rsidTr="002273AE">
        <w:trPr>
          <w:cantSplit/>
          <w:trHeight w:val="316"/>
          <w:del w:id="2847"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4DE891D5" w14:textId="4D30144C" w:rsidR="008E6584" w:rsidDel="00785E92" w:rsidRDefault="008E6584" w:rsidP="00BA7962">
            <w:pPr>
              <w:pStyle w:val="CellBody"/>
              <w:numPr>
                <w:ilvl w:val="0"/>
                <w:numId w:val="132"/>
              </w:numPr>
              <w:rPr>
                <w:del w:id="2848" w:author="Jindal, Deepak [AUTOSOL/PWS/NOIDA]" w:date="2022-06-09T22:59:00Z"/>
                <w:rFonts w:ascii="Times New Roman" w:hAnsi="Times New Roman"/>
                <w:color w:val="auto"/>
              </w:rPr>
            </w:pPr>
            <w:del w:id="2849" w:author="Jindal, Deepak [AUTOSOL/PWS/NOIDA]" w:date="2022-06-09T22:59:00Z">
              <w:r w:rsidDel="00785E92">
                <w:rPr>
                  <w:rFonts w:ascii="Times New Roman" w:hAnsi="Times New Roman"/>
                  <w:color w:val="auto"/>
                </w:rPr>
                <w:delText xml:space="preserve">Configure OCR3000 Controller on Standalone setup with all supported type of Digital output modules </w:delText>
              </w:r>
            </w:del>
          </w:p>
        </w:tc>
        <w:tc>
          <w:tcPr>
            <w:tcW w:w="2070" w:type="dxa"/>
            <w:tcBorders>
              <w:top w:val="single" w:sz="6" w:space="0" w:color="auto"/>
              <w:left w:val="single" w:sz="4" w:space="0" w:color="auto"/>
              <w:bottom w:val="single" w:sz="4" w:space="0" w:color="auto"/>
              <w:right w:val="single" w:sz="4" w:space="0" w:color="auto"/>
            </w:tcBorders>
          </w:tcPr>
          <w:p w14:paraId="6E2F76C9" w14:textId="0F840137" w:rsidR="008E6584" w:rsidDel="00785E92" w:rsidRDefault="008E6584" w:rsidP="002273AE">
            <w:pPr>
              <w:pStyle w:val="CellBody"/>
              <w:rPr>
                <w:del w:id="2850" w:author="Jindal, Deepak [AUTOSOL/PWS/NOIDA]" w:date="2022-06-09T22:59:00Z"/>
                <w:rFonts w:ascii="Times New Roman" w:hAnsi="Times New Roman"/>
                <w:color w:val="auto"/>
              </w:rPr>
            </w:pPr>
            <w:del w:id="2851" w:author="Jindal, Deepak [AUTOSOL/PWS/NOIDA]" w:date="2022-06-09T22:59:00Z">
              <w:r w:rsidDel="00785E92">
                <w:rPr>
                  <w:rFonts w:ascii="Times New Roman" w:hAnsi="Times New Roman"/>
                  <w:color w:val="auto"/>
                </w:rPr>
                <w:delText xml:space="preserve">P/F/F#/NA:  </w:delText>
              </w:r>
            </w:del>
          </w:p>
        </w:tc>
      </w:tr>
      <w:tr w:rsidR="0052212A" w:rsidDel="00785E92" w14:paraId="519ED1F7" w14:textId="1F6CCF9F" w:rsidTr="002273AE">
        <w:trPr>
          <w:cantSplit/>
          <w:trHeight w:val="316"/>
          <w:del w:id="2852"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76F7CE3F" w14:textId="20B9E13D" w:rsidR="0052212A" w:rsidDel="00785E92" w:rsidRDefault="0052212A" w:rsidP="0052212A">
            <w:pPr>
              <w:pStyle w:val="CellBody"/>
              <w:numPr>
                <w:ilvl w:val="0"/>
                <w:numId w:val="132"/>
              </w:numPr>
              <w:rPr>
                <w:del w:id="2853" w:author="Jindal, Deepak [AUTOSOL/PWS/NOIDA]" w:date="2022-06-09T22:59:00Z"/>
                <w:rFonts w:ascii="Times New Roman" w:hAnsi="Times New Roman"/>
                <w:color w:val="auto"/>
              </w:rPr>
            </w:pPr>
            <w:del w:id="2854" w:author="Jindal, Deepak [AUTOSOL/PWS/NOIDA]" w:date="2022-06-09T22:59: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855" w:author="Jindal, Deepak [AUTOSOL/PWS/NOIDA]" w:date="2022-06-08T19:41:00Z">
              <w:r w:rsidDel="00A84C67">
                <w:rPr>
                  <w:rFonts w:ascii="Times New Roman" w:hAnsi="Times New Roman"/>
                  <w:color w:val="auto"/>
                </w:rPr>
                <w:delText>Stanalone</w:delText>
              </w:r>
            </w:del>
            <w:del w:id="2856" w:author="Jindal, Deepak [AUTOSOL/PWS/NOIDA]" w:date="2022-06-09T22:59: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1BB032F0" w14:textId="002ED34D" w:rsidR="0052212A" w:rsidDel="00785E92" w:rsidRDefault="0052212A" w:rsidP="0052212A">
            <w:pPr>
              <w:pStyle w:val="CellBody"/>
              <w:rPr>
                <w:del w:id="2857" w:author="Jindal, Deepak [AUTOSOL/PWS/NOIDA]" w:date="2022-06-09T22:59:00Z"/>
                <w:rFonts w:ascii="Times New Roman" w:hAnsi="Times New Roman"/>
                <w:color w:val="auto"/>
              </w:rPr>
            </w:pPr>
            <w:del w:id="2858" w:author="Jindal, Deepak [AUTOSOL/PWS/NOIDA]" w:date="2022-06-09T22:59:00Z">
              <w:r w:rsidDel="00785E92">
                <w:rPr>
                  <w:rFonts w:ascii="Times New Roman" w:hAnsi="Times New Roman"/>
                  <w:color w:val="auto"/>
                </w:rPr>
                <w:delText xml:space="preserve">P/F/F#/NA:  </w:delText>
              </w:r>
            </w:del>
          </w:p>
        </w:tc>
      </w:tr>
      <w:tr w:rsidR="0052212A" w:rsidDel="00785E92" w14:paraId="297A244A" w14:textId="21D958A6" w:rsidTr="002273AE">
        <w:trPr>
          <w:cantSplit/>
          <w:trHeight w:val="316"/>
          <w:del w:id="2859" w:author="Jindal, Deepak [AUTOSOL/PWS/NOIDA]" w:date="2022-06-09T22:59:00Z"/>
        </w:trPr>
        <w:tc>
          <w:tcPr>
            <w:tcW w:w="9450" w:type="dxa"/>
            <w:gridSpan w:val="3"/>
            <w:tcBorders>
              <w:top w:val="single" w:sz="6" w:space="0" w:color="auto"/>
              <w:left w:val="single" w:sz="4" w:space="0" w:color="auto"/>
              <w:bottom w:val="single" w:sz="6" w:space="0" w:color="auto"/>
              <w:right w:val="single" w:sz="4" w:space="0" w:color="auto"/>
            </w:tcBorders>
          </w:tcPr>
          <w:p w14:paraId="54E9D416" w14:textId="5752E2F3" w:rsidR="0052212A" w:rsidDel="00785E92" w:rsidRDefault="0052212A" w:rsidP="0052212A">
            <w:pPr>
              <w:pStyle w:val="CellBody"/>
              <w:rPr>
                <w:del w:id="2860" w:author="Jindal, Deepak [AUTOSOL/PWS/NOIDA]" w:date="2022-06-09T22:59:00Z"/>
              </w:rPr>
            </w:pPr>
            <w:del w:id="2861" w:author="Jindal, Deepak [AUTOSOL/PWS/NOIDA]" w:date="2022-06-09T22:59:00Z">
              <w:r w:rsidDel="00785E92">
                <w:delText>Comments:</w:delText>
              </w:r>
            </w:del>
          </w:p>
        </w:tc>
      </w:tr>
    </w:tbl>
    <w:p w14:paraId="4DCEEB9F" w14:textId="77777777" w:rsidR="008E6584" w:rsidRDefault="008E6584" w:rsidP="008E6584"/>
    <w:p w14:paraId="16320A35" w14:textId="77777777" w:rsidR="008E6584" w:rsidRDefault="008E6584" w:rsidP="008E6584"/>
    <w:p w14:paraId="18BE45C2" w14:textId="77777777" w:rsidR="008E6584" w:rsidRDefault="008E6584" w:rsidP="008E6584"/>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E6584" w:rsidDel="00785E92" w14:paraId="5E67A29D" w14:textId="22195A2D" w:rsidTr="002273AE">
        <w:trPr>
          <w:cantSplit/>
          <w:trHeight w:val="316"/>
          <w:del w:id="2862" w:author="Jindal, Deepak [AUTOSOL/PWS/NOIDA]" w:date="2022-06-09T22:59: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686E749" w14:textId="5E8C1AD2" w:rsidR="008E6584" w:rsidRPr="009F6D5D" w:rsidDel="00785E92" w:rsidRDefault="008E6584">
            <w:pPr>
              <w:pStyle w:val="SectL2"/>
              <w:numPr>
                <w:ilvl w:val="3"/>
                <w:numId w:val="172"/>
              </w:numPr>
              <w:spacing w:after="120"/>
              <w:rPr>
                <w:del w:id="2863" w:author="Jindal, Deepak [AUTOSOL/PWS/NOIDA]" w:date="2022-06-09T22:59:00Z"/>
                <w:rFonts w:cs="Times"/>
                <w:b w:val="0"/>
                <w:szCs w:val="24"/>
                <w:rPrChange w:id="2864" w:author="Jindal, Deepak [AUTOSOL/PWS/NOIDA]" w:date="2022-06-09T19:08:00Z">
                  <w:rPr>
                    <w:del w:id="2865" w:author="Jindal, Deepak [AUTOSOL/PWS/NOIDA]" w:date="2022-06-09T22:59:00Z"/>
                    <w:b/>
                  </w:rPr>
                </w:rPrChange>
              </w:rPr>
              <w:pPrChange w:id="2866" w:author="Jindal, Deepak [AUTOSOL/PWS/NOIDA]" w:date="2022-06-09T19:08:00Z">
                <w:pPr>
                  <w:pStyle w:val="CellBody"/>
                  <w:numPr>
                    <w:ilvl w:val="3"/>
                    <w:numId w:val="9"/>
                  </w:numPr>
                </w:pPr>
              </w:pPrChange>
            </w:pPr>
            <w:bookmarkStart w:id="2867" w:name="_Toc105844549"/>
            <w:bookmarkStart w:id="2868" w:name="_Toc105844657"/>
            <w:bookmarkStart w:id="2869" w:name="_Toc108469378"/>
            <w:del w:id="2870" w:author="Jindal, Deepak [AUTOSOL/PWS/NOIDA]" w:date="2022-06-09T22:59:00Z">
              <w:r w:rsidRPr="009F6D5D" w:rsidDel="00785E92">
                <w:rPr>
                  <w:rFonts w:ascii="Times" w:hAnsi="Times" w:cs="Times"/>
                  <w:b w:val="0"/>
                  <w:sz w:val="24"/>
                  <w:szCs w:val="24"/>
                  <w:rPrChange w:id="2871" w:author="Jindal, Deepak [AUTOSOL/PWS/NOIDA]" w:date="2022-06-09T19:08:00Z">
                    <w:rPr>
                      <w:b/>
                    </w:rPr>
                  </w:rPrChange>
                </w:rPr>
                <w:delText xml:space="preserve">Test : </w:delText>
              </w:r>
              <w:r w:rsidRPr="009F6D5D" w:rsidDel="00785E92">
                <w:rPr>
                  <w:rFonts w:ascii="Times" w:hAnsi="Times" w:cs="Times"/>
                  <w:sz w:val="24"/>
                  <w:szCs w:val="24"/>
                  <w:rPrChange w:id="2872" w:author="Jindal, Deepak [AUTOSOL/PWS/NOIDA]" w:date="2022-06-09T19:08:00Z">
                    <w:rPr>
                      <w:bCs/>
                    </w:rPr>
                  </w:rPrChange>
                </w:rPr>
                <w:delText>Verify that Standalone Controller &amp; Tools supports all type of bus modules modules on OCR3000 Controller (except Device net module)</w:delText>
              </w:r>
              <w:bookmarkEnd w:id="2867"/>
              <w:bookmarkEnd w:id="2868"/>
              <w:bookmarkEnd w:id="2869"/>
            </w:del>
          </w:p>
          <w:p w14:paraId="1063C41F" w14:textId="3FEDD536" w:rsidR="008E6584" w:rsidRPr="009B202C" w:rsidDel="00785E92" w:rsidRDefault="008E6584" w:rsidP="002273AE">
            <w:pPr>
              <w:pStyle w:val="CellBody"/>
              <w:rPr>
                <w:del w:id="2873" w:author="Jindal, Deepak [AUTOSOL/PWS/NOIDA]" w:date="2022-06-09T22:59:00Z"/>
                <w:bCs/>
              </w:rPr>
            </w:pPr>
          </w:p>
        </w:tc>
      </w:tr>
      <w:tr w:rsidR="008E6584" w:rsidDel="00785E92" w14:paraId="1A13E7BF" w14:textId="2490EF4A" w:rsidTr="002273AE">
        <w:trPr>
          <w:cantSplit/>
          <w:trHeight w:val="316"/>
          <w:del w:id="2874" w:author="Jindal, Deepak [AUTOSOL/PWS/NOIDA]" w:date="2022-06-09T22:59:00Z"/>
        </w:trPr>
        <w:tc>
          <w:tcPr>
            <w:tcW w:w="2340" w:type="dxa"/>
            <w:tcBorders>
              <w:top w:val="single" w:sz="6" w:space="0" w:color="auto"/>
              <w:left w:val="single" w:sz="4" w:space="0" w:color="auto"/>
              <w:bottom w:val="single" w:sz="4" w:space="0" w:color="auto"/>
              <w:right w:val="single" w:sz="4" w:space="0" w:color="auto"/>
            </w:tcBorders>
          </w:tcPr>
          <w:p w14:paraId="48D65A92" w14:textId="7A364679" w:rsidR="008E6584" w:rsidDel="00785E92" w:rsidRDefault="008E6584" w:rsidP="002273AE">
            <w:pPr>
              <w:pStyle w:val="CellBody"/>
              <w:rPr>
                <w:del w:id="2875" w:author="Jindal, Deepak [AUTOSOL/PWS/NOIDA]" w:date="2022-06-09T22:59:00Z"/>
                <w:rFonts w:ascii="Times New Roman" w:hAnsi="Times New Roman"/>
                <w:color w:val="auto"/>
              </w:rPr>
            </w:pPr>
            <w:del w:id="2876" w:author="Jindal, Deepak [AUTOSOL/PWS/NOIDA]" w:date="2022-06-09T22:59:00Z">
              <w:r w:rsidDel="00785E92">
                <w:rPr>
                  <w:rFonts w:ascii="Times New Roman" w:hAnsi="Times New Roman"/>
                  <w:color w:val="auto"/>
                </w:rPr>
                <w:delText>Date(s):</w:delText>
              </w:r>
            </w:del>
          </w:p>
        </w:tc>
        <w:tc>
          <w:tcPr>
            <w:tcW w:w="5040" w:type="dxa"/>
            <w:tcBorders>
              <w:top w:val="single" w:sz="6" w:space="0" w:color="auto"/>
              <w:left w:val="single" w:sz="4" w:space="0" w:color="auto"/>
              <w:bottom w:val="single" w:sz="4" w:space="0" w:color="auto"/>
              <w:right w:val="single" w:sz="4" w:space="0" w:color="auto"/>
            </w:tcBorders>
          </w:tcPr>
          <w:p w14:paraId="625D5E57" w14:textId="53045A4C" w:rsidR="008E6584" w:rsidDel="00785E92" w:rsidRDefault="008E6584" w:rsidP="002273AE">
            <w:pPr>
              <w:pStyle w:val="CellBody"/>
              <w:rPr>
                <w:del w:id="2877" w:author="Jindal, Deepak [AUTOSOL/PWS/NOIDA]" w:date="2022-06-09T22:59:00Z"/>
                <w:rFonts w:ascii="Times New Roman" w:hAnsi="Times New Roman"/>
                <w:color w:val="auto"/>
              </w:rPr>
            </w:pPr>
            <w:del w:id="2878" w:author="Jindal, Deepak [AUTOSOL/PWS/NOIDA]" w:date="2022-06-09T22:59:00Z">
              <w:r w:rsidDel="00785E92">
                <w:rPr>
                  <w:rFonts w:ascii="Times New Roman" w:hAnsi="Times New Roman"/>
                  <w:color w:val="auto"/>
                </w:rPr>
                <w:delText>Initials:</w:delText>
              </w:r>
            </w:del>
          </w:p>
        </w:tc>
        <w:tc>
          <w:tcPr>
            <w:tcW w:w="2070" w:type="dxa"/>
            <w:tcBorders>
              <w:top w:val="single" w:sz="6" w:space="0" w:color="auto"/>
              <w:left w:val="single" w:sz="4" w:space="0" w:color="auto"/>
              <w:bottom w:val="single" w:sz="4" w:space="0" w:color="auto"/>
              <w:right w:val="single" w:sz="4" w:space="0" w:color="auto"/>
            </w:tcBorders>
          </w:tcPr>
          <w:p w14:paraId="32F91E80" w14:textId="19B3DF79" w:rsidR="008E6584" w:rsidDel="00785E92" w:rsidRDefault="008E6584" w:rsidP="002273AE">
            <w:pPr>
              <w:pStyle w:val="CellBody"/>
              <w:rPr>
                <w:del w:id="2879" w:author="Jindal, Deepak [AUTOSOL/PWS/NOIDA]" w:date="2022-06-09T22:59:00Z"/>
                <w:rFonts w:ascii="Times New Roman" w:hAnsi="Times New Roman"/>
                <w:color w:val="auto"/>
              </w:rPr>
            </w:pPr>
            <w:del w:id="2880" w:author="Jindal, Deepak [AUTOSOL/PWS/NOIDA]" w:date="2022-06-09T22:59:00Z">
              <w:r w:rsidDel="00785E92">
                <w:rPr>
                  <w:rFonts w:ascii="Times New Roman" w:hAnsi="Times New Roman"/>
                  <w:color w:val="auto"/>
                </w:rPr>
                <w:delText xml:space="preserve"> </w:delText>
              </w:r>
            </w:del>
          </w:p>
        </w:tc>
      </w:tr>
      <w:tr w:rsidR="008E6584" w:rsidDel="00785E92" w14:paraId="4E3E4975" w14:textId="22ADA53C" w:rsidTr="002273AE">
        <w:trPr>
          <w:cantSplit/>
          <w:trHeight w:val="316"/>
          <w:del w:id="2881"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08AE5CA9" w14:textId="030D97AF" w:rsidR="008E6584" w:rsidDel="00785E92" w:rsidRDefault="008E6584" w:rsidP="00BA7962">
            <w:pPr>
              <w:pStyle w:val="CellBody"/>
              <w:numPr>
                <w:ilvl w:val="0"/>
                <w:numId w:val="133"/>
              </w:numPr>
              <w:rPr>
                <w:del w:id="2882" w:author="Jindal, Deepak [AUTOSOL/PWS/NOIDA]" w:date="2022-06-09T22:59:00Z"/>
                <w:rFonts w:ascii="Times New Roman" w:hAnsi="Times New Roman"/>
                <w:color w:val="auto"/>
              </w:rPr>
            </w:pPr>
            <w:del w:id="2883" w:author="Jindal, Deepak [AUTOSOL/PWS/NOIDA]" w:date="2022-06-09T22:59:00Z">
              <w:r w:rsidDel="00785E92">
                <w:rPr>
                  <w:rFonts w:ascii="Times New Roman" w:hAnsi="Times New Roman"/>
                  <w:color w:val="auto"/>
                </w:rPr>
                <w:delText xml:space="preserve">Configure OCR3000 Controller on Standalone setup with all supported type of bus modules </w:delText>
              </w:r>
            </w:del>
          </w:p>
        </w:tc>
        <w:tc>
          <w:tcPr>
            <w:tcW w:w="2070" w:type="dxa"/>
            <w:tcBorders>
              <w:top w:val="single" w:sz="6" w:space="0" w:color="auto"/>
              <w:left w:val="single" w:sz="4" w:space="0" w:color="auto"/>
              <w:bottom w:val="single" w:sz="4" w:space="0" w:color="auto"/>
              <w:right w:val="single" w:sz="4" w:space="0" w:color="auto"/>
            </w:tcBorders>
          </w:tcPr>
          <w:p w14:paraId="242583CE" w14:textId="54AA41DD" w:rsidR="008E6584" w:rsidDel="00785E92" w:rsidRDefault="008E6584" w:rsidP="002273AE">
            <w:pPr>
              <w:pStyle w:val="CellBody"/>
              <w:rPr>
                <w:del w:id="2884" w:author="Jindal, Deepak [AUTOSOL/PWS/NOIDA]" w:date="2022-06-09T22:59:00Z"/>
                <w:rFonts w:ascii="Times New Roman" w:hAnsi="Times New Roman"/>
                <w:color w:val="auto"/>
              </w:rPr>
            </w:pPr>
            <w:del w:id="2885" w:author="Jindal, Deepak [AUTOSOL/PWS/NOIDA]" w:date="2022-06-09T22:59:00Z">
              <w:r w:rsidDel="00785E92">
                <w:rPr>
                  <w:rFonts w:ascii="Times New Roman" w:hAnsi="Times New Roman"/>
                  <w:color w:val="auto"/>
                </w:rPr>
                <w:delText xml:space="preserve">P/F/F#/NA:  </w:delText>
              </w:r>
            </w:del>
          </w:p>
        </w:tc>
      </w:tr>
      <w:tr w:rsidR="0052212A" w:rsidDel="00785E92" w14:paraId="417CF126" w14:textId="7D5C837F" w:rsidTr="002273AE">
        <w:trPr>
          <w:cantSplit/>
          <w:trHeight w:val="316"/>
          <w:del w:id="2886"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4694DC41" w14:textId="0C1FCE29" w:rsidR="0052212A" w:rsidDel="00785E92" w:rsidRDefault="0052212A" w:rsidP="0052212A">
            <w:pPr>
              <w:pStyle w:val="CellBody"/>
              <w:numPr>
                <w:ilvl w:val="0"/>
                <w:numId w:val="133"/>
              </w:numPr>
              <w:rPr>
                <w:del w:id="2887" w:author="Jindal, Deepak [AUTOSOL/PWS/NOIDA]" w:date="2022-06-09T22:59:00Z"/>
                <w:rFonts w:ascii="Times New Roman" w:hAnsi="Times New Roman"/>
                <w:color w:val="auto"/>
              </w:rPr>
            </w:pPr>
            <w:del w:id="2888" w:author="Jindal, Deepak [AUTOSOL/PWS/NOIDA]" w:date="2022-06-09T22:59: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889" w:author="Jindal, Deepak [AUTOSOL/PWS/NOIDA]" w:date="2022-06-08T19:41:00Z">
              <w:r w:rsidDel="00A84C67">
                <w:rPr>
                  <w:rFonts w:ascii="Times New Roman" w:hAnsi="Times New Roman"/>
                  <w:color w:val="auto"/>
                </w:rPr>
                <w:delText>Stanalone</w:delText>
              </w:r>
            </w:del>
            <w:del w:id="2890" w:author="Jindal, Deepak [AUTOSOL/PWS/NOIDA]" w:date="2022-06-09T22:59: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57D27FC8" w14:textId="6FFDF994" w:rsidR="0052212A" w:rsidDel="00785E92" w:rsidRDefault="0052212A" w:rsidP="0052212A">
            <w:pPr>
              <w:pStyle w:val="CellBody"/>
              <w:rPr>
                <w:del w:id="2891" w:author="Jindal, Deepak [AUTOSOL/PWS/NOIDA]" w:date="2022-06-09T22:59:00Z"/>
                <w:rFonts w:ascii="Times New Roman" w:hAnsi="Times New Roman"/>
                <w:color w:val="auto"/>
              </w:rPr>
            </w:pPr>
            <w:del w:id="2892" w:author="Jindal, Deepak [AUTOSOL/PWS/NOIDA]" w:date="2022-06-09T22:59:00Z">
              <w:r w:rsidDel="00785E92">
                <w:rPr>
                  <w:rFonts w:ascii="Times New Roman" w:hAnsi="Times New Roman"/>
                  <w:color w:val="auto"/>
                </w:rPr>
                <w:delText xml:space="preserve">P/F/F#/NA:  </w:delText>
              </w:r>
            </w:del>
          </w:p>
        </w:tc>
      </w:tr>
      <w:tr w:rsidR="0052212A" w:rsidDel="00785E92" w14:paraId="2AFD12EF" w14:textId="1FCBDF0C" w:rsidTr="002273AE">
        <w:trPr>
          <w:cantSplit/>
          <w:trHeight w:val="316"/>
          <w:del w:id="2893" w:author="Jindal, Deepak [AUTOSOL/PWS/NOIDA]" w:date="2022-06-09T22:59:00Z"/>
        </w:trPr>
        <w:tc>
          <w:tcPr>
            <w:tcW w:w="9450" w:type="dxa"/>
            <w:gridSpan w:val="3"/>
            <w:tcBorders>
              <w:top w:val="single" w:sz="6" w:space="0" w:color="auto"/>
              <w:left w:val="single" w:sz="4" w:space="0" w:color="auto"/>
              <w:bottom w:val="single" w:sz="6" w:space="0" w:color="auto"/>
              <w:right w:val="single" w:sz="4" w:space="0" w:color="auto"/>
            </w:tcBorders>
          </w:tcPr>
          <w:p w14:paraId="713C224F" w14:textId="2B66BF76" w:rsidR="0052212A" w:rsidDel="00785E92" w:rsidRDefault="0052212A" w:rsidP="0052212A">
            <w:pPr>
              <w:pStyle w:val="CellBody"/>
              <w:rPr>
                <w:del w:id="2894" w:author="Jindal, Deepak [AUTOSOL/PWS/NOIDA]" w:date="2022-06-09T22:59:00Z"/>
              </w:rPr>
            </w:pPr>
            <w:del w:id="2895" w:author="Jindal, Deepak [AUTOSOL/PWS/NOIDA]" w:date="2022-06-09T22:59:00Z">
              <w:r w:rsidDel="00785E92">
                <w:delText>Comments:</w:delText>
              </w:r>
            </w:del>
          </w:p>
        </w:tc>
      </w:tr>
    </w:tbl>
    <w:p w14:paraId="49CC1365" w14:textId="77777777" w:rsidR="008E6584" w:rsidRDefault="008E6584" w:rsidP="008E6584"/>
    <w:p w14:paraId="3510E8DA" w14:textId="77777777" w:rsidR="008E6584" w:rsidRDefault="008E6584" w:rsidP="008E6584"/>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E6584" w:rsidRPr="009B202C" w:rsidDel="00785E92" w14:paraId="64862BA7" w14:textId="00FC9930" w:rsidTr="002273AE">
        <w:trPr>
          <w:cantSplit/>
          <w:trHeight w:val="316"/>
          <w:del w:id="2896" w:author="Jindal, Deepak [AUTOSOL/PWS/NOIDA]" w:date="2022-06-09T22:59: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4C1C0E5" w14:textId="08BD9483" w:rsidR="008E6584" w:rsidRPr="009F6D5D" w:rsidDel="00785E92" w:rsidRDefault="008E6584">
            <w:pPr>
              <w:pStyle w:val="SectL2"/>
              <w:numPr>
                <w:ilvl w:val="3"/>
                <w:numId w:val="172"/>
              </w:numPr>
              <w:spacing w:after="120"/>
              <w:rPr>
                <w:del w:id="2897" w:author="Jindal, Deepak [AUTOSOL/PWS/NOIDA]" w:date="2022-06-09T22:59:00Z"/>
                <w:rFonts w:cs="Times"/>
                <w:b w:val="0"/>
                <w:szCs w:val="24"/>
                <w:rPrChange w:id="2898" w:author="Jindal, Deepak [AUTOSOL/PWS/NOIDA]" w:date="2022-06-09T19:08:00Z">
                  <w:rPr>
                    <w:del w:id="2899" w:author="Jindal, Deepak [AUTOSOL/PWS/NOIDA]" w:date="2022-06-09T22:59:00Z"/>
                    <w:b/>
                  </w:rPr>
                </w:rPrChange>
              </w:rPr>
              <w:pPrChange w:id="2900" w:author="Jindal, Deepak [AUTOSOL/PWS/NOIDA]" w:date="2022-06-09T19:08:00Z">
                <w:pPr>
                  <w:pStyle w:val="CellBody"/>
                  <w:numPr>
                    <w:ilvl w:val="3"/>
                    <w:numId w:val="9"/>
                  </w:numPr>
                </w:pPr>
              </w:pPrChange>
            </w:pPr>
            <w:bookmarkStart w:id="2901" w:name="_Toc105844550"/>
            <w:bookmarkStart w:id="2902" w:name="_Toc105844658"/>
            <w:bookmarkStart w:id="2903" w:name="_Toc108469379"/>
            <w:del w:id="2904" w:author="Jindal, Deepak [AUTOSOL/PWS/NOIDA]" w:date="2022-06-09T22:59:00Z">
              <w:r w:rsidRPr="009F6D5D" w:rsidDel="00785E92">
                <w:rPr>
                  <w:rFonts w:ascii="Times" w:hAnsi="Times" w:cs="Times"/>
                  <w:b w:val="0"/>
                  <w:sz w:val="24"/>
                  <w:szCs w:val="24"/>
                  <w:rPrChange w:id="2905" w:author="Jindal, Deepak [AUTOSOL/PWS/NOIDA]" w:date="2022-06-09T19:08:00Z">
                    <w:rPr>
                      <w:b/>
                    </w:rPr>
                  </w:rPrChange>
                </w:rPr>
                <w:delText xml:space="preserve">Test : </w:delText>
              </w:r>
              <w:r w:rsidRPr="009F6D5D" w:rsidDel="00785E92">
                <w:rPr>
                  <w:rFonts w:ascii="Times" w:hAnsi="Times" w:cs="Times"/>
                  <w:sz w:val="24"/>
                  <w:szCs w:val="24"/>
                  <w:rPrChange w:id="2906" w:author="Jindal, Deepak [AUTOSOL/PWS/NOIDA]" w:date="2022-06-09T19:08:00Z">
                    <w:rPr>
                      <w:bCs/>
                    </w:rPr>
                  </w:rPrChange>
                </w:rPr>
                <w:delText>Verify that Standalone Controller &amp; Tools supports all type of speciality modules on OCR3000 Controller</w:delText>
              </w:r>
              <w:bookmarkEnd w:id="2901"/>
              <w:bookmarkEnd w:id="2902"/>
              <w:bookmarkEnd w:id="2903"/>
              <w:r w:rsidRPr="009F6D5D" w:rsidDel="00785E92">
                <w:rPr>
                  <w:rFonts w:ascii="Times" w:hAnsi="Times" w:cs="Times"/>
                  <w:b w:val="0"/>
                  <w:sz w:val="24"/>
                  <w:szCs w:val="24"/>
                  <w:rPrChange w:id="2907" w:author="Jindal, Deepak [AUTOSOL/PWS/NOIDA]" w:date="2022-06-09T19:08:00Z">
                    <w:rPr>
                      <w:b/>
                    </w:rPr>
                  </w:rPrChange>
                </w:rPr>
                <w:delText xml:space="preserve"> </w:delText>
              </w:r>
            </w:del>
          </w:p>
          <w:p w14:paraId="7811F8E4" w14:textId="6BF71564" w:rsidR="008E6584" w:rsidRPr="00F3385B" w:rsidDel="00785E92" w:rsidRDefault="008E6584" w:rsidP="002273AE">
            <w:pPr>
              <w:pStyle w:val="CellBody"/>
              <w:rPr>
                <w:del w:id="2908" w:author="Jindal, Deepak [AUTOSOL/PWS/NOIDA]" w:date="2022-06-09T22:59:00Z"/>
                <w:b/>
              </w:rPr>
            </w:pPr>
          </w:p>
        </w:tc>
      </w:tr>
      <w:tr w:rsidR="008E6584" w:rsidDel="00785E92" w14:paraId="4B2F154E" w14:textId="658F3300" w:rsidTr="002273AE">
        <w:trPr>
          <w:cantSplit/>
          <w:trHeight w:val="316"/>
          <w:del w:id="2909" w:author="Jindal, Deepak [AUTOSOL/PWS/NOIDA]" w:date="2022-06-09T22:59:00Z"/>
        </w:trPr>
        <w:tc>
          <w:tcPr>
            <w:tcW w:w="2340" w:type="dxa"/>
            <w:tcBorders>
              <w:top w:val="single" w:sz="6" w:space="0" w:color="auto"/>
              <w:left w:val="single" w:sz="4" w:space="0" w:color="auto"/>
              <w:bottom w:val="single" w:sz="4" w:space="0" w:color="auto"/>
              <w:right w:val="single" w:sz="4" w:space="0" w:color="auto"/>
            </w:tcBorders>
          </w:tcPr>
          <w:p w14:paraId="0A458402" w14:textId="510086DE" w:rsidR="008E6584" w:rsidDel="00785E92" w:rsidRDefault="008E6584" w:rsidP="002273AE">
            <w:pPr>
              <w:pStyle w:val="CellBody"/>
              <w:rPr>
                <w:del w:id="2910" w:author="Jindal, Deepak [AUTOSOL/PWS/NOIDA]" w:date="2022-06-09T22:59:00Z"/>
                <w:rFonts w:ascii="Times New Roman" w:hAnsi="Times New Roman"/>
                <w:color w:val="auto"/>
              </w:rPr>
            </w:pPr>
            <w:del w:id="2911" w:author="Jindal, Deepak [AUTOSOL/PWS/NOIDA]" w:date="2022-06-09T22:59:00Z">
              <w:r w:rsidDel="00785E92">
                <w:rPr>
                  <w:rFonts w:ascii="Times New Roman" w:hAnsi="Times New Roman"/>
                  <w:color w:val="auto"/>
                </w:rPr>
                <w:delText>Date(s):</w:delText>
              </w:r>
            </w:del>
          </w:p>
        </w:tc>
        <w:tc>
          <w:tcPr>
            <w:tcW w:w="5040" w:type="dxa"/>
            <w:tcBorders>
              <w:top w:val="single" w:sz="6" w:space="0" w:color="auto"/>
              <w:left w:val="single" w:sz="4" w:space="0" w:color="auto"/>
              <w:bottom w:val="single" w:sz="4" w:space="0" w:color="auto"/>
              <w:right w:val="single" w:sz="4" w:space="0" w:color="auto"/>
            </w:tcBorders>
          </w:tcPr>
          <w:p w14:paraId="27E5E824" w14:textId="4B88D39D" w:rsidR="008E6584" w:rsidDel="00785E92" w:rsidRDefault="008E6584" w:rsidP="002273AE">
            <w:pPr>
              <w:pStyle w:val="CellBody"/>
              <w:rPr>
                <w:del w:id="2912" w:author="Jindal, Deepak [AUTOSOL/PWS/NOIDA]" w:date="2022-06-09T22:59:00Z"/>
                <w:rFonts w:ascii="Times New Roman" w:hAnsi="Times New Roman"/>
                <w:color w:val="auto"/>
              </w:rPr>
            </w:pPr>
            <w:del w:id="2913" w:author="Jindal, Deepak [AUTOSOL/PWS/NOIDA]" w:date="2022-06-09T22:59:00Z">
              <w:r w:rsidDel="00785E92">
                <w:rPr>
                  <w:rFonts w:ascii="Times New Roman" w:hAnsi="Times New Roman"/>
                  <w:color w:val="auto"/>
                </w:rPr>
                <w:delText>Initials:</w:delText>
              </w:r>
            </w:del>
          </w:p>
        </w:tc>
        <w:tc>
          <w:tcPr>
            <w:tcW w:w="2070" w:type="dxa"/>
            <w:tcBorders>
              <w:top w:val="single" w:sz="6" w:space="0" w:color="auto"/>
              <w:left w:val="single" w:sz="4" w:space="0" w:color="auto"/>
              <w:bottom w:val="single" w:sz="4" w:space="0" w:color="auto"/>
              <w:right w:val="single" w:sz="4" w:space="0" w:color="auto"/>
            </w:tcBorders>
          </w:tcPr>
          <w:p w14:paraId="3A077562" w14:textId="1DBFE3B4" w:rsidR="008E6584" w:rsidDel="00785E92" w:rsidRDefault="008E6584" w:rsidP="002273AE">
            <w:pPr>
              <w:pStyle w:val="CellBody"/>
              <w:rPr>
                <w:del w:id="2914" w:author="Jindal, Deepak [AUTOSOL/PWS/NOIDA]" w:date="2022-06-09T22:59:00Z"/>
                <w:rFonts w:ascii="Times New Roman" w:hAnsi="Times New Roman"/>
                <w:color w:val="auto"/>
              </w:rPr>
            </w:pPr>
            <w:del w:id="2915" w:author="Jindal, Deepak [AUTOSOL/PWS/NOIDA]" w:date="2022-06-09T22:59:00Z">
              <w:r w:rsidDel="00785E92">
                <w:rPr>
                  <w:rFonts w:ascii="Times New Roman" w:hAnsi="Times New Roman"/>
                  <w:color w:val="auto"/>
                </w:rPr>
                <w:delText xml:space="preserve"> </w:delText>
              </w:r>
            </w:del>
          </w:p>
        </w:tc>
      </w:tr>
      <w:tr w:rsidR="008E6584" w:rsidDel="00785E92" w14:paraId="539D2535" w14:textId="121E1316" w:rsidTr="002273AE">
        <w:trPr>
          <w:cantSplit/>
          <w:trHeight w:val="316"/>
          <w:del w:id="2916"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68512FF8" w14:textId="1748D97B" w:rsidR="008E6584" w:rsidDel="00785E92" w:rsidRDefault="008E6584" w:rsidP="00BA7962">
            <w:pPr>
              <w:pStyle w:val="CellBody"/>
              <w:numPr>
                <w:ilvl w:val="0"/>
                <w:numId w:val="134"/>
              </w:numPr>
              <w:rPr>
                <w:del w:id="2917" w:author="Jindal, Deepak [AUTOSOL/PWS/NOIDA]" w:date="2022-06-09T22:59:00Z"/>
                <w:rFonts w:ascii="Times New Roman" w:hAnsi="Times New Roman"/>
                <w:color w:val="auto"/>
              </w:rPr>
            </w:pPr>
            <w:del w:id="2918" w:author="Jindal, Deepak [AUTOSOL/PWS/NOIDA]" w:date="2022-06-09T22:59:00Z">
              <w:r w:rsidDel="00785E92">
                <w:rPr>
                  <w:rFonts w:ascii="Times New Roman" w:hAnsi="Times New Roman"/>
                  <w:color w:val="auto"/>
                </w:rPr>
                <w:delText xml:space="preserve">Configure OCR3000 Controller on Standalone setup with all supported type of </w:delText>
              </w:r>
              <w:r w:rsidDel="00785E92">
                <w:rPr>
                  <w:bCs/>
                </w:rPr>
                <w:delText>speciality</w:delText>
              </w:r>
              <w:r w:rsidDel="00785E92">
                <w:rPr>
                  <w:rFonts w:ascii="Times New Roman" w:hAnsi="Times New Roman"/>
                  <w:color w:val="auto"/>
                </w:rPr>
                <w:delText xml:space="preserve"> modules </w:delText>
              </w:r>
            </w:del>
          </w:p>
        </w:tc>
        <w:tc>
          <w:tcPr>
            <w:tcW w:w="2070" w:type="dxa"/>
            <w:tcBorders>
              <w:top w:val="single" w:sz="6" w:space="0" w:color="auto"/>
              <w:left w:val="single" w:sz="4" w:space="0" w:color="auto"/>
              <w:bottom w:val="single" w:sz="4" w:space="0" w:color="auto"/>
              <w:right w:val="single" w:sz="4" w:space="0" w:color="auto"/>
            </w:tcBorders>
          </w:tcPr>
          <w:p w14:paraId="0DAA26BF" w14:textId="0CA78821" w:rsidR="008E6584" w:rsidDel="00785E92" w:rsidRDefault="008E6584" w:rsidP="002273AE">
            <w:pPr>
              <w:pStyle w:val="CellBody"/>
              <w:rPr>
                <w:del w:id="2919" w:author="Jindal, Deepak [AUTOSOL/PWS/NOIDA]" w:date="2022-06-09T22:59:00Z"/>
                <w:rFonts w:ascii="Times New Roman" w:hAnsi="Times New Roman"/>
                <w:color w:val="auto"/>
              </w:rPr>
            </w:pPr>
            <w:del w:id="2920" w:author="Jindal, Deepak [AUTOSOL/PWS/NOIDA]" w:date="2022-06-09T22:59:00Z">
              <w:r w:rsidDel="00785E92">
                <w:rPr>
                  <w:rFonts w:ascii="Times New Roman" w:hAnsi="Times New Roman"/>
                  <w:color w:val="auto"/>
                </w:rPr>
                <w:delText xml:space="preserve">P/F/F#/NA:  </w:delText>
              </w:r>
            </w:del>
          </w:p>
        </w:tc>
      </w:tr>
      <w:tr w:rsidR="0052212A" w:rsidDel="00785E92" w14:paraId="6B5CB3AD" w14:textId="67F2FA9A" w:rsidTr="002273AE">
        <w:trPr>
          <w:cantSplit/>
          <w:trHeight w:val="316"/>
          <w:del w:id="2921" w:author="Jindal, Deepak [AUTOSOL/PWS/NOIDA]" w:date="2022-06-09T22:59:00Z"/>
        </w:trPr>
        <w:tc>
          <w:tcPr>
            <w:tcW w:w="7380" w:type="dxa"/>
            <w:gridSpan w:val="2"/>
            <w:tcBorders>
              <w:top w:val="single" w:sz="6" w:space="0" w:color="auto"/>
              <w:left w:val="single" w:sz="4" w:space="0" w:color="auto"/>
              <w:bottom w:val="single" w:sz="4" w:space="0" w:color="auto"/>
              <w:right w:val="single" w:sz="4" w:space="0" w:color="auto"/>
            </w:tcBorders>
          </w:tcPr>
          <w:p w14:paraId="4EA94875" w14:textId="05C7469B" w:rsidR="0052212A" w:rsidDel="00785E92" w:rsidRDefault="0052212A" w:rsidP="0052212A">
            <w:pPr>
              <w:pStyle w:val="CellBody"/>
              <w:numPr>
                <w:ilvl w:val="0"/>
                <w:numId w:val="134"/>
              </w:numPr>
              <w:rPr>
                <w:del w:id="2922" w:author="Jindal, Deepak [AUTOSOL/PWS/NOIDA]" w:date="2022-06-09T22:59:00Z"/>
                <w:rFonts w:ascii="Times New Roman" w:hAnsi="Times New Roman"/>
                <w:color w:val="auto"/>
              </w:rPr>
            </w:pPr>
            <w:del w:id="2923" w:author="Jindal, Deepak [AUTOSOL/PWS/NOIDA]" w:date="2022-06-09T22:59:00Z">
              <w:r w:rsidDel="00785E92">
                <w:rPr>
                  <w:rFonts w:ascii="Times New Roman" w:hAnsi="Times New Roman"/>
                  <w:color w:val="auto"/>
                </w:rPr>
                <w:delText xml:space="preserve">Refer SVTP for checking standard IO modules and perform the support testing. This should be exploratory/regression testing to verify that </w:delText>
              </w:r>
            </w:del>
            <w:del w:id="2924" w:author="Jindal, Deepak [AUTOSOL/PWS/NOIDA]" w:date="2022-06-08T19:41:00Z">
              <w:r w:rsidDel="00A84C67">
                <w:rPr>
                  <w:rFonts w:ascii="Times New Roman" w:hAnsi="Times New Roman"/>
                  <w:color w:val="auto"/>
                </w:rPr>
                <w:delText>Stanalone</w:delText>
              </w:r>
            </w:del>
            <w:del w:id="2925" w:author="Jindal, Deepak [AUTOSOL/PWS/NOIDA]" w:date="2022-06-09T22:59:00Z">
              <w:r w:rsidDel="00785E92">
                <w:rPr>
                  <w:rFonts w:ascii="Times New Roman" w:hAnsi="Times New Roman"/>
                  <w:color w:val="auto"/>
                </w:rPr>
                <w:delText xml:space="preserve"> software supports these IO modules as expected.</w:delText>
              </w:r>
            </w:del>
          </w:p>
        </w:tc>
        <w:tc>
          <w:tcPr>
            <w:tcW w:w="2070" w:type="dxa"/>
            <w:tcBorders>
              <w:top w:val="single" w:sz="6" w:space="0" w:color="auto"/>
              <w:left w:val="single" w:sz="4" w:space="0" w:color="auto"/>
              <w:bottom w:val="single" w:sz="4" w:space="0" w:color="auto"/>
              <w:right w:val="single" w:sz="4" w:space="0" w:color="auto"/>
            </w:tcBorders>
          </w:tcPr>
          <w:p w14:paraId="4F4D810D" w14:textId="2BE0BE58" w:rsidR="0052212A" w:rsidDel="00785E92" w:rsidRDefault="0052212A" w:rsidP="0052212A">
            <w:pPr>
              <w:pStyle w:val="CellBody"/>
              <w:rPr>
                <w:del w:id="2926" w:author="Jindal, Deepak [AUTOSOL/PWS/NOIDA]" w:date="2022-06-09T22:59:00Z"/>
                <w:rFonts w:ascii="Times New Roman" w:hAnsi="Times New Roman"/>
                <w:color w:val="auto"/>
              </w:rPr>
            </w:pPr>
            <w:del w:id="2927" w:author="Jindal, Deepak [AUTOSOL/PWS/NOIDA]" w:date="2022-06-09T22:59:00Z">
              <w:r w:rsidDel="00785E92">
                <w:rPr>
                  <w:rFonts w:ascii="Times New Roman" w:hAnsi="Times New Roman"/>
                  <w:color w:val="auto"/>
                </w:rPr>
                <w:delText xml:space="preserve">P/F/F#/NA:  </w:delText>
              </w:r>
            </w:del>
          </w:p>
        </w:tc>
      </w:tr>
      <w:tr w:rsidR="0052212A" w:rsidDel="00785E92" w14:paraId="0456D641" w14:textId="58869969" w:rsidTr="002273AE">
        <w:trPr>
          <w:cantSplit/>
          <w:trHeight w:val="316"/>
          <w:del w:id="2928" w:author="Jindal, Deepak [AUTOSOL/PWS/NOIDA]" w:date="2022-06-09T22:59:00Z"/>
        </w:trPr>
        <w:tc>
          <w:tcPr>
            <w:tcW w:w="9450" w:type="dxa"/>
            <w:gridSpan w:val="3"/>
            <w:tcBorders>
              <w:top w:val="single" w:sz="6" w:space="0" w:color="auto"/>
              <w:left w:val="single" w:sz="4" w:space="0" w:color="auto"/>
              <w:bottom w:val="single" w:sz="6" w:space="0" w:color="auto"/>
              <w:right w:val="single" w:sz="4" w:space="0" w:color="auto"/>
            </w:tcBorders>
          </w:tcPr>
          <w:p w14:paraId="5E65D986" w14:textId="54F1BA58" w:rsidR="0052212A" w:rsidDel="00785E92" w:rsidRDefault="0052212A" w:rsidP="0052212A">
            <w:pPr>
              <w:pStyle w:val="CellBody"/>
              <w:rPr>
                <w:del w:id="2929" w:author="Jindal, Deepak [AUTOSOL/PWS/NOIDA]" w:date="2022-06-09T22:59:00Z"/>
              </w:rPr>
            </w:pPr>
            <w:del w:id="2930" w:author="Jindal, Deepak [AUTOSOL/PWS/NOIDA]" w:date="2022-06-09T22:59:00Z">
              <w:r w:rsidDel="00785E92">
                <w:delText>Comments:</w:delText>
              </w:r>
            </w:del>
          </w:p>
        </w:tc>
      </w:tr>
    </w:tbl>
    <w:p w14:paraId="126636A9" w14:textId="77777777" w:rsidR="008E6584" w:rsidRDefault="008E6584" w:rsidP="008E6584"/>
    <w:p w14:paraId="764BA9F6" w14:textId="77777777" w:rsidR="008E6584" w:rsidRDefault="008E6584" w:rsidP="008E6584"/>
    <w:p w14:paraId="4FC447E4" w14:textId="77777777" w:rsidR="008E6584" w:rsidRDefault="008E6584" w:rsidP="008E6584"/>
    <w:p w14:paraId="2B7F1E11" w14:textId="77777777" w:rsidR="008E6584" w:rsidRDefault="008E6584" w:rsidP="00F3385B"/>
    <w:p w14:paraId="30EE90EB" w14:textId="4B3A66C1" w:rsidR="00F3385B" w:rsidRDefault="00F3385B" w:rsidP="00B83EB3"/>
    <w:p w14:paraId="0AA9DAD0" w14:textId="77777777" w:rsidR="009B6547" w:rsidRDefault="009B6547" w:rsidP="009B6547"/>
    <w:p w14:paraId="313C07D3" w14:textId="77777777" w:rsidR="009B6547" w:rsidRDefault="009B6547" w:rsidP="009B6547">
      <w:r>
        <w:br/>
      </w:r>
    </w:p>
    <w:p w14:paraId="6704EE36" w14:textId="170E54A5" w:rsidR="009B6547" w:rsidRDefault="009B6547">
      <w:pPr>
        <w:pStyle w:val="SectL2"/>
        <w:numPr>
          <w:ilvl w:val="1"/>
          <w:numId w:val="171"/>
        </w:numPr>
        <w:spacing w:after="120"/>
        <w:pPrChange w:id="2931" w:author="Jindal, Deepak [AUTOSOL/PWS/NOIDA]" w:date="2022-06-09T19:05:00Z">
          <w:pPr>
            <w:pStyle w:val="SectL2"/>
            <w:numPr>
              <w:ilvl w:val="1"/>
              <w:numId w:val="6"/>
            </w:numPr>
            <w:tabs>
              <w:tab w:val="clear" w:pos="1080"/>
            </w:tabs>
            <w:spacing w:after="120"/>
            <w:ind w:left="0" w:firstLine="851"/>
          </w:pPr>
        </w:pPrChange>
      </w:pPr>
      <w:r w:rsidRPr="000778CE">
        <w:rPr>
          <w:color w:val="auto"/>
        </w:rPr>
        <w:t xml:space="preserve"> </w:t>
      </w:r>
      <w:bookmarkStart w:id="2932" w:name="_Toc102474380"/>
      <w:bookmarkStart w:id="2933" w:name="_Toc108469862"/>
      <w:r w:rsidR="00DE64F1">
        <w:t xml:space="preserve">Performance </w:t>
      </w:r>
      <w:bookmarkEnd w:id="2932"/>
      <w:r w:rsidR="00194237">
        <w:t>Testing</w:t>
      </w:r>
      <w:bookmarkEnd w:id="2933"/>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DE64F1" w:rsidRPr="00515527" w14:paraId="4A1D77B0" w14:textId="77777777" w:rsidTr="00DE64F1">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017CAE3" w14:textId="59E2B6CB" w:rsidR="00DE64F1" w:rsidRDefault="00DE64F1" w:rsidP="00DE64F1">
            <w:pPr>
              <w:pStyle w:val="CellBody"/>
              <w:jc w:val="center"/>
              <w:rPr>
                <w:b/>
              </w:rPr>
            </w:pPr>
            <w:r>
              <w:rPr>
                <w:b/>
              </w:rPr>
              <w:t>SRF Notes</w:t>
            </w:r>
          </w:p>
          <w:p w14:paraId="5CAAAD27" w14:textId="77777777" w:rsidR="00DE64F1" w:rsidRDefault="00DE64F1" w:rsidP="00E82BA1">
            <w:pPr>
              <w:pStyle w:val="ListParagraph"/>
              <w:numPr>
                <w:ilvl w:val="0"/>
                <w:numId w:val="10"/>
              </w:numPr>
              <w:spacing w:before="200" w:after="200" w:line="276" w:lineRule="auto"/>
              <w:rPr>
                <w:sz w:val="24"/>
                <w:szCs w:val="24"/>
              </w:rPr>
            </w:pPr>
            <w:bookmarkStart w:id="2934" w:name="_Hlk106539657"/>
            <w:r w:rsidRPr="006668CE">
              <w:rPr>
                <w:sz w:val="24"/>
                <w:szCs w:val="24"/>
              </w:rPr>
              <w:t>A standalone controller application should have equivalent performance as compared to a non-standalone controller</w:t>
            </w:r>
            <w:bookmarkEnd w:id="2934"/>
          </w:p>
          <w:p w14:paraId="1AC1A53C" w14:textId="77777777" w:rsidR="00DE64F1" w:rsidRDefault="00DE64F1" w:rsidP="00E82BA1">
            <w:pPr>
              <w:pStyle w:val="ListParagraph"/>
              <w:numPr>
                <w:ilvl w:val="1"/>
                <w:numId w:val="10"/>
              </w:numPr>
              <w:spacing w:before="200" w:after="200" w:line="276" w:lineRule="auto"/>
              <w:rPr>
                <w:sz w:val="24"/>
                <w:szCs w:val="24"/>
              </w:rPr>
            </w:pPr>
            <w:r>
              <w:rPr>
                <w:sz w:val="24"/>
                <w:szCs w:val="24"/>
              </w:rPr>
              <w:t>Controller control task execution time</w:t>
            </w:r>
          </w:p>
          <w:p w14:paraId="11ECB023" w14:textId="77777777" w:rsidR="00DE64F1" w:rsidRDefault="00DE64F1" w:rsidP="00E82BA1">
            <w:pPr>
              <w:pStyle w:val="ListParagraph"/>
              <w:numPr>
                <w:ilvl w:val="1"/>
                <w:numId w:val="10"/>
              </w:numPr>
              <w:spacing w:before="200" w:after="200" w:line="276" w:lineRule="auto"/>
              <w:rPr>
                <w:sz w:val="24"/>
                <w:szCs w:val="24"/>
              </w:rPr>
            </w:pPr>
            <w:r>
              <w:rPr>
                <w:sz w:val="24"/>
                <w:szCs w:val="24"/>
              </w:rPr>
              <w:t>Controller CPU loading</w:t>
            </w:r>
          </w:p>
          <w:p w14:paraId="402DF12D" w14:textId="77777777" w:rsidR="00DE64F1" w:rsidRDefault="00DE64F1" w:rsidP="00E82BA1">
            <w:pPr>
              <w:pStyle w:val="ListParagraph"/>
              <w:numPr>
                <w:ilvl w:val="1"/>
                <w:numId w:val="10"/>
              </w:numPr>
              <w:spacing w:before="200" w:after="200" w:line="276" w:lineRule="auto"/>
              <w:rPr>
                <w:sz w:val="24"/>
                <w:szCs w:val="24"/>
              </w:rPr>
            </w:pPr>
            <w:r>
              <w:rPr>
                <w:sz w:val="24"/>
                <w:szCs w:val="24"/>
              </w:rPr>
              <w:t>Time for clear/load (Note, there will be slightly longer time expected for a load due to the extra HMI fields that are required to be on the controller).</w:t>
            </w:r>
          </w:p>
          <w:p w14:paraId="3D8A299C" w14:textId="77777777" w:rsidR="00DE64F1" w:rsidRDefault="00DE64F1" w:rsidP="00DE64F1">
            <w:pPr>
              <w:pStyle w:val="ListParagraph"/>
              <w:ind w:left="1080"/>
              <w:rPr>
                <w:sz w:val="24"/>
                <w:szCs w:val="24"/>
              </w:rPr>
            </w:pPr>
          </w:p>
          <w:p w14:paraId="786B0C7A" w14:textId="77777777" w:rsidR="00DE64F1" w:rsidRPr="006668CE" w:rsidRDefault="00DE64F1" w:rsidP="00E82BA1">
            <w:pPr>
              <w:pStyle w:val="ListParagraph"/>
              <w:numPr>
                <w:ilvl w:val="0"/>
                <w:numId w:val="10"/>
              </w:numPr>
              <w:spacing w:before="200" w:after="200" w:line="276" w:lineRule="auto"/>
              <w:rPr>
                <w:sz w:val="24"/>
                <w:szCs w:val="24"/>
              </w:rPr>
            </w:pPr>
            <w:r>
              <w:rPr>
                <w:sz w:val="24"/>
                <w:szCs w:val="24"/>
              </w:rPr>
              <w:t>Engineering tools should be able to save/restore a configuration within 5 minutes or less.</w:t>
            </w:r>
          </w:p>
          <w:p w14:paraId="5C3DCE3A" w14:textId="40FA480B" w:rsidR="00DE64F1" w:rsidRPr="00A641EE" w:rsidRDefault="00DE64F1" w:rsidP="00DE64F1">
            <w:pPr>
              <w:pStyle w:val="CellBody"/>
              <w:rPr>
                <w:b/>
              </w:rPr>
            </w:pPr>
          </w:p>
        </w:tc>
      </w:tr>
      <w:tr w:rsidR="00DE64F1" w:rsidRPr="003A700C" w14:paraId="654FA839" w14:textId="77777777" w:rsidTr="00DE64F1">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DBF0C82" w14:textId="20BE2DBE" w:rsidR="00DE64F1" w:rsidRPr="00DE64F1" w:rsidRDefault="00DE64F1">
            <w:pPr>
              <w:pStyle w:val="SectL2"/>
              <w:numPr>
                <w:ilvl w:val="2"/>
                <w:numId w:val="173"/>
              </w:numPr>
              <w:spacing w:after="120"/>
              <w:rPr>
                <w:rFonts w:ascii="Times" w:hAnsi="Times" w:cs="Times"/>
                <w:sz w:val="24"/>
                <w:szCs w:val="24"/>
              </w:rPr>
              <w:pPrChange w:id="2935" w:author="Jindal, Deepak [AUTOSOL/PWS/NOIDA]" w:date="2022-06-09T22:18:00Z">
                <w:pPr>
                  <w:pStyle w:val="SectL2"/>
                  <w:numPr>
                    <w:ilvl w:val="2"/>
                    <w:numId w:val="6"/>
                  </w:numPr>
                  <w:tabs>
                    <w:tab w:val="clear" w:pos="1080"/>
                  </w:tabs>
                  <w:spacing w:after="120"/>
                  <w:ind w:left="0" w:firstLine="0"/>
                </w:pPr>
              </w:pPrChange>
            </w:pPr>
            <w:bookmarkStart w:id="2936" w:name="_Toc102405985"/>
            <w:bookmarkStart w:id="2937" w:name="_Toc102474025"/>
            <w:bookmarkStart w:id="2938" w:name="_Toc102474381"/>
            <w:bookmarkStart w:id="2939" w:name="_Toc102474436"/>
            <w:bookmarkStart w:id="2940" w:name="_Toc102474507"/>
            <w:bookmarkStart w:id="2941" w:name="_Toc105769682"/>
            <w:bookmarkStart w:id="2942" w:name="_Toc105844552"/>
            <w:bookmarkStart w:id="2943" w:name="_Toc105844660"/>
            <w:bookmarkStart w:id="2944" w:name="_Toc105845235"/>
            <w:bookmarkStart w:id="2945" w:name="_Toc105848937"/>
            <w:bookmarkStart w:id="2946" w:name="_Toc108469381"/>
            <w:bookmarkStart w:id="2947" w:name="_Toc108469863"/>
            <w:r w:rsidRPr="00DE64F1">
              <w:rPr>
                <w:rFonts w:ascii="Times" w:hAnsi="Times" w:cs="Times"/>
                <w:color w:val="auto"/>
                <w:sz w:val="24"/>
                <w:szCs w:val="24"/>
              </w:rPr>
              <w:t xml:space="preserve">Test : </w:t>
            </w:r>
            <w:r w:rsidRPr="004423AE">
              <w:rPr>
                <w:rFonts w:ascii="Times" w:hAnsi="Times" w:cs="Times"/>
                <w:b w:val="0"/>
                <w:bCs/>
                <w:color w:val="auto"/>
                <w:sz w:val="24"/>
                <w:szCs w:val="24"/>
              </w:rPr>
              <w:t xml:space="preserve">Determine if Standalone Controller has same </w:t>
            </w:r>
            <w:r w:rsidRPr="004423AE">
              <w:rPr>
                <w:rFonts w:ascii="Times New Roman" w:hAnsi="Times New Roman"/>
                <w:b w:val="0"/>
                <w:bCs/>
                <w:sz w:val="24"/>
                <w:szCs w:val="24"/>
              </w:rPr>
              <w:t>Controller control task execution time as of a non-standalone controller</w:t>
            </w:r>
            <w:bookmarkEnd w:id="2936"/>
            <w:bookmarkEnd w:id="2937"/>
            <w:bookmarkEnd w:id="2938"/>
            <w:bookmarkEnd w:id="2939"/>
            <w:bookmarkEnd w:id="2940"/>
            <w:bookmarkEnd w:id="2941"/>
            <w:bookmarkEnd w:id="2942"/>
            <w:bookmarkEnd w:id="2943"/>
            <w:bookmarkEnd w:id="2944"/>
            <w:bookmarkEnd w:id="2945"/>
            <w:bookmarkEnd w:id="2946"/>
            <w:bookmarkEnd w:id="2947"/>
          </w:p>
        </w:tc>
      </w:tr>
      <w:tr w:rsidR="00DE64F1" w14:paraId="1B1E6F0A"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BF57A1C" w14:textId="77777777" w:rsidR="00DE64F1" w:rsidRDefault="00DE64F1"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35A511F" w14:textId="77777777" w:rsidR="00DE64F1" w:rsidRDefault="00DE64F1"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AE70101" w14:textId="77777777" w:rsidR="00DE64F1" w:rsidRDefault="00DE64F1" w:rsidP="007712E9">
            <w:pPr>
              <w:pStyle w:val="CellBody"/>
              <w:rPr>
                <w:rFonts w:ascii="Times New Roman" w:hAnsi="Times New Roman"/>
                <w:color w:val="auto"/>
              </w:rPr>
            </w:pPr>
            <w:r>
              <w:rPr>
                <w:rFonts w:ascii="Times New Roman" w:hAnsi="Times New Roman"/>
                <w:color w:val="auto"/>
              </w:rPr>
              <w:t xml:space="preserve"> </w:t>
            </w:r>
          </w:p>
        </w:tc>
      </w:tr>
      <w:tr w:rsidR="00DE64F1" w14:paraId="69643DF2"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99686C8" w14:textId="1C083693" w:rsidR="00DE64F1" w:rsidRDefault="00B828EF" w:rsidP="00BA7962">
            <w:pPr>
              <w:pStyle w:val="CellBody"/>
              <w:numPr>
                <w:ilvl w:val="0"/>
                <w:numId w:val="46"/>
              </w:numPr>
              <w:rPr>
                <w:rFonts w:ascii="Times New Roman" w:hAnsi="Times New Roman"/>
                <w:color w:val="auto"/>
              </w:rPr>
            </w:pPr>
            <w:r>
              <w:rPr>
                <w:rFonts w:ascii="Times New Roman" w:hAnsi="Times New Roman"/>
                <w:color w:val="auto"/>
              </w:rPr>
              <w:lastRenderedPageBreak/>
              <w:t xml:space="preserve">Create a Database with some points </w:t>
            </w:r>
            <w:ins w:id="2948" w:author="Jindal, Deepak [AUTOSOL/PWS/NOIDA]" w:date="2022-06-09T22:11:00Z">
              <w:r w:rsidR="003906E4">
                <w:rPr>
                  <w:rFonts w:ascii="Times New Roman" w:hAnsi="Times New Roman"/>
                  <w:color w:val="auto"/>
                </w:rPr>
                <w:t xml:space="preserve">(approx. </w:t>
              </w:r>
            </w:ins>
            <w:ins w:id="2949" w:author="Jindal, Deepak [AUTOSOL/PWS/NOIDA]" w:date="2022-06-09T22:12:00Z">
              <w:r w:rsidR="003906E4">
                <w:rPr>
                  <w:rFonts w:ascii="Times New Roman" w:hAnsi="Times New Roman"/>
                  <w:color w:val="auto"/>
                </w:rPr>
                <w:t>70-80% of total Controller point capacity</w:t>
              </w:r>
            </w:ins>
            <w:ins w:id="2950" w:author="Jindal, Deepak [AUTOSOL/PWS/NOIDA]" w:date="2022-06-09T22:11:00Z">
              <w:r w:rsidR="003906E4">
                <w:rPr>
                  <w:rFonts w:ascii="Times New Roman" w:hAnsi="Times New Roman"/>
                  <w:color w:val="auto"/>
                </w:rPr>
                <w:t xml:space="preserve">) </w:t>
              </w:r>
            </w:ins>
            <w:r>
              <w:rPr>
                <w:rFonts w:ascii="Times New Roman" w:hAnsi="Times New Roman"/>
                <w:color w:val="auto"/>
              </w:rPr>
              <w:t>and Control sheets</w:t>
            </w:r>
            <w:ins w:id="2951" w:author="Jindal, Deepak [AUTOSOL/PWS/NOIDA]" w:date="2022-06-09T22:12:00Z">
              <w:r w:rsidR="003906E4">
                <w:rPr>
                  <w:rFonts w:ascii="Times New Roman" w:hAnsi="Times New Roman"/>
                  <w:color w:val="auto"/>
                </w:rPr>
                <w:t xml:space="preserve"> (approx </w:t>
              </w:r>
            </w:ins>
            <w:ins w:id="2952" w:author="Jindal, Deepak [AUTOSOL/PWS/NOIDA]" w:date="2022-06-09T22:13:00Z">
              <w:r w:rsidR="003906E4">
                <w:rPr>
                  <w:rFonts w:ascii="Times New Roman" w:hAnsi="Times New Roman"/>
                  <w:color w:val="auto"/>
                </w:rPr>
                <w:t>70-80% of points should be used in Control sheets</w:t>
              </w:r>
            </w:ins>
            <w:ins w:id="2953" w:author="Jindal, Deepak [AUTOSOL/PWS/NOIDA]" w:date="2022-06-09T22:12:00Z">
              <w:r w:rsidR="003906E4">
                <w:rPr>
                  <w:rFonts w:ascii="Times New Roman" w:hAnsi="Times New Roman"/>
                  <w:color w:val="auto"/>
                </w:rPr>
                <w:t>)</w:t>
              </w:r>
            </w:ins>
            <w:del w:id="2954" w:author="Jindal, Deepak [AUTOSOL/PWS/NOIDA]" w:date="2022-06-09T22:12:00Z">
              <w:r w:rsidDel="003906E4">
                <w:rPr>
                  <w:rFonts w:ascii="Times New Roman" w:hAnsi="Times New Roman"/>
                  <w:color w:val="auto"/>
                </w:rPr>
                <w:delText xml:space="preserve"> </w:delText>
              </w:r>
            </w:del>
            <w:ins w:id="2955" w:author="Jindal, Deepak [AUTOSOL/PWS/NOIDA]" w:date="2022-06-09T22:12:00Z">
              <w:r w:rsidR="003906E4">
                <w:rPr>
                  <w:rFonts w:ascii="Times New Roman" w:hAnsi="Times New Roman"/>
                  <w:color w:val="auto"/>
                </w:rPr>
                <w:t xml:space="preserve"> </w:t>
              </w:r>
            </w:ins>
            <w:r>
              <w:rPr>
                <w:rFonts w:ascii="Times New Roman" w:hAnsi="Times New Roman"/>
                <w:color w:val="auto"/>
              </w:rPr>
              <w:t xml:space="preserve">distributed in all 5 Control tasks. </w:t>
            </w:r>
            <w:r w:rsidR="00BD3688">
              <w:rPr>
                <w:rFonts w:ascii="Times New Roman" w:hAnsi="Times New Roman"/>
                <w:color w:val="auto"/>
              </w:rPr>
              <w:t>Add same database (with same points and Control sheets</w:t>
            </w:r>
            <w:r>
              <w:rPr>
                <w:rFonts w:ascii="Times New Roman" w:hAnsi="Times New Roman"/>
                <w:color w:val="auto"/>
              </w:rPr>
              <w:t xml:space="preserve"> distributed in all 5 Control tasks</w:t>
            </w:r>
            <w:r w:rsidR="00BD3688">
              <w:rPr>
                <w:rFonts w:ascii="Times New Roman" w:hAnsi="Times New Roman"/>
                <w:color w:val="auto"/>
              </w:rPr>
              <w:t xml:space="preserve">) in both Standalone and </w:t>
            </w:r>
            <w:r w:rsidR="00BD3688" w:rsidRPr="006668CE">
              <w:rPr>
                <w:rFonts w:ascii="Times New Roman" w:hAnsi="Times New Roman"/>
                <w:szCs w:val="24"/>
              </w:rPr>
              <w:t>non-standalone controller</w:t>
            </w:r>
            <w:r w:rsidR="00BD3688">
              <w:rPr>
                <w:rFonts w:ascii="Times New Roman" w:hAnsi="Times New Roman"/>
                <w:szCs w:val="24"/>
              </w:rPr>
              <w:t xml:space="preserve"> (should be of same Controller type). </w:t>
            </w:r>
            <w:r>
              <w:rPr>
                <w:rFonts w:ascii="Times New Roman" w:hAnsi="Times New Roman"/>
                <w:szCs w:val="24"/>
              </w:rPr>
              <w:t>Load both the Controller with this same point database.</w:t>
            </w:r>
          </w:p>
        </w:tc>
        <w:tc>
          <w:tcPr>
            <w:tcW w:w="2070" w:type="dxa"/>
            <w:tcBorders>
              <w:top w:val="single" w:sz="6" w:space="0" w:color="auto"/>
              <w:left w:val="single" w:sz="4" w:space="0" w:color="auto"/>
              <w:bottom w:val="single" w:sz="4" w:space="0" w:color="auto"/>
              <w:right w:val="single" w:sz="4" w:space="0" w:color="auto"/>
            </w:tcBorders>
          </w:tcPr>
          <w:p w14:paraId="1EBD90AF" w14:textId="541994FA" w:rsidR="00DE64F1" w:rsidRDefault="00F3454B" w:rsidP="007712E9">
            <w:pPr>
              <w:pStyle w:val="CellBody"/>
              <w:rPr>
                <w:rFonts w:ascii="Times New Roman" w:hAnsi="Times New Roman"/>
                <w:color w:val="auto"/>
              </w:rPr>
            </w:pPr>
            <w:r>
              <w:rPr>
                <w:rFonts w:ascii="Times New Roman" w:hAnsi="Times New Roman"/>
                <w:color w:val="auto"/>
              </w:rPr>
              <w:t xml:space="preserve">P/F/F#/NA:  </w:t>
            </w:r>
          </w:p>
        </w:tc>
      </w:tr>
      <w:tr w:rsidR="00DE64F1" w14:paraId="4A1F574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5A96BD8" w14:textId="7311C2D3" w:rsidR="00DE64F1" w:rsidRDefault="004423AE" w:rsidP="00BA7962">
            <w:pPr>
              <w:pStyle w:val="CellBody"/>
              <w:numPr>
                <w:ilvl w:val="0"/>
                <w:numId w:val="46"/>
              </w:numPr>
              <w:rPr>
                <w:rFonts w:ascii="Times New Roman" w:hAnsi="Times New Roman"/>
                <w:color w:val="auto"/>
              </w:rPr>
            </w:pPr>
            <w:r>
              <w:rPr>
                <w:rFonts w:ascii="Times New Roman" w:hAnsi="Times New Roman"/>
                <w:szCs w:val="24"/>
              </w:rPr>
              <w:t xml:space="preserve">Verify, by using Control diagnostics, if both the Controller has </w:t>
            </w:r>
            <w:del w:id="2956" w:author="Jindal, Deepak [AUTOSOL/PWS/NOIDA]" w:date="2022-06-19T13:59:00Z">
              <w:r w:rsidDel="00D55D0E">
                <w:rPr>
                  <w:rFonts w:ascii="Times New Roman" w:hAnsi="Times New Roman"/>
                  <w:szCs w:val="24"/>
                </w:rPr>
                <w:delText>same</w:delText>
              </w:r>
            </w:del>
            <w:ins w:id="2957" w:author="Jindal, Deepak [AUTOSOL/PWS/NOIDA]" w:date="2022-06-19T13:59:00Z">
              <w:r w:rsidR="00D55D0E">
                <w:rPr>
                  <w:rFonts w:ascii="Times New Roman" w:hAnsi="Times New Roman"/>
                  <w:szCs w:val="24"/>
                </w:rPr>
                <w:t>equivalent</w:t>
              </w:r>
            </w:ins>
            <w:r>
              <w:rPr>
                <w:rFonts w:ascii="Times New Roman" w:hAnsi="Times New Roman"/>
                <w:szCs w:val="24"/>
              </w:rPr>
              <w:t xml:space="preserve"> control task execution time</w:t>
            </w:r>
          </w:p>
        </w:tc>
        <w:tc>
          <w:tcPr>
            <w:tcW w:w="2070" w:type="dxa"/>
            <w:tcBorders>
              <w:top w:val="single" w:sz="6" w:space="0" w:color="auto"/>
              <w:left w:val="single" w:sz="4" w:space="0" w:color="auto"/>
              <w:bottom w:val="single" w:sz="4" w:space="0" w:color="auto"/>
              <w:right w:val="single" w:sz="4" w:space="0" w:color="auto"/>
            </w:tcBorders>
          </w:tcPr>
          <w:p w14:paraId="0F9B0BC6" w14:textId="0084DA6B" w:rsidR="00DE64F1" w:rsidRDefault="004423AE" w:rsidP="007712E9">
            <w:pPr>
              <w:pStyle w:val="CellBody"/>
              <w:rPr>
                <w:rFonts w:ascii="Times New Roman" w:hAnsi="Times New Roman"/>
                <w:color w:val="auto"/>
              </w:rPr>
            </w:pPr>
            <w:r>
              <w:rPr>
                <w:rFonts w:ascii="Times New Roman" w:hAnsi="Times New Roman"/>
                <w:color w:val="auto"/>
              </w:rPr>
              <w:t xml:space="preserve">P/F/F#/NA:  </w:t>
            </w:r>
          </w:p>
        </w:tc>
      </w:tr>
      <w:tr w:rsidR="00DE64F1" w14:paraId="3C9F28EB"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F6479BE" w14:textId="77777777" w:rsidR="00DE64F1" w:rsidRDefault="00DE64F1" w:rsidP="007712E9">
            <w:pPr>
              <w:pStyle w:val="CellBody"/>
            </w:pPr>
            <w:r>
              <w:t>Comments:</w:t>
            </w:r>
          </w:p>
        </w:tc>
      </w:tr>
    </w:tbl>
    <w:p w14:paraId="3D4B881D" w14:textId="5D159E91" w:rsidR="00DE64F1" w:rsidRDefault="00DE64F1" w:rsidP="00B83EB3"/>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DE64F1" w:rsidRPr="00DE64F1" w14:paraId="38185B40"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5FF8EDD" w14:textId="3DD8E5D7" w:rsidR="00DE64F1" w:rsidRPr="00DE64F1" w:rsidRDefault="00DE64F1">
            <w:pPr>
              <w:pStyle w:val="SectL2"/>
              <w:numPr>
                <w:ilvl w:val="2"/>
                <w:numId w:val="173"/>
              </w:numPr>
              <w:spacing w:after="120"/>
              <w:rPr>
                <w:rFonts w:ascii="Times" w:hAnsi="Times" w:cs="Times"/>
                <w:sz w:val="24"/>
                <w:szCs w:val="24"/>
              </w:rPr>
              <w:pPrChange w:id="2958" w:author="Jindal, Deepak [AUTOSOL/PWS/NOIDA]" w:date="2022-06-09T22:18:00Z">
                <w:pPr>
                  <w:pStyle w:val="SectL2"/>
                  <w:numPr>
                    <w:ilvl w:val="2"/>
                    <w:numId w:val="6"/>
                  </w:numPr>
                  <w:tabs>
                    <w:tab w:val="clear" w:pos="1080"/>
                  </w:tabs>
                  <w:spacing w:after="120"/>
                  <w:ind w:left="0" w:firstLine="0"/>
                </w:pPr>
              </w:pPrChange>
            </w:pPr>
            <w:bookmarkStart w:id="2959" w:name="_Toc102405986"/>
            <w:bookmarkStart w:id="2960" w:name="_Toc102474026"/>
            <w:bookmarkStart w:id="2961" w:name="_Toc102474382"/>
            <w:bookmarkStart w:id="2962" w:name="_Toc102474437"/>
            <w:bookmarkStart w:id="2963" w:name="_Toc102474508"/>
            <w:bookmarkStart w:id="2964" w:name="_Toc105769683"/>
            <w:bookmarkStart w:id="2965" w:name="_Toc105844553"/>
            <w:bookmarkStart w:id="2966" w:name="_Toc105844661"/>
            <w:bookmarkStart w:id="2967" w:name="_Toc105845236"/>
            <w:bookmarkStart w:id="2968" w:name="_Toc105848938"/>
            <w:bookmarkStart w:id="2969" w:name="_Toc108469382"/>
            <w:bookmarkStart w:id="2970" w:name="_Toc108469864"/>
            <w:r w:rsidRPr="00DE64F1">
              <w:rPr>
                <w:rFonts w:ascii="Times" w:hAnsi="Times" w:cs="Times"/>
                <w:color w:val="auto"/>
                <w:sz w:val="24"/>
                <w:szCs w:val="24"/>
              </w:rPr>
              <w:t xml:space="preserve">Test : </w:t>
            </w:r>
            <w:r w:rsidRPr="00D31B2A">
              <w:rPr>
                <w:rFonts w:ascii="Times" w:hAnsi="Times" w:cs="Times"/>
                <w:b w:val="0"/>
                <w:bCs/>
                <w:color w:val="auto"/>
                <w:sz w:val="24"/>
                <w:szCs w:val="24"/>
              </w:rPr>
              <w:t xml:space="preserve">Determine if Standalone Controller has same </w:t>
            </w:r>
            <w:r w:rsidRPr="00D31B2A">
              <w:rPr>
                <w:rFonts w:ascii="Times New Roman" w:hAnsi="Times New Roman"/>
                <w:b w:val="0"/>
                <w:bCs/>
                <w:sz w:val="24"/>
                <w:szCs w:val="24"/>
              </w:rPr>
              <w:t>Controller CPU loading as of a non-standalone controller</w:t>
            </w:r>
            <w:bookmarkEnd w:id="2959"/>
            <w:bookmarkEnd w:id="2960"/>
            <w:bookmarkEnd w:id="2961"/>
            <w:bookmarkEnd w:id="2962"/>
            <w:bookmarkEnd w:id="2963"/>
            <w:bookmarkEnd w:id="2964"/>
            <w:bookmarkEnd w:id="2965"/>
            <w:bookmarkEnd w:id="2966"/>
            <w:bookmarkEnd w:id="2967"/>
            <w:bookmarkEnd w:id="2968"/>
            <w:bookmarkEnd w:id="2969"/>
            <w:bookmarkEnd w:id="2970"/>
          </w:p>
        </w:tc>
      </w:tr>
      <w:tr w:rsidR="00DE64F1" w14:paraId="0CF3FB47"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9716B1D" w14:textId="77777777" w:rsidR="00DE64F1" w:rsidRDefault="00DE64F1"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F26E83D" w14:textId="77777777" w:rsidR="00DE64F1" w:rsidRDefault="00DE64F1"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02A8488D" w14:textId="77777777" w:rsidR="00DE64F1" w:rsidRDefault="00DE64F1" w:rsidP="007712E9">
            <w:pPr>
              <w:pStyle w:val="CellBody"/>
              <w:rPr>
                <w:rFonts w:ascii="Times New Roman" w:hAnsi="Times New Roman"/>
                <w:color w:val="auto"/>
              </w:rPr>
            </w:pPr>
            <w:r>
              <w:rPr>
                <w:rFonts w:ascii="Times New Roman" w:hAnsi="Times New Roman"/>
                <w:color w:val="auto"/>
              </w:rPr>
              <w:t xml:space="preserve"> </w:t>
            </w:r>
          </w:p>
        </w:tc>
      </w:tr>
      <w:tr w:rsidR="003C379B" w14:paraId="24AE2B8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6FB932A" w14:textId="4DE6A9B0" w:rsidR="003C379B" w:rsidRDefault="00B828EF" w:rsidP="00BA7962">
            <w:pPr>
              <w:pStyle w:val="CellBody"/>
              <w:numPr>
                <w:ilvl w:val="0"/>
                <w:numId w:val="47"/>
              </w:numPr>
              <w:rPr>
                <w:rFonts w:ascii="Times New Roman" w:hAnsi="Times New Roman"/>
                <w:color w:val="auto"/>
              </w:rPr>
            </w:pPr>
            <w:r>
              <w:rPr>
                <w:rFonts w:ascii="Times New Roman" w:hAnsi="Times New Roman"/>
                <w:color w:val="auto"/>
              </w:rPr>
              <w:t xml:space="preserve">Create a Database with some </w:t>
            </w:r>
            <w:ins w:id="2971" w:author="Jindal, Deepak [AUTOSOL/PWS/NOIDA]" w:date="2022-06-09T22:13:00Z">
              <w:r w:rsidR="003906E4">
                <w:rPr>
                  <w:rFonts w:ascii="Times New Roman" w:hAnsi="Times New Roman"/>
                  <w:color w:val="auto"/>
                </w:rPr>
                <w:t xml:space="preserve">points (approx. 70-80% of total Controller point capacity) and Control sheets (approx 70-80% of points should be used in Control sheets) </w:t>
              </w:r>
            </w:ins>
            <w:del w:id="2972" w:author="Jindal, Deepak [AUTOSOL/PWS/NOIDA]" w:date="2022-06-09T22:13:00Z">
              <w:r w:rsidDel="003906E4">
                <w:rPr>
                  <w:rFonts w:ascii="Times New Roman" w:hAnsi="Times New Roman"/>
                  <w:color w:val="auto"/>
                </w:rPr>
                <w:delText xml:space="preserve">points and Control sheets </w:delText>
              </w:r>
            </w:del>
            <w:r>
              <w:rPr>
                <w:rFonts w:ascii="Times New Roman" w:hAnsi="Times New Roman"/>
                <w:color w:val="auto"/>
              </w:rPr>
              <w:t xml:space="preserve">distributed in all 5 Control tasks. Add same database (with same points and Control sheets distributed in all 5 Control tasks) in both Standalone and </w:t>
            </w:r>
            <w:r w:rsidRPr="006668CE">
              <w:rPr>
                <w:rFonts w:ascii="Times New Roman" w:hAnsi="Times New Roman"/>
                <w:szCs w:val="24"/>
              </w:rPr>
              <w:t>non-standalone controller</w:t>
            </w:r>
            <w:r>
              <w:rPr>
                <w:rFonts w:ascii="Times New Roman" w:hAnsi="Times New Roman"/>
                <w:szCs w:val="24"/>
              </w:rPr>
              <w:t xml:space="preserve"> (should be of same Controller type). Load both the Controller with this same point database.</w:t>
            </w:r>
          </w:p>
        </w:tc>
        <w:tc>
          <w:tcPr>
            <w:tcW w:w="2070" w:type="dxa"/>
            <w:tcBorders>
              <w:top w:val="single" w:sz="6" w:space="0" w:color="auto"/>
              <w:left w:val="single" w:sz="4" w:space="0" w:color="auto"/>
              <w:bottom w:val="single" w:sz="4" w:space="0" w:color="auto"/>
              <w:right w:val="single" w:sz="4" w:space="0" w:color="auto"/>
            </w:tcBorders>
          </w:tcPr>
          <w:p w14:paraId="7C49577C" w14:textId="281B153A" w:rsidR="003C379B" w:rsidRDefault="003C379B" w:rsidP="003C379B">
            <w:pPr>
              <w:pStyle w:val="CellBody"/>
              <w:rPr>
                <w:rFonts w:ascii="Times New Roman" w:hAnsi="Times New Roman"/>
                <w:color w:val="auto"/>
              </w:rPr>
            </w:pPr>
            <w:r>
              <w:rPr>
                <w:rFonts w:ascii="Times New Roman" w:hAnsi="Times New Roman"/>
                <w:color w:val="auto"/>
              </w:rPr>
              <w:t xml:space="preserve">P/F/F#/NA:  </w:t>
            </w:r>
          </w:p>
        </w:tc>
      </w:tr>
      <w:tr w:rsidR="0052212A" w14:paraId="058A454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8C9D51B" w14:textId="648F8306" w:rsidR="0052212A" w:rsidRDefault="0052212A" w:rsidP="0052212A">
            <w:pPr>
              <w:pStyle w:val="CellBody"/>
              <w:numPr>
                <w:ilvl w:val="0"/>
                <w:numId w:val="47"/>
              </w:numPr>
              <w:rPr>
                <w:rFonts w:ascii="Times New Roman" w:hAnsi="Times New Roman"/>
                <w:color w:val="auto"/>
              </w:rPr>
            </w:pPr>
            <w:r w:rsidRPr="004423AE">
              <w:rPr>
                <w:rFonts w:ascii="Times New Roman" w:hAnsi="Times New Roman"/>
                <w:color w:val="auto"/>
              </w:rPr>
              <w:t xml:space="preserve">Verify, by using Control diagnostics, if both the Controller has </w:t>
            </w:r>
            <w:ins w:id="2973" w:author="Jindal, Deepak [AUTOSOL/PWS/NOIDA]" w:date="2022-06-19T13:59:00Z">
              <w:r w:rsidR="00D55D0E">
                <w:rPr>
                  <w:rFonts w:ascii="Times New Roman" w:hAnsi="Times New Roman"/>
                  <w:color w:val="auto"/>
                </w:rPr>
                <w:t>equivalent</w:t>
              </w:r>
            </w:ins>
            <w:del w:id="2974" w:author="Jindal, Deepak [AUTOSOL/PWS/NOIDA]" w:date="2022-06-19T13:59:00Z">
              <w:r w:rsidRPr="004423AE" w:rsidDel="00D55D0E">
                <w:rPr>
                  <w:rFonts w:ascii="Times New Roman" w:hAnsi="Times New Roman"/>
                  <w:color w:val="auto"/>
                </w:rPr>
                <w:delText>same</w:delText>
              </w:r>
            </w:del>
            <w:r w:rsidRPr="004423AE">
              <w:rPr>
                <w:rFonts w:ascii="Times New Roman" w:hAnsi="Times New Roman"/>
                <w:color w:val="auto"/>
              </w:rPr>
              <w:t xml:space="preserve"> control task execution time</w:t>
            </w:r>
          </w:p>
        </w:tc>
        <w:tc>
          <w:tcPr>
            <w:tcW w:w="2070" w:type="dxa"/>
            <w:tcBorders>
              <w:top w:val="single" w:sz="6" w:space="0" w:color="auto"/>
              <w:left w:val="single" w:sz="4" w:space="0" w:color="auto"/>
              <w:bottom w:val="single" w:sz="4" w:space="0" w:color="auto"/>
              <w:right w:val="single" w:sz="4" w:space="0" w:color="auto"/>
            </w:tcBorders>
          </w:tcPr>
          <w:p w14:paraId="02014394" w14:textId="5C0CD08C"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AFE8B85"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4909DB2" w14:textId="77777777" w:rsidR="0052212A" w:rsidRDefault="0052212A" w:rsidP="0052212A">
            <w:pPr>
              <w:pStyle w:val="CellBody"/>
            </w:pPr>
            <w:r>
              <w:t>Comments:</w:t>
            </w:r>
          </w:p>
        </w:tc>
      </w:tr>
    </w:tbl>
    <w:p w14:paraId="2170F8A5" w14:textId="0A25687A" w:rsidR="00DE64F1" w:rsidRDefault="00DE64F1" w:rsidP="00B83EB3"/>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DE64F1" w:rsidRPr="00DE64F1" w14:paraId="334A8945"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C8772C3" w14:textId="1F6DC97E" w:rsidR="00DE64F1" w:rsidRPr="00DE64F1" w:rsidRDefault="00DE64F1">
            <w:pPr>
              <w:pStyle w:val="SectL2"/>
              <w:numPr>
                <w:ilvl w:val="2"/>
                <w:numId w:val="173"/>
              </w:numPr>
              <w:spacing w:after="120"/>
              <w:rPr>
                <w:rFonts w:ascii="Times" w:hAnsi="Times" w:cs="Times"/>
                <w:sz w:val="24"/>
                <w:szCs w:val="24"/>
              </w:rPr>
              <w:pPrChange w:id="2975" w:author="Jindal, Deepak [AUTOSOL/PWS/NOIDA]" w:date="2022-06-09T22:18:00Z">
                <w:pPr>
                  <w:pStyle w:val="SectL2"/>
                  <w:numPr>
                    <w:ilvl w:val="2"/>
                    <w:numId w:val="6"/>
                  </w:numPr>
                  <w:tabs>
                    <w:tab w:val="clear" w:pos="1080"/>
                  </w:tabs>
                  <w:spacing w:after="120"/>
                  <w:ind w:left="0" w:firstLine="0"/>
                </w:pPr>
              </w:pPrChange>
            </w:pPr>
            <w:bookmarkStart w:id="2976" w:name="_Toc102405987"/>
            <w:bookmarkStart w:id="2977" w:name="_Toc102474027"/>
            <w:bookmarkStart w:id="2978" w:name="_Toc102474383"/>
            <w:bookmarkStart w:id="2979" w:name="_Toc102474438"/>
            <w:bookmarkStart w:id="2980" w:name="_Toc102474509"/>
            <w:bookmarkStart w:id="2981" w:name="_Toc105769684"/>
            <w:bookmarkStart w:id="2982" w:name="_Toc105844554"/>
            <w:bookmarkStart w:id="2983" w:name="_Toc105844662"/>
            <w:bookmarkStart w:id="2984" w:name="_Toc105845237"/>
            <w:bookmarkStart w:id="2985" w:name="_Toc105848939"/>
            <w:bookmarkStart w:id="2986" w:name="_Toc108469383"/>
            <w:bookmarkStart w:id="2987" w:name="_Toc108469865"/>
            <w:r w:rsidRPr="00DE64F1">
              <w:rPr>
                <w:rFonts w:ascii="Times" w:hAnsi="Times" w:cs="Times"/>
                <w:color w:val="auto"/>
                <w:sz w:val="24"/>
                <w:szCs w:val="24"/>
              </w:rPr>
              <w:t xml:space="preserve">Test : </w:t>
            </w:r>
            <w:r w:rsidRPr="00D31B2A">
              <w:rPr>
                <w:rFonts w:ascii="Times" w:hAnsi="Times" w:cs="Times"/>
                <w:b w:val="0"/>
                <w:bCs/>
                <w:color w:val="auto"/>
                <w:sz w:val="24"/>
                <w:szCs w:val="24"/>
              </w:rPr>
              <w:t xml:space="preserve">Determine if Standalone Controller has same </w:t>
            </w:r>
            <w:r w:rsidRPr="00D31B2A">
              <w:rPr>
                <w:rFonts w:ascii="Times New Roman" w:hAnsi="Times New Roman"/>
                <w:b w:val="0"/>
                <w:bCs/>
                <w:sz w:val="24"/>
                <w:szCs w:val="24"/>
              </w:rPr>
              <w:t xml:space="preserve">Time for clear/load as of a non-standalone controller. </w:t>
            </w:r>
            <w:r w:rsidR="00F91EE2">
              <w:rPr>
                <w:rFonts w:ascii="Times New Roman" w:hAnsi="Times New Roman"/>
                <w:b w:val="0"/>
                <w:bCs/>
                <w:sz w:val="24"/>
                <w:szCs w:val="24"/>
              </w:rPr>
              <w:t>(</w:t>
            </w:r>
            <w:r w:rsidRPr="00D31B2A">
              <w:rPr>
                <w:rFonts w:ascii="Times New Roman" w:hAnsi="Times New Roman"/>
                <w:b w:val="0"/>
                <w:bCs/>
                <w:i/>
                <w:iCs/>
                <w:sz w:val="24"/>
                <w:szCs w:val="24"/>
              </w:rPr>
              <w:t>Note:- there will be slightly longer time expected for a load due to the extra HMI fields that are required to be on the controller</w:t>
            </w:r>
            <w:bookmarkEnd w:id="2976"/>
            <w:bookmarkEnd w:id="2977"/>
            <w:bookmarkEnd w:id="2978"/>
            <w:bookmarkEnd w:id="2979"/>
            <w:bookmarkEnd w:id="2980"/>
            <w:r w:rsidR="00F91EE2">
              <w:rPr>
                <w:rFonts w:ascii="Times New Roman" w:hAnsi="Times New Roman"/>
                <w:b w:val="0"/>
                <w:bCs/>
                <w:i/>
                <w:iCs/>
                <w:sz w:val="24"/>
                <w:szCs w:val="24"/>
              </w:rPr>
              <w:t>)</w:t>
            </w:r>
            <w:bookmarkEnd w:id="2981"/>
            <w:bookmarkEnd w:id="2982"/>
            <w:bookmarkEnd w:id="2983"/>
            <w:bookmarkEnd w:id="2984"/>
            <w:bookmarkEnd w:id="2985"/>
            <w:bookmarkEnd w:id="2986"/>
            <w:bookmarkEnd w:id="2987"/>
          </w:p>
        </w:tc>
      </w:tr>
      <w:tr w:rsidR="00DE64F1" w14:paraId="0E9B70BF"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D80DB28" w14:textId="77777777" w:rsidR="00DE64F1" w:rsidRDefault="00DE64F1"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364651F" w14:textId="77777777" w:rsidR="00DE64F1" w:rsidRDefault="00DE64F1"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D883D11" w14:textId="77777777" w:rsidR="00DE64F1" w:rsidRDefault="00DE64F1" w:rsidP="007712E9">
            <w:pPr>
              <w:pStyle w:val="CellBody"/>
              <w:rPr>
                <w:rFonts w:ascii="Times New Roman" w:hAnsi="Times New Roman"/>
                <w:color w:val="auto"/>
              </w:rPr>
            </w:pPr>
            <w:r>
              <w:rPr>
                <w:rFonts w:ascii="Times New Roman" w:hAnsi="Times New Roman"/>
                <w:color w:val="auto"/>
              </w:rPr>
              <w:t xml:space="preserve"> </w:t>
            </w:r>
          </w:p>
        </w:tc>
      </w:tr>
      <w:tr w:rsidR="003C379B" w14:paraId="02CF94D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C41125F" w14:textId="22CC4286" w:rsidR="003C379B" w:rsidRDefault="003C379B" w:rsidP="00BA7962">
            <w:pPr>
              <w:pStyle w:val="CellBody"/>
              <w:numPr>
                <w:ilvl w:val="0"/>
                <w:numId w:val="48"/>
              </w:numPr>
              <w:rPr>
                <w:rFonts w:ascii="Times New Roman" w:hAnsi="Times New Roman"/>
                <w:color w:val="auto"/>
              </w:rPr>
            </w:pPr>
            <w:r>
              <w:rPr>
                <w:rFonts w:ascii="Times New Roman" w:hAnsi="Times New Roman"/>
                <w:color w:val="auto"/>
              </w:rPr>
              <w:t xml:space="preserve">Add same database (with same points and Control sheets distributed in all 5 Control tasks) in both Standalone and </w:t>
            </w:r>
            <w:r w:rsidRPr="006668CE">
              <w:rPr>
                <w:rFonts w:ascii="Times New Roman" w:hAnsi="Times New Roman"/>
                <w:szCs w:val="24"/>
              </w:rPr>
              <w:t>non-standalone controller</w:t>
            </w:r>
            <w:r>
              <w:rPr>
                <w:rFonts w:ascii="Times New Roman" w:hAnsi="Times New Roman"/>
                <w:szCs w:val="24"/>
              </w:rPr>
              <w:t xml:space="preserve"> (should be of same Controller type). Verify if both the Controller has </w:t>
            </w:r>
            <w:ins w:id="2988" w:author="Jindal, Deepak [AUTOSOL/PWS/NOIDA]" w:date="2022-06-19T13:59:00Z">
              <w:r w:rsidR="00D55D0E">
                <w:rPr>
                  <w:rFonts w:ascii="Times New Roman" w:hAnsi="Times New Roman"/>
                  <w:szCs w:val="24"/>
                </w:rPr>
                <w:t>equivalent</w:t>
              </w:r>
            </w:ins>
            <w:del w:id="2989" w:author="Jindal, Deepak [AUTOSOL/PWS/NOIDA]" w:date="2022-06-19T13:59:00Z">
              <w:r w:rsidDel="00D55D0E">
                <w:rPr>
                  <w:rFonts w:ascii="Times New Roman" w:hAnsi="Times New Roman"/>
                  <w:szCs w:val="24"/>
                </w:rPr>
                <w:delText>same</w:delText>
              </w:r>
            </w:del>
            <w:r>
              <w:rPr>
                <w:rFonts w:ascii="Times New Roman" w:hAnsi="Times New Roman"/>
                <w:szCs w:val="24"/>
              </w:rPr>
              <w:t xml:space="preserve"> Time for clear/load.</w:t>
            </w:r>
          </w:p>
        </w:tc>
        <w:tc>
          <w:tcPr>
            <w:tcW w:w="2070" w:type="dxa"/>
            <w:tcBorders>
              <w:top w:val="single" w:sz="6" w:space="0" w:color="auto"/>
              <w:left w:val="single" w:sz="4" w:space="0" w:color="auto"/>
              <w:bottom w:val="single" w:sz="4" w:space="0" w:color="auto"/>
              <w:right w:val="single" w:sz="4" w:space="0" w:color="auto"/>
            </w:tcBorders>
          </w:tcPr>
          <w:p w14:paraId="676AAF2F" w14:textId="1E37FBB3" w:rsidR="003C379B" w:rsidRDefault="003C379B" w:rsidP="003C379B">
            <w:pPr>
              <w:pStyle w:val="CellBody"/>
              <w:rPr>
                <w:rFonts w:ascii="Times New Roman" w:hAnsi="Times New Roman"/>
                <w:color w:val="auto"/>
              </w:rPr>
            </w:pPr>
            <w:r>
              <w:rPr>
                <w:rFonts w:ascii="Times New Roman" w:hAnsi="Times New Roman"/>
                <w:color w:val="auto"/>
              </w:rPr>
              <w:t xml:space="preserve">P/F/F#/NA:  </w:t>
            </w:r>
          </w:p>
        </w:tc>
      </w:tr>
      <w:tr w:rsidR="003C379B" w14:paraId="272BAEF6"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92B8F77" w14:textId="77777777" w:rsidR="003C379B" w:rsidRDefault="003C379B" w:rsidP="003C379B">
            <w:pPr>
              <w:pStyle w:val="CellBody"/>
            </w:pPr>
            <w:r>
              <w:t>Comments:</w:t>
            </w:r>
          </w:p>
        </w:tc>
      </w:tr>
    </w:tbl>
    <w:p w14:paraId="5825C871" w14:textId="51E3C7F7" w:rsidR="00DE64F1" w:rsidRDefault="00DE64F1" w:rsidP="00B83EB3"/>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DE64F1" w:rsidRPr="00DE64F1" w14:paraId="300F9692"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AB72B95" w14:textId="6285B0DE" w:rsidR="00DE64F1" w:rsidRPr="00DE64F1" w:rsidRDefault="00DE64F1">
            <w:pPr>
              <w:pStyle w:val="SectL2"/>
              <w:numPr>
                <w:ilvl w:val="2"/>
                <w:numId w:val="173"/>
              </w:numPr>
              <w:spacing w:after="120"/>
              <w:rPr>
                <w:rFonts w:ascii="Times" w:hAnsi="Times" w:cs="Times"/>
                <w:sz w:val="24"/>
                <w:szCs w:val="24"/>
              </w:rPr>
              <w:pPrChange w:id="2990" w:author="Jindal, Deepak [AUTOSOL/PWS/NOIDA]" w:date="2022-06-09T22:18:00Z">
                <w:pPr>
                  <w:pStyle w:val="SectL2"/>
                  <w:numPr>
                    <w:ilvl w:val="2"/>
                    <w:numId w:val="6"/>
                  </w:numPr>
                  <w:tabs>
                    <w:tab w:val="clear" w:pos="1080"/>
                  </w:tabs>
                  <w:spacing w:after="120"/>
                  <w:ind w:left="0" w:firstLine="0"/>
                </w:pPr>
              </w:pPrChange>
            </w:pPr>
            <w:bookmarkStart w:id="2991" w:name="_Toc102405988"/>
            <w:bookmarkStart w:id="2992" w:name="_Toc102474028"/>
            <w:bookmarkStart w:id="2993" w:name="_Toc102474384"/>
            <w:bookmarkStart w:id="2994" w:name="_Toc102474439"/>
            <w:bookmarkStart w:id="2995" w:name="_Toc102474510"/>
            <w:bookmarkStart w:id="2996" w:name="_Toc105769685"/>
            <w:bookmarkStart w:id="2997" w:name="_Toc105844555"/>
            <w:bookmarkStart w:id="2998" w:name="_Toc105844663"/>
            <w:bookmarkStart w:id="2999" w:name="_Toc105845238"/>
            <w:bookmarkStart w:id="3000" w:name="_Toc105848940"/>
            <w:bookmarkStart w:id="3001" w:name="_Toc108469384"/>
            <w:bookmarkStart w:id="3002" w:name="_Toc108469866"/>
            <w:r w:rsidRPr="00DE64F1">
              <w:rPr>
                <w:rFonts w:ascii="Times" w:hAnsi="Times" w:cs="Times"/>
                <w:color w:val="auto"/>
                <w:sz w:val="24"/>
                <w:szCs w:val="24"/>
              </w:rPr>
              <w:t xml:space="preserve">Test : </w:t>
            </w:r>
            <w:r w:rsidRPr="00D31B2A">
              <w:rPr>
                <w:rFonts w:ascii="Times" w:hAnsi="Times" w:cs="Times"/>
                <w:b w:val="0"/>
                <w:bCs/>
                <w:color w:val="auto"/>
                <w:sz w:val="24"/>
                <w:szCs w:val="24"/>
              </w:rPr>
              <w:t xml:space="preserve">Determine if </w:t>
            </w:r>
            <w:r w:rsidRPr="00D31B2A">
              <w:rPr>
                <w:rFonts w:ascii="Times New Roman" w:hAnsi="Times New Roman"/>
                <w:b w:val="0"/>
                <w:bCs/>
                <w:sz w:val="24"/>
                <w:szCs w:val="24"/>
              </w:rPr>
              <w:t>Engineering tools should be able to save a configuration within 5 minutes or less</w:t>
            </w:r>
            <w:bookmarkEnd w:id="2991"/>
            <w:bookmarkEnd w:id="2992"/>
            <w:bookmarkEnd w:id="2993"/>
            <w:bookmarkEnd w:id="2994"/>
            <w:bookmarkEnd w:id="2995"/>
            <w:bookmarkEnd w:id="2996"/>
            <w:bookmarkEnd w:id="2997"/>
            <w:bookmarkEnd w:id="2998"/>
            <w:bookmarkEnd w:id="2999"/>
            <w:bookmarkEnd w:id="3000"/>
            <w:bookmarkEnd w:id="3001"/>
            <w:bookmarkEnd w:id="3002"/>
          </w:p>
        </w:tc>
      </w:tr>
      <w:tr w:rsidR="00DE64F1" w14:paraId="478FA747"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11035A8" w14:textId="77777777" w:rsidR="00DE64F1" w:rsidRDefault="00DE64F1"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5E746F9" w14:textId="77777777" w:rsidR="00DE64F1" w:rsidRDefault="00DE64F1"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49A893C" w14:textId="77777777" w:rsidR="00DE64F1" w:rsidRDefault="00DE64F1" w:rsidP="007712E9">
            <w:pPr>
              <w:pStyle w:val="CellBody"/>
              <w:rPr>
                <w:rFonts w:ascii="Times New Roman" w:hAnsi="Times New Roman"/>
                <w:color w:val="auto"/>
              </w:rPr>
            </w:pPr>
            <w:r>
              <w:rPr>
                <w:rFonts w:ascii="Times New Roman" w:hAnsi="Times New Roman"/>
                <w:color w:val="auto"/>
              </w:rPr>
              <w:t xml:space="preserve"> </w:t>
            </w:r>
          </w:p>
        </w:tc>
      </w:tr>
      <w:tr w:rsidR="00DE64F1" w14:paraId="01081FA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D111885" w14:textId="41CAE96B" w:rsidR="00DE64F1" w:rsidRDefault="00D31B2A" w:rsidP="00BA7962">
            <w:pPr>
              <w:pStyle w:val="CellBody"/>
              <w:numPr>
                <w:ilvl w:val="0"/>
                <w:numId w:val="135"/>
              </w:numPr>
              <w:rPr>
                <w:rFonts w:ascii="Times New Roman" w:hAnsi="Times New Roman"/>
                <w:color w:val="auto"/>
              </w:rPr>
            </w:pPr>
            <w:r>
              <w:rPr>
                <w:rFonts w:ascii="Times New Roman" w:hAnsi="Times New Roman"/>
                <w:color w:val="auto"/>
              </w:rPr>
              <w:t xml:space="preserve">Create a configuration using engineering tools in Ovation Standalone &amp; tools software </w:t>
            </w:r>
            <w:r w:rsidRPr="00100A62">
              <w:rPr>
                <w:rFonts w:ascii="Times New Roman" w:hAnsi="Times New Roman"/>
                <w:color w:val="auto"/>
              </w:rPr>
              <w:t>(details about configuration is to be clarified from developer)</w:t>
            </w:r>
          </w:p>
        </w:tc>
        <w:tc>
          <w:tcPr>
            <w:tcW w:w="2070" w:type="dxa"/>
            <w:tcBorders>
              <w:top w:val="single" w:sz="6" w:space="0" w:color="auto"/>
              <w:left w:val="single" w:sz="4" w:space="0" w:color="auto"/>
              <w:bottom w:val="single" w:sz="4" w:space="0" w:color="auto"/>
              <w:right w:val="single" w:sz="4" w:space="0" w:color="auto"/>
            </w:tcBorders>
          </w:tcPr>
          <w:p w14:paraId="43E69C54" w14:textId="1E2835A3" w:rsidR="00DE64F1" w:rsidRDefault="002614E5" w:rsidP="007712E9">
            <w:pPr>
              <w:pStyle w:val="CellBody"/>
              <w:rPr>
                <w:rFonts w:ascii="Times New Roman" w:hAnsi="Times New Roman"/>
                <w:color w:val="auto"/>
              </w:rPr>
            </w:pPr>
            <w:r>
              <w:rPr>
                <w:rFonts w:ascii="Times New Roman" w:hAnsi="Times New Roman"/>
                <w:color w:val="auto"/>
              </w:rPr>
              <w:t xml:space="preserve">P/F/F#/NA:  </w:t>
            </w:r>
          </w:p>
        </w:tc>
      </w:tr>
      <w:tr w:rsidR="00D31B2A" w14:paraId="659BB5CC"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FB31B0B" w14:textId="08291293" w:rsidR="00D31B2A" w:rsidRDefault="00D31B2A" w:rsidP="00BA7962">
            <w:pPr>
              <w:pStyle w:val="CellBody"/>
              <w:numPr>
                <w:ilvl w:val="0"/>
                <w:numId w:val="135"/>
              </w:numPr>
              <w:rPr>
                <w:rFonts w:ascii="Times New Roman" w:hAnsi="Times New Roman"/>
                <w:color w:val="auto"/>
              </w:rPr>
            </w:pPr>
            <w:r>
              <w:rPr>
                <w:rFonts w:ascii="Times New Roman" w:hAnsi="Times New Roman"/>
                <w:color w:val="auto"/>
              </w:rPr>
              <w:t xml:space="preserve">Verify if </w:t>
            </w:r>
            <w:r>
              <w:rPr>
                <w:rFonts w:ascii="Times New Roman" w:hAnsi="Times New Roman"/>
                <w:szCs w:val="24"/>
              </w:rPr>
              <w:t>Engineering tools should be able to save this configuration within 5 minutes or less</w:t>
            </w:r>
          </w:p>
        </w:tc>
        <w:tc>
          <w:tcPr>
            <w:tcW w:w="2070" w:type="dxa"/>
            <w:tcBorders>
              <w:top w:val="single" w:sz="6" w:space="0" w:color="auto"/>
              <w:left w:val="single" w:sz="4" w:space="0" w:color="auto"/>
              <w:bottom w:val="single" w:sz="4" w:space="0" w:color="auto"/>
              <w:right w:val="single" w:sz="4" w:space="0" w:color="auto"/>
            </w:tcBorders>
          </w:tcPr>
          <w:p w14:paraId="05213284" w14:textId="48CA64F1" w:rsidR="00D31B2A" w:rsidRDefault="00D31B2A" w:rsidP="00D31B2A">
            <w:pPr>
              <w:pStyle w:val="CellBody"/>
              <w:rPr>
                <w:rFonts w:ascii="Times New Roman" w:hAnsi="Times New Roman"/>
                <w:color w:val="auto"/>
              </w:rPr>
            </w:pPr>
            <w:r>
              <w:rPr>
                <w:rFonts w:ascii="Times New Roman" w:hAnsi="Times New Roman"/>
                <w:color w:val="auto"/>
              </w:rPr>
              <w:t xml:space="preserve">P/F/F#/NA:  </w:t>
            </w:r>
          </w:p>
        </w:tc>
      </w:tr>
      <w:tr w:rsidR="00D31B2A" w14:paraId="38570764"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19A5261" w14:textId="77777777" w:rsidR="00D31B2A" w:rsidRDefault="00D31B2A" w:rsidP="00D31B2A">
            <w:pPr>
              <w:pStyle w:val="CellBody"/>
            </w:pPr>
            <w:r>
              <w:t>Comments:</w:t>
            </w:r>
          </w:p>
        </w:tc>
      </w:tr>
    </w:tbl>
    <w:p w14:paraId="2A7B3C34" w14:textId="7DC34AFC" w:rsidR="00DE64F1" w:rsidRDefault="00DE64F1" w:rsidP="00B83EB3"/>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D31B2A" w:rsidRPr="00DE64F1" w14:paraId="3EBDCC21" w14:textId="77777777" w:rsidTr="002273A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51FC462" w14:textId="2C3AAE78" w:rsidR="00D31B2A" w:rsidRPr="00DE64F1" w:rsidRDefault="00D31B2A">
            <w:pPr>
              <w:pStyle w:val="SectL2"/>
              <w:numPr>
                <w:ilvl w:val="2"/>
                <w:numId w:val="173"/>
              </w:numPr>
              <w:spacing w:after="120"/>
              <w:rPr>
                <w:rFonts w:ascii="Times" w:hAnsi="Times" w:cs="Times"/>
                <w:sz w:val="24"/>
                <w:szCs w:val="24"/>
              </w:rPr>
              <w:pPrChange w:id="3003" w:author="Jindal, Deepak [AUTOSOL/PWS/NOIDA]" w:date="2022-06-09T22:18:00Z">
                <w:pPr>
                  <w:pStyle w:val="SectL2"/>
                  <w:numPr>
                    <w:ilvl w:val="2"/>
                    <w:numId w:val="6"/>
                  </w:numPr>
                  <w:tabs>
                    <w:tab w:val="clear" w:pos="1080"/>
                  </w:tabs>
                  <w:spacing w:after="120"/>
                  <w:ind w:left="0" w:firstLine="0"/>
                </w:pPr>
              </w:pPrChange>
            </w:pPr>
            <w:bookmarkStart w:id="3004" w:name="_Hlk103010254"/>
            <w:bookmarkStart w:id="3005" w:name="_Toc105769686"/>
            <w:bookmarkStart w:id="3006" w:name="_Toc105844556"/>
            <w:bookmarkStart w:id="3007" w:name="_Toc105844664"/>
            <w:bookmarkStart w:id="3008" w:name="_Toc105845239"/>
            <w:bookmarkStart w:id="3009" w:name="_Toc105848941"/>
            <w:bookmarkStart w:id="3010" w:name="_Toc108469385"/>
            <w:bookmarkStart w:id="3011" w:name="_Toc108469867"/>
            <w:r w:rsidRPr="00DE64F1">
              <w:rPr>
                <w:rFonts w:ascii="Times" w:hAnsi="Times" w:cs="Times"/>
                <w:color w:val="auto"/>
                <w:sz w:val="24"/>
                <w:szCs w:val="24"/>
              </w:rPr>
              <w:t xml:space="preserve">Test : </w:t>
            </w:r>
            <w:r w:rsidRPr="00D31B2A">
              <w:rPr>
                <w:rFonts w:ascii="Times" w:hAnsi="Times" w:cs="Times"/>
                <w:b w:val="0"/>
                <w:bCs/>
                <w:color w:val="auto"/>
                <w:sz w:val="24"/>
                <w:szCs w:val="24"/>
              </w:rPr>
              <w:t xml:space="preserve">Determine if </w:t>
            </w:r>
            <w:r w:rsidRPr="00D31B2A">
              <w:rPr>
                <w:rFonts w:ascii="Times New Roman" w:hAnsi="Times New Roman"/>
                <w:b w:val="0"/>
                <w:bCs/>
                <w:sz w:val="24"/>
                <w:szCs w:val="24"/>
              </w:rPr>
              <w:t>Engineering tools should be able to restore a configuration within 5 minutes or less</w:t>
            </w:r>
            <w:bookmarkEnd w:id="3004"/>
            <w:bookmarkEnd w:id="3005"/>
            <w:bookmarkEnd w:id="3006"/>
            <w:bookmarkEnd w:id="3007"/>
            <w:bookmarkEnd w:id="3008"/>
            <w:bookmarkEnd w:id="3009"/>
            <w:bookmarkEnd w:id="3010"/>
            <w:bookmarkEnd w:id="3011"/>
          </w:p>
        </w:tc>
      </w:tr>
      <w:tr w:rsidR="00D31B2A" w14:paraId="36BD8186" w14:textId="77777777" w:rsidTr="002273A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24CE761" w14:textId="77777777" w:rsidR="00D31B2A" w:rsidRDefault="00D31B2A" w:rsidP="002273A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B554277" w14:textId="77777777" w:rsidR="00D31B2A" w:rsidRDefault="00D31B2A" w:rsidP="002273A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00E39AFD" w14:textId="77777777" w:rsidR="00D31B2A" w:rsidRDefault="00D31B2A" w:rsidP="002273AE">
            <w:pPr>
              <w:pStyle w:val="CellBody"/>
              <w:rPr>
                <w:rFonts w:ascii="Times New Roman" w:hAnsi="Times New Roman"/>
                <w:color w:val="auto"/>
              </w:rPr>
            </w:pPr>
            <w:r>
              <w:rPr>
                <w:rFonts w:ascii="Times New Roman" w:hAnsi="Times New Roman"/>
                <w:color w:val="auto"/>
              </w:rPr>
              <w:t xml:space="preserve"> </w:t>
            </w:r>
          </w:p>
        </w:tc>
      </w:tr>
      <w:tr w:rsidR="00D31B2A" w14:paraId="7211373B"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F1ED291" w14:textId="402770E9" w:rsidR="00D31B2A" w:rsidRDefault="00D31B2A" w:rsidP="00BA7962">
            <w:pPr>
              <w:pStyle w:val="CellBody"/>
              <w:numPr>
                <w:ilvl w:val="0"/>
                <w:numId w:val="136"/>
              </w:numPr>
              <w:rPr>
                <w:rFonts w:ascii="Times New Roman" w:hAnsi="Times New Roman"/>
                <w:color w:val="auto"/>
              </w:rPr>
            </w:pPr>
            <w:r>
              <w:rPr>
                <w:rFonts w:ascii="Times New Roman" w:hAnsi="Times New Roman"/>
                <w:color w:val="auto"/>
              </w:rPr>
              <w:t xml:space="preserve">Make major changes in existing configuration using engineering tools in Ovation Standalone &amp; tools software </w:t>
            </w:r>
            <w:r w:rsidRPr="00100A62">
              <w:rPr>
                <w:rFonts w:ascii="Times New Roman" w:hAnsi="Times New Roman"/>
                <w:color w:val="auto"/>
              </w:rPr>
              <w:t>(details about configuration is to be clarified from developer)</w:t>
            </w:r>
            <w:r>
              <w:rPr>
                <w:rFonts w:ascii="Times New Roman" w:hAnsi="Times New Roman"/>
                <w:color w:val="auto"/>
              </w:rPr>
              <w:t xml:space="preserve"> or export a new configuration</w:t>
            </w:r>
          </w:p>
        </w:tc>
        <w:tc>
          <w:tcPr>
            <w:tcW w:w="2070" w:type="dxa"/>
            <w:tcBorders>
              <w:top w:val="single" w:sz="6" w:space="0" w:color="auto"/>
              <w:left w:val="single" w:sz="4" w:space="0" w:color="auto"/>
              <w:bottom w:val="single" w:sz="4" w:space="0" w:color="auto"/>
              <w:right w:val="single" w:sz="4" w:space="0" w:color="auto"/>
            </w:tcBorders>
          </w:tcPr>
          <w:p w14:paraId="7C80BE4B" w14:textId="77777777" w:rsidR="00D31B2A" w:rsidRDefault="00D31B2A" w:rsidP="002273AE">
            <w:pPr>
              <w:pStyle w:val="CellBody"/>
              <w:rPr>
                <w:rFonts w:ascii="Times New Roman" w:hAnsi="Times New Roman"/>
                <w:color w:val="auto"/>
              </w:rPr>
            </w:pPr>
            <w:r>
              <w:rPr>
                <w:rFonts w:ascii="Times New Roman" w:hAnsi="Times New Roman"/>
                <w:color w:val="auto"/>
              </w:rPr>
              <w:t xml:space="preserve">P/F/F#/NA:  </w:t>
            </w:r>
          </w:p>
        </w:tc>
      </w:tr>
      <w:tr w:rsidR="00D31B2A" w14:paraId="6F6A33AA"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980D988" w14:textId="5C9752ED" w:rsidR="00D31B2A" w:rsidRDefault="00D31B2A" w:rsidP="00BA7962">
            <w:pPr>
              <w:pStyle w:val="CellBody"/>
              <w:numPr>
                <w:ilvl w:val="0"/>
                <w:numId w:val="136"/>
              </w:numPr>
              <w:rPr>
                <w:rFonts w:ascii="Times New Roman" w:hAnsi="Times New Roman"/>
                <w:color w:val="auto"/>
              </w:rPr>
            </w:pPr>
            <w:r>
              <w:rPr>
                <w:rFonts w:ascii="Times New Roman" w:hAnsi="Times New Roman"/>
                <w:color w:val="auto"/>
              </w:rPr>
              <w:t xml:space="preserve">Verify if </w:t>
            </w:r>
            <w:r>
              <w:rPr>
                <w:rFonts w:ascii="Times New Roman" w:hAnsi="Times New Roman"/>
                <w:szCs w:val="24"/>
              </w:rPr>
              <w:t>Engineering tools should be able to restore configuration within 5 minutes or less</w:t>
            </w:r>
          </w:p>
        </w:tc>
        <w:tc>
          <w:tcPr>
            <w:tcW w:w="2070" w:type="dxa"/>
            <w:tcBorders>
              <w:top w:val="single" w:sz="6" w:space="0" w:color="auto"/>
              <w:left w:val="single" w:sz="4" w:space="0" w:color="auto"/>
              <w:bottom w:val="single" w:sz="4" w:space="0" w:color="auto"/>
              <w:right w:val="single" w:sz="4" w:space="0" w:color="auto"/>
            </w:tcBorders>
          </w:tcPr>
          <w:p w14:paraId="7F25FD0F" w14:textId="01F4183A" w:rsidR="00D31B2A" w:rsidRDefault="00D31B2A" w:rsidP="00D31B2A">
            <w:pPr>
              <w:pStyle w:val="CellBody"/>
              <w:rPr>
                <w:rFonts w:ascii="Times New Roman" w:hAnsi="Times New Roman"/>
                <w:color w:val="auto"/>
              </w:rPr>
            </w:pPr>
            <w:r>
              <w:rPr>
                <w:rFonts w:ascii="Times New Roman" w:hAnsi="Times New Roman"/>
                <w:color w:val="auto"/>
              </w:rPr>
              <w:t xml:space="preserve">P/F/F#/NA:  </w:t>
            </w:r>
          </w:p>
        </w:tc>
      </w:tr>
      <w:tr w:rsidR="00D31B2A" w14:paraId="1A3F50BE" w14:textId="77777777" w:rsidTr="002273A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84CED7A" w14:textId="77777777" w:rsidR="00D31B2A" w:rsidRDefault="00D31B2A" w:rsidP="00D31B2A">
            <w:pPr>
              <w:pStyle w:val="CellBody"/>
            </w:pPr>
            <w:r>
              <w:t>Comments:</w:t>
            </w:r>
          </w:p>
        </w:tc>
      </w:tr>
    </w:tbl>
    <w:p w14:paraId="4820A693" w14:textId="56FFAF08" w:rsidR="00DE64F1" w:rsidRDefault="00DE64F1" w:rsidP="00B83EB3"/>
    <w:p w14:paraId="29EAA2F8" w14:textId="297ACE80" w:rsidR="00154A21" w:rsidRDefault="00154A21" w:rsidP="00B83EB3"/>
    <w:p w14:paraId="34E159CF" w14:textId="77777777" w:rsidR="00154A21" w:rsidRDefault="00154A21" w:rsidP="00154A21">
      <w:r>
        <w:br/>
      </w:r>
    </w:p>
    <w:p w14:paraId="443F188A" w14:textId="69A390C0" w:rsidR="00154A21" w:rsidRDefault="00154A21">
      <w:pPr>
        <w:pStyle w:val="SectL2"/>
        <w:numPr>
          <w:ilvl w:val="1"/>
          <w:numId w:val="173"/>
        </w:numPr>
        <w:spacing w:after="120"/>
        <w:pPrChange w:id="3012" w:author="Jindal, Deepak [AUTOSOL/PWS/NOIDA]" w:date="2022-06-09T22:18:00Z">
          <w:pPr>
            <w:pStyle w:val="SectL2"/>
            <w:numPr>
              <w:ilvl w:val="1"/>
              <w:numId w:val="6"/>
            </w:numPr>
            <w:tabs>
              <w:tab w:val="clear" w:pos="1080"/>
            </w:tabs>
            <w:spacing w:after="120"/>
            <w:ind w:left="0" w:firstLine="851"/>
          </w:pPr>
        </w:pPrChange>
      </w:pPr>
      <w:r w:rsidRPr="000778CE">
        <w:rPr>
          <w:color w:val="auto"/>
        </w:rPr>
        <w:t xml:space="preserve"> </w:t>
      </w:r>
      <w:bookmarkStart w:id="3013" w:name="_Toc102474385"/>
      <w:bookmarkStart w:id="3014" w:name="_Toc108469868"/>
      <w:r w:rsidR="00194237">
        <w:rPr>
          <w:color w:val="auto"/>
        </w:rPr>
        <w:t>Testing h</w:t>
      </w:r>
      <w:r>
        <w:t xml:space="preserve">ardware and </w:t>
      </w:r>
      <w:r w:rsidR="00194237">
        <w:t>s</w:t>
      </w:r>
      <w:r>
        <w:t xml:space="preserve">oftware </w:t>
      </w:r>
      <w:r w:rsidR="00194237">
        <w:t>e</w:t>
      </w:r>
      <w:r>
        <w:t>nvironment</w:t>
      </w:r>
      <w:bookmarkEnd w:id="3013"/>
      <w:bookmarkEnd w:id="3014"/>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154A21" w:rsidRPr="00515527" w14:paraId="1DB48B16"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39D44C4" w14:textId="77777777" w:rsidR="00154A21" w:rsidRDefault="00154A21" w:rsidP="007712E9">
            <w:pPr>
              <w:pStyle w:val="CellBody"/>
              <w:jc w:val="center"/>
              <w:rPr>
                <w:b/>
              </w:rPr>
            </w:pPr>
            <w:r>
              <w:rPr>
                <w:b/>
              </w:rPr>
              <w:t>SRF Notes</w:t>
            </w:r>
          </w:p>
          <w:p w14:paraId="44932BDD" w14:textId="77777777" w:rsidR="00C968C5" w:rsidRDefault="00C968C5" w:rsidP="00C968C5">
            <w:r>
              <w:t>The Controller portion of the Standalone Controller &amp; Tools will apply to the following types of Controller Hardware:</w:t>
            </w:r>
          </w:p>
          <w:p w14:paraId="5D069600" w14:textId="77777777" w:rsidR="00C968C5" w:rsidRPr="002B1B2B" w:rsidRDefault="00C968C5" w:rsidP="00E82BA1">
            <w:pPr>
              <w:pStyle w:val="ListParagraph"/>
              <w:numPr>
                <w:ilvl w:val="0"/>
                <w:numId w:val="11"/>
              </w:numPr>
              <w:spacing w:before="200" w:after="200" w:line="276" w:lineRule="auto"/>
              <w:rPr>
                <w:sz w:val="24"/>
                <w:szCs w:val="24"/>
              </w:rPr>
            </w:pPr>
            <w:r w:rsidRPr="002B1B2B">
              <w:rPr>
                <w:sz w:val="24"/>
                <w:szCs w:val="24"/>
              </w:rPr>
              <w:t>OCC100</w:t>
            </w:r>
          </w:p>
          <w:p w14:paraId="60B55A3C" w14:textId="77777777" w:rsidR="00C968C5" w:rsidRPr="002B1B2B" w:rsidRDefault="00C968C5" w:rsidP="00E82BA1">
            <w:pPr>
              <w:pStyle w:val="ListParagraph"/>
              <w:numPr>
                <w:ilvl w:val="0"/>
                <w:numId w:val="11"/>
              </w:numPr>
              <w:spacing w:before="200" w:after="200" w:line="276" w:lineRule="auto"/>
              <w:rPr>
                <w:sz w:val="24"/>
                <w:szCs w:val="24"/>
              </w:rPr>
            </w:pPr>
            <w:r w:rsidRPr="002B1B2B">
              <w:rPr>
                <w:sz w:val="24"/>
                <w:szCs w:val="24"/>
              </w:rPr>
              <w:t>OCR3000</w:t>
            </w:r>
          </w:p>
          <w:p w14:paraId="2853A0A4" w14:textId="77777777" w:rsidR="00C968C5" w:rsidRPr="002B1B2B" w:rsidRDefault="00C968C5" w:rsidP="00E82BA1">
            <w:pPr>
              <w:pStyle w:val="ListParagraph"/>
              <w:numPr>
                <w:ilvl w:val="0"/>
                <w:numId w:val="11"/>
              </w:numPr>
              <w:spacing w:before="200" w:after="200" w:line="276" w:lineRule="auto"/>
              <w:rPr>
                <w:sz w:val="24"/>
                <w:szCs w:val="24"/>
              </w:rPr>
            </w:pPr>
            <w:r w:rsidRPr="002B1B2B">
              <w:rPr>
                <w:sz w:val="24"/>
                <w:szCs w:val="24"/>
              </w:rPr>
              <w:t>OMC100 (not yet released)</w:t>
            </w:r>
          </w:p>
          <w:p w14:paraId="2B467C2F" w14:textId="77777777" w:rsidR="00C968C5" w:rsidRDefault="00C968C5" w:rsidP="00E82BA1">
            <w:pPr>
              <w:pStyle w:val="ListParagraph"/>
              <w:numPr>
                <w:ilvl w:val="0"/>
                <w:numId w:val="11"/>
              </w:numPr>
              <w:spacing w:before="200" w:after="200" w:line="276" w:lineRule="auto"/>
              <w:rPr>
                <w:sz w:val="24"/>
                <w:szCs w:val="24"/>
              </w:rPr>
            </w:pPr>
            <w:r w:rsidRPr="002B1B2B">
              <w:rPr>
                <w:sz w:val="24"/>
                <w:szCs w:val="24"/>
              </w:rPr>
              <w:t>Next Gen</w:t>
            </w:r>
            <w:r>
              <w:rPr>
                <w:sz w:val="24"/>
                <w:szCs w:val="24"/>
              </w:rPr>
              <w:t>eration</w:t>
            </w:r>
            <w:r w:rsidRPr="002B1B2B">
              <w:rPr>
                <w:sz w:val="24"/>
                <w:szCs w:val="24"/>
              </w:rPr>
              <w:t xml:space="preserve"> Virtual Controller (not yet released)</w:t>
            </w:r>
          </w:p>
          <w:p w14:paraId="4A16F14A" w14:textId="77777777" w:rsidR="00C968C5" w:rsidRDefault="00C968C5" w:rsidP="00C968C5">
            <w:r>
              <w:t>Operating System will be the same as non-Standalone Controllers, VxWorks 7.</w:t>
            </w:r>
          </w:p>
          <w:p w14:paraId="6D337208" w14:textId="77777777" w:rsidR="00C968C5" w:rsidRDefault="00C968C5" w:rsidP="00C968C5"/>
          <w:p w14:paraId="69AA880D" w14:textId="77777777" w:rsidR="00C968C5" w:rsidRPr="002B1B2B" w:rsidRDefault="00C968C5" w:rsidP="00C968C5">
            <w:r>
              <w:t>The Tools portion of the Standalone Controller &amp; Tools is targeted for Windows 10 operating system.  No specific hardware platform is required, however recommended specs will be captured and recorded in the user documentation if needed.</w:t>
            </w:r>
          </w:p>
          <w:p w14:paraId="4E325155" w14:textId="77777777" w:rsidR="00C968C5" w:rsidRDefault="00C968C5" w:rsidP="00C968C5"/>
          <w:p w14:paraId="7B671852" w14:textId="77777777" w:rsidR="00C968C5" w:rsidRDefault="00C968C5" w:rsidP="00C968C5">
            <w:r>
              <w:t>Internet browser is required for the initial setup. (Microsoft Edge is the supported browser).</w:t>
            </w:r>
          </w:p>
          <w:p w14:paraId="3D1CF7F4" w14:textId="77777777" w:rsidR="00C968C5" w:rsidRDefault="00C968C5" w:rsidP="00C968C5"/>
          <w:p w14:paraId="0CDFBDFE" w14:textId="170BCE21" w:rsidR="00B917AF" w:rsidRDefault="00C968C5" w:rsidP="00C968C5">
            <w:r>
              <w:t>Fixes for Standalone Tools software and controller software will be done with patches.</w:t>
            </w:r>
          </w:p>
          <w:p w14:paraId="0DFF7EEA" w14:textId="77777777" w:rsidR="00154A21" w:rsidRPr="00A641EE" w:rsidRDefault="00154A21" w:rsidP="00B917AF">
            <w:pPr>
              <w:rPr>
                <w:b/>
              </w:rPr>
            </w:pPr>
          </w:p>
        </w:tc>
      </w:tr>
      <w:tr w:rsidR="00154A21" w:rsidRPr="003A700C" w14:paraId="238A235C"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24887AF" w14:textId="46A51320" w:rsidR="00154A21" w:rsidRPr="00DE64F1" w:rsidRDefault="00154A21">
            <w:pPr>
              <w:pStyle w:val="SectL2"/>
              <w:numPr>
                <w:ilvl w:val="2"/>
                <w:numId w:val="173"/>
              </w:numPr>
              <w:spacing w:after="120"/>
              <w:rPr>
                <w:rFonts w:ascii="Times" w:hAnsi="Times" w:cs="Times"/>
                <w:sz w:val="24"/>
                <w:szCs w:val="24"/>
              </w:rPr>
              <w:pPrChange w:id="3015" w:author="Jindal, Deepak [AUTOSOL/PWS/NOIDA]" w:date="2022-06-09T22:18:00Z">
                <w:pPr>
                  <w:pStyle w:val="SectL2"/>
                  <w:numPr>
                    <w:ilvl w:val="2"/>
                    <w:numId w:val="6"/>
                  </w:numPr>
                  <w:tabs>
                    <w:tab w:val="clear" w:pos="1080"/>
                  </w:tabs>
                  <w:spacing w:after="120"/>
                  <w:ind w:left="0" w:firstLine="0"/>
                </w:pPr>
              </w:pPrChange>
            </w:pPr>
            <w:bookmarkStart w:id="3016" w:name="_Toc102405990"/>
            <w:bookmarkStart w:id="3017" w:name="_Toc102474030"/>
            <w:bookmarkStart w:id="3018" w:name="_Toc102474386"/>
            <w:bookmarkStart w:id="3019" w:name="_Toc102474441"/>
            <w:bookmarkStart w:id="3020" w:name="_Toc102474512"/>
            <w:bookmarkStart w:id="3021" w:name="_Toc105769688"/>
            <w:bookmarkStart w:id="3022" w:name="_Toc105844558"/>
            <w:bookmarkStart w:id="3023" w:name="_Toc105844666"/>
            <w:bookmarkStart w:id="3024" w:name="_Toc105845241"/>
            <w:bookmarkStart w:id="3025" w:name="_Toc105848943"/>
            <w:bookmarkStart w:id="3026" w:name="_Toc108469387"/>
            <w:bookmarkStart w:id="3027" w:name="_Toc108469869"/>
            <w:r w:rsidRPr="00DE64F1">
              <w:rPr>
                <w:rFonts w:ascii="Times" w:hAnsi="Times" w:cs="Times"/>
                <w:color w:val="auto"/>
                <w:sz w:val="24"/>
                <w:szCs w:val="24"/>
              </w:rPr>
              <w:t xml:space="preserve">Test : </w:t>
            </w:r>
            <w:bookmarkEnd w:id="3016"/>
            <w:bookmarkEnd w:id="3017"/>
            <w:bookmarkEnd w:id="3018"/>
            <w:bookmarkEnd w:id="3019"/>
            <w:bookmarkEnd w:id="3020"/>
            <w:r w:rsidR="00B917AF" w:rsidRPr="00B917AF">
              <w:rPr>
                <w:rFonts w:ascii="Times" w:hAnsi="Times" w:cs="Times"/>
                <w:b w:val="0"/>
                <w:bCs/>
                <w:color w:val="auto"/>
                <w:sz w:val="24"/>
                <w:szCs w:val="24"/>
              </w:rPr>
              <w:t>Verify Ovation Standlone Controller &amp; tools software with OCC100 using different Ovation tools</w:t>
            </w:r>
            <w:bookmarkEnd w:id="3021"/>
            <w:bookmarkEnd w:id="3022"/>
            <w:bookmarkEnd w:id="3023"/>
            <w:bookmarkEnd w:id="3024"/>
            <w:bookmarkEnd w:id="3025"/>
            <w:bookmarkEnd w:id="3026"/>
            <w:bookmarkEnd w:id="3027"/>
          </w:p>
        </w:tc>
      </w:tr>
      <w:tr w:rsidR="00154A21" w14:paraId="5E0B4F97"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57B51A6" w14:textId="77777777" w:rsidR="00154A21" w:rsidRDefault="00154A21"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6F7FCE2" w14:textId="77777777" w:rsidR="00154A21" w:rsidRDefault="00154A21"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2AD510D" w14:textId="77777777" w:rsidR="00154A21" w:rsidRDefault="00154A21" w:rsidP="007712E9">
            <w:pPr>
              <w:pStyle w:val="CellBody"/>
              <w:rPr>
                <w:rFonts w:ascii="Times New Roman" w:hAnsi="Times New Roman"/>
                <w:color w:val="auto"/>
              </w:rPr>
            </w:pPr>
            <w:r>
              <w:rPr>
                <w:rFonts w:ascii="Times New Roman" w:hAnsi="Times New Roman"/>
                <w:color w:val="auto"/>
              </w:rPr>
              <w:t xml:space="preserve"> </w:t>
            </w:r>
          </w:p>
        </w:tc>
      </w:tr>
      <w:tr w:rsidR="00154A21" w14:paraId="6CB1F71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89DD61F" w14:textId="1746495A" w:rsidR="00154A21" w:rsidRPr="00B917AF" w:rsidRDefault="00B917AF" w:rsidP="00BA7962">
            <w:pPr>
              <w:pStyle w:val="CellBody"/>
              <w:numPr>
                <w:ilvl w:val="0"/>
                <w:numId w:val="137"/>
              </w:numPr>
              <w:rPr>
                <w:rFonts w:ascii="Times New Roman" w:hAnsi="Times New Roman"/>
                <w:color w:val="auto"/>
              </w:rPr>
            </w:pPr>
            <w:r w:rsidRPr="00B917AF">
              <w:rPr>
                <w:rFonts w:cs="Times"/>
                <w:color w:val="auto"/>
                <w:szCs w:val="24"/>
              </w:rPr>
              <w:lastRenderedPageBreak/>
              <w:t xml:space="preserve">Verify Ovation Standlone Controller &amp; tools software with OCC100 using </w:t>
            </w:r>
            <w:r>
              <w:rPr>
                <w:rFonts w:cs="Times"/>
                <w:color w:val="auto"/>
                <w:szCs w:val="24"/>
              </w:rPr>
              <w:t xml:space="preserve">following </w:t>
            </w:r>
            <w:r w:rsidRPr="00B917AF">
              <w:rPr>
                <w:rFonts w:cs="Times"/>
                <w:color w:val="auto"/>
                <w:szCs w:val="24"/>
              </w:rPr>
              <w:t>Ovation tool</w:t>
            </w:r>
            <w:r>
              <w:rPr>
                <w:rFonts w:cs="Times"/>
                <w:color w:val="auto"/>
                <w:szCs w:val="24"/>
              </w:rPr>
              <w:t xml:space="preserve">s </w:t>
            </w:r>
          </w:p>
          <w:p w14:paraId="7804A811" w14:textId="77777777" w:rsidR="00B917AF" w:rsidRDefault="00B917AF" w:rsidP="00BA7962">
            <w:pPr>
              <w:pStyle w:val="ListParagraph"/>
              <w:numPr>
                <w:ilvl w:val="1"/>
                <w:numId w:val="138"/>
              </w:numPr>
              <w:spacing w:before="200" w:after="200" w:line="276" w:lineRule="auto"/>
              <w:rPr>
                <w:sz w:val="24"/>
                <w:szCs w:val="24"/>
              </w:rPr>
            </w:pPr>
            <w:r>
              <w:rPr>
                <w:sz w:val="24"/>
                <w:szCs w:val="24"/>
              </w:rPr>
              <w:t>Ovation Operator Graphics</w:t>
            </w:r>
          </w:p>
          <w:p w14:paraId="65B08E62" w14:textId="77777777" w:rsidR="00B917AF" w:rsidRDefault="00B917AF" w:rsidP="00BA7962">
            <w:pPr>
              <w:pStyle w:val="ListParagraph"/>
              <w:numPr>
                <w:ilvl w:val="1"/>
                <w:numId w:val="138"/>
              </w:numPr>
              <w:spacing w:before="200" w:after="200" w:line="276" w:lineRule="auto"/>
              <w:rPr>
                <w:sz w:val="24"/>
                <w:szCs w:val="24"/>
              </w:rPr>
            </w:pPr>
            <w:r>
              <w:rPr>
                <w:sz w:val="24"/>
                <w:szCs w:val="24"/>
              </w:rPr>
              <w:t>Ovation Developer’s Studio</w:t>
            </w:r>
          </w:p>
          <w:p w14:paraId="41532955" w14:textId="77777777" w:rsidR="00B917AF" w:rsidRDefault="00B917AF" w:rsidP="00BA7962">
            <w:pPr>
              <w:pStyle w:val="ListParagraph"/>
              <w:numPr>
                <w:ilvl w:val="1"/>
                <w:numId w:val="138"/>
              </w:numPr>
              <w:spacing w:before="200" w:after="200" w:line="276" w:lineRule="auto"/>
              <w:rPr>
                <w:sz w:val="24"/>
                <w:szCs w:val="24"/>
              </w:rPr>
            </w:pPr>
            <w:r>
              <w:rPr>
                <w:sz w:val="24"/>
                <w:szCs w:val="24"/>
              </w:rPr>
              <w:t>Ovation Alarm System</w:t>
            </w:r>
          </w:p>
          <w:p w14:paraId="2E6572A7" w14:textId="77777777" w:rsidR="00B917AF" w:rsidRDefault="00B917AF" w:rsidP="00BA7962">
            <w:pPr>
              <w:pStyle w:val="ListParagraph"/>
              <w:numPr>
                <w:ilvl w:val="1"/>
                <w:numId w:val="138"/>
              </w:numPr>
              <w:spacing w:before="200" w:after="200" w:line="276" w:lineRule="auto"/>
              <w:rPr>
                <w:sz w:val="24"/>
                <w:szCs w:val="24"/>
              </w:rPr>
            </w:pPr>
            <w:r>
              <w:rPr>
                <w:sz w:val="24"/>
                <w:szCs w:val="24"/>
              </w:rPr>
              <w:t>Ovation Control Builder</w:t>
            </w:r>
          </w:p>
          <w:p w14:paraId="04EC432B" w14:textId="77777777" w:rsidR="00B917AF" w:rsidRDefault="00B917AF" w:rsidP="00BA7962">
            <w:pPr>
              <w:pStyle w:val="ListParagraph"/>
              <w:numPr>
                <w:ilvl w:val="1"/>
                <w:numId w:val="138"/>
              </w:numPr>
              <w:spacing w:before="200" w:after="200" w:line="276" w:lineRule="auto"/>
              <w:rPr>
                <w:sz w:val="24"/>
                <w:szCs w:val="24"/>
              </w:rPr>
            </w:pPr>
            <w:r>
              <w:rPr>
                <w:sz w:val="24"/>
                <w:szCs w:val="24"/>
              </w:rPr>
              <w:t>Ovation Graphics Builder</w:t>
            </w:r>
          </w:p>
          <w:p w14:paraId="76D97B92" w14:textId="77777777" w:rsidR="00B917AF" w:rsidRDefault="00B917AF" w:rsidP="00BA7962">
            <w:pPr>
              <w:pStyle w:val="ListParagraph"/>
              <w:numPr>
                <w:ilvl w:val="1"/>
                <w:numId w:val="138"/>
              </w:numPr>
              <w:spacing w:before="200" w:after="200" w:line="276" w:lineRule="auto"/>
              <w:rPr>
                <w:sz w:val="24"/>
                <w:szCs w:val="24"/>
              </w:rPr>
            </w:pPr>
            <w:r>
              <w:rPr>
                <w:sz w:val="24"/>
                <w:szCs w:val="24"/>
              </w:rPr>
              <w:t>Ovation Signal Diagram Viewer</w:t>
            </w:r>
          </w:p>
          <w:p w14:paraId="10667DAA" w14:textId="77777777" w:rsidR="00B917AF" w:rsidRDefault="00B917AF" w:rsidP="00BA7962">
            <w:pPr>
              <w:pStyle w:val="ListParagraph"/>
              <w:numPr>
                <w:ilvl w:val="1"/>
                <w:numId w:val="138"/>
              </w:numPr>
              <w:spacing w:before="200" w:after="200" w:line="276" w:lineRule="auto"/>
              <w:rPr>
                <w:sz w:val="24"/>
                <w:szCs w:val="24"/>
              </w:rPr>
            </w:pPr>
            <w:r>
              <w:rPr>
                <w:sz w:val="24"/>
                <w:szCs w:val="24"/>
              </w:rPr>
              <w:t>Ovation Trend</w:t>
            </w:r>
          </w:p>
          <w:p w14:paraId="46EF8C58" w14:textId="77777777" w:rsidR="00B917AF" w:rsidRDefault="00B917AF" w:rsidP="00BA7962">
            <w:pPr>
              <w:pStyle w:val="ListParagraph"/>
              <w:numPr>
                <w:ilvl w:val="1"/>
                <w:numId w:val="138"/>
              </w:numPr>
              <w:spacing w:before="200" w:after="200" w:line="276" w:lineRule="auto"/>
              <w:rPr>
                <w:sz w:val="24"/>
                <w:szCs w:val="24"/>
              </w:rPr>
            </w:pPr>
            <w:r>
              <w:rPr>
                <w:sz w:val="24"/>
                <w:szCs w:val="24"/>
              </w:rPr>
              <w:t>Point Information</w:t>
            </w:r>
          </w:p>
          <w:p w14:paraId="6EE7DE8A" w14:textId="77777777" w:rsidR="00B917AF" w:rsidRDefault="00B917AF" w:rsidP="00BA7962">
            <w:pPr>
              <w:pStyle w:val="ListParagraph"/>
              <w:numPr>
                <w:ilvl w:val="1"/>
                <w:numId w:val="138"/>
              </w:numPr>
              <w:spacing w:before="200" w:after="200" w:line="276" w:lineRule="auto"/>
              <w:rPr>
                <w:sz w:val="24"/>
                <w:szCs w:val="24"/>
              </w:rPr>
            </w:pPr>
            <w:r>
              <w:rPr>
                <w:sz w:val="24"/>
                <w:szCs w:val="24"/>
              </w:rPr>
              <w:t>Point Review</w:t>
            </w:r>
          </w:p>
          <w:p w14:paraId="5051346A" w14:textId="77777777" w:rsidR="00B917AF" w:rsidRDefault="00B917AF" w:rsidP="00BA7962">
            <w:pPr>
              <w:pStyle w:val="ListParagraph"/>
              <w:numPr>
                <w:ilvl w:val="1"/>
                <w:numId w:val="138"/>
              </w:numPr>
              <w:spacing w:before="200" w:after="200" w:line="276" w:lineRule="auto"/>
              <w:rPr>
                <w:sz w:val="24"/>
                <w:szCs w:val="24"/>
              </w:rPr>
            </w:pPr>
            <w:r>
              <w:rPr>
                <w:sz w:val="24"/>
                <w:szCs w:val="24"/>
              </w:rPr>
              <w:t>Ovation Machine Works</w:t>
            </w:r>
          </w:p>
          <w:p w14:paraId="036706B4" w14:textId="77777777" w:rsidR="00B917AF" w:rsidRPr="00B917AF" w:rsidRDefault="00B917AF" w:rsidP="00BA7962">
            <w:pPr>
              <w:pStyle w:val="ListParagraph"/>
              <w:numPr>
                <w:ilvl w:val="1"/>
                <w:numId w:val="138"/>
              </w:numPr>
              <w:spacing w:before="200" w:after="200" w:line="276" w:lineRule="auto"/>
            </w:pPr>
            <w:r w:rsidRPr="00B917AF">
              <w:rPr>
                <w:sz w:val="24"/>
                <w:szCs w:val="24"/>
              </w:rPr>
              <w:t>Sensor Calibrate</w:t>
            </w:r>
          </w:p>
          <w:p w14:paraId="09F3ECD9" w14:textId="430DCC65" w:rsidR="00B917AF" w:rsidRDefault="00B917AF" w:rsidP="00BA7962">
            <w:pPr>
              <w:pStyle w:val="ListParagraph"/>
              <w:numPr>
                <w:ilvl w:val="1"/>
                <w:numId w:val="138"/>
              </w:numPr>
              <w:spacing w:before="200" w:after="200" w:line="276" w:lineRule="auto"/>
            </w:pPr>
            <w:r w:rsidRPr="00B917AF">
              <w:rPr>
                <w:sz w:val="24"/>
                <w:szCs w:val="24"/>
              </w:rPr>
              <w:t>Controller Diagnostics</w:t>
            </w:r>
          </w:p>
          <w:p w14:paraId="7E78B6AB" w14:textId="77777777" w:rsidR="00B917AF" w:rsidRPr="00B917AF" w:rsidRDefault="00B917AF" w:rsidP="00B917AF">
            <w:pPr>
              <w:pStyle w:val="CellBody"/>
              <w:ind w:left="720"/>
              <w:rPr>
                <w:rFonts w:ascii="Times New Roman" w:hAnsi="Times New Roman"/>
                <w:color w:val="auto"/>
              </w:rPr>
            </w:pPr>
          </w:p>
          <w:p w14:paraId="72F934F6" w14:textId="5BA0F32C" w:rsidR="00B917AF" w:rsidRPr="00B917AF" w:rsidRDefault="00B917AF" w:rsidP="00B917AF">
            <w:pPr>
              <w:pStyle w:val="CellBody"/>
              <w:ind w:left="720"/>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D71AACA" w14:textId="7B82E87C" w:rsidR="00154A21" w:rsidRDefault="002614E5" w:rsidP="007712E9">
            <w:pPr>
              <w:pStyle w:val="CellBody"/>
              <w:rPr>
                <w:rFonts w:ascii="Times New Roman" w:hAnsi="Times New Roman"/>
                <w:color w:val="auto"/>
              </w:rPr>
            </w:pPr>
            <w:r>
              <w:rPr>
                <w:rFonts w:ascii="Times New Roman" w:hAnsi="Times New Roman"/>
                <w:color w:val="auto"/>
              </w:rPr>
              <w:t xml:space="preserve">P/F/F#/NA:  </w:t>
            </w:r>
          </w:p>
        </w:tc>
      </w:tr>
      <w:tr w:rsidR="0052212A" w14:paraId="7EA764A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261739F" w14:textId="6A160B49" w:rsidR="0052212A" w:rsidRDefault="0052212A" w:rsidP="0052212A">
            <w:pPr>
              <w:pStyle w:val="CellBody"/>
              <w:numPr>
                <w:ilvl w:val="0"/>
                <w:numId w:val="137"/>
              </w:numPr>
              <w:rPr>
                <w:rFonts w:ascii="Times New Roman" w:hAnsi="Times New Roman"/>
                <w:color w:val="auto"/>
              </w:rPr>
            </w:pPr>
            <w:r>
              <w:rPr>
                <w:rFonts w:cs="Times"/>
                <w:color w:val="auto"/>
                <w:szCs w:val="24"/>
              </w:rPr>
              <w:t>Refer tests in section HMI interface for this checking. Same tests are applicable here.</w:t>
            </w:r>
          </w:p>
        </w:tc>
        <w:tc>
          <w:tcPr>
            <w:tcW w:w="2070" w:type="dxa"/>
            <w:tcBorders>
              <w:top w:val="single" w:sz="6" w:space="0" w:color="auto"/>
              <w:left w:val="single" w:sz="4" w:space="0" w:color="auto"/>
              <w:bottom w:val="single" w:sz="4" w:space="0" w:color="auto"/>
              <w:right w:val="single" w:sz="4" w:space="0" w:color="auto"/>
            </w:tcBorders>
          </w:tcPr>
          <w:p w14:paraId="6F9D3FD9" w14:textId="47B4B3A7"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4BDF9C1A"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6CDAFD6" w14:textId="77777777" w:rsidR="0052212A" w:rsidRDefault="0052212A" w:rsidP="0052212A">
            <w:pPr>
              <w:pStyle w:val="CellBody"/>
            </w:pPr>
            <w:r>
              <w:t>Comments:</w:t>
            </w:r>
          </w:p>
        </w:tc>
      </w:tr>
    </w:tbl>
    <w:p w14:paraId="028DA5A8" w14:textId="77777777" w:rsidR="00154A21" w:rsidRDefault="00154A21" w:rsidP="00154A21"/>
    <w:p w14:paraId="0F18C9F1" w14:textId="799C2F60" w:rsidR="00154A21" w:rsidRDefault="00154A21" w:rsidP="00154A21"/>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B917AF" w:rsidRPr="00DE64F1" w14:paraId="0A0F7595" w14:textId="77777777" w:rsidTr="002273A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E47F85A" w14:textId="6DBE021E" w:rsidR="00B917AF" w:rsidRPr="00DE64F1" w:rsidRDefault="00B917AF">
            <w:pPr>
              <w:pStyle w:val="SectL2"/>
              <w:numPr>
                <w:ilvl w:val="2"/>
                <w:numId w:val="173"/>
              </w:numPr>
              <w:spacing w:after="120"/>
              <w:rPr>
                <w:rFonts w:ascii="Times" w:hAnsi="Times" w:cs="Times"/>
                <w:sz w:val="24"/>
                <w:szCs w:val="24"/>
              </w:rPr>
              <w:pPrChange w:id="3028" w:author="Jindal, Deepak [AUTOSOL/PWS/NOIDA]" w:date="2022-06-09T22:18:00Z">
                <w:pPr>
                  <w:pStyle w:val="SectL2"/>
                  <w:numPr>
                    <w:ilvl w:val="2"/>
                    <w:numId w:val="6"/>
                  </w:numPr>
                  <w:tabs>
                    <w:tab w:val="clear" w:pos="1080"/>
                  </w:tabs>
                  <w:spacing w:after="120"/>
                  <w:ind w:left="0" w:firstLine="0"/>
                </w:pPr>
              </w:pPrChange>
            </w:pPr>
            <w:bookmarkStart w:id="3029" w:name="_Toc105769689"/>
            <w:bookmarkStart w:id="3030" w:name="_Toc105844559"/>
            <w:bookmarkStart w:id="3031" w:name="_Toc105844667"/>
            <w:bookmarkStart w:id="3032" w:name="_Toc105845242"/>
            <w:bookmarkStart w:id="3033" w:name="_Toc105848944"/>
            <w:bookmarkStart w:id="3034" w:name="_Toc108469388"/>
            <w:bookmarkStart w:id="3035" w:name="_Toc108469870"/>
            <w:r w:rsidRPr="00DE64F1">
              <w:rPr>
                <w:rFonts w:ascii="Times" w:hAnsi="Times" w:cs="Times"/>
                <w:color w:val="auto"/>
                <w:sz w:val="24"/>
                <w:szCs w:val="24"/>
              </w:rPr>
              <w:t xml:space="preserve">Test : </w:t>
            </w:r>
            <w:r w:rsidRPr="00B917AF">
              <w:rPr>
                <w:rFonts w:ascii="Times" w:hAnsi="Times" w:cs="Times"/>
                <w:b w:val="0"/>
                <w:bCs/>
                <w:color w:val="auto"/>
                <w:sz w:val="24"/>
                <w:szCs w:val="24"/>
              </w:rPr>
              <w:t xml:space="preserve">Verify </w:t>
            </w:r>
            <w:r w:rsidR="00854B8B">
              <w:rPr>
                <w:rFonts w:ascii="Times" w:hAnsi="Times" w:cs="Times"/>
                <w:b w:val="0"/>
                <w:bCs/>
                <w:color w:val="auto"/>
                <w:sz w:val="24"/>
                <w:szCs w:val="24"/>
              </w:rPr>
              <w:t xml:space="preserve">support of </w:t>
            </w:r>
            <w:r w:rsidR="00854B8B" w:rsidRPr="00854B8B">
              <w:rPr>
                <w:rFonts w:ascii="Times" w:hAnsi="Times" w:cs="Times"/>
                <w:b w:val="0"/>
                <w:bCs/>
                <w:color w:val="auto"/>
                <w:sz w:val="24"/>
                <w:szCs w:val="24"/>
              </w:rPr>
              <w:t>Microsoft Edge Internet browser for the initial setup</w:t>
            </w:r>
            <w:bookmarkEnd w:id="3029"/>
            <w:bookmarkEnd w:id="3030"/>
            <w:bookmarkEnd w:id="3031"/>
            <w:bookmarkEnd w:id="3032"/>
            <w:bookmarkEnd w:id="3033"/>
            <w:bookmarkEnd w:id="3034"/>
            <w:bookmarkEnd w:id="3035"/>
          </w:p>
        </w:tc>
      </w:tr>
      <w:tr w:rsidR="00B917AF" w14:paraId="6915C03B" w14:textId="77777777" w:rsidTr="002273A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E1E834A" w14:textId="77777777" w:rsidR="00B917AF" w:rsidRDefault="00B917AF" w:rsidP="002273A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39F5D2A" w14:textId="77777777" w:rsidR="00B917AF" w:rsidRDefault="00B917AF" w:rsidP="002273A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3C5DF56" w14:textId="77777777" w:rsidR="00B917AF" w:rsidRDefault="00B917AF" w:rsidP="002273AE">
            <w:pPr>
              <w:pStyle w:val="CellBody"/>
              <w:rPr>
                <w:rFonts w:ascii="Times New Roman" w:hAnsi="Times New Roman"/>
                <w:color w:val="auto"/>
              </w:rPr>
            </w:pPr>
            <w:r>
              <w:rPr>
                <w:rFonts w:ascii="Times New Roman" w:hAnsi="Times New Roman"/>
                <w:color w:val="auto"/>
              </w:rPr>
              <w:t xml:space="preserve"> </w:t>
            </w:r>
          </w:p>
        </w:tc>
      </w:tr>
      <w:tr w:rsidR="00B917AF" w14:paraId="1F161E28"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A583FFA" w14:textId="4A7CC8AB" w:rsidR="00B917AF" w:rsidRPr="00B917AF" w:rsidRDefault="00854B8B" w:rsidP="00BA7962">
            <w:pPr>
              <w:pStyle w:val="CellBody"/>
              <w:numPr>
                <w:ilvl w:val="0"/>
                <w:numId w:val="139"/>
              </w:numPr>
              <w:rPr>
                <w:rFonts w:ascii="Times New Roman" w:hAnsi="Times New Roman"/>
                <w:color w:val="auto"/>
              </w:rPr>
            </w:pPr>
            <w:r>
              <w:rPr>
                <w:rFonts w:ascii="Times New Roman" w:hAnsi="Times New Roman"/>
                <w:color w:val="auto"/>
              </w:rPr>
              <w:t xml:space="preserve">Open Microsoft Edge and try to connect to standalone Controller  </w:t>
            </w:r>
          </w:p>
        </w:tc>
        <w:tc>
          <w:tcPr>
            <w:tcW w:w="2070" w:type="dxa"/>
            <w:tcBorders>
              <w:top w:val="single" w:sz="6" w:space="0" w:color="auto"/>
              <w:left w:val="single" w:sz="4" w:space="0" w:color="auto"/>
              <w:bottom w:val="single" w:sz="4" w:space="0" w:color="auto"/>
              <w:right w:val="single" w:sz="4" w:space="0" w:color="auto"/>
            </w:tcBorders>
          </w:tcPr>
          <w:p w14:paraId="569B4E42" w14:textId="77777777" w:rsidR="00B917AF" w:rsidRDefault="00B917AF" w:rsidP="002273AE">
            <w:pPr>
              <w:pStyle w:val="CellBody"/>
              <w:rPr>
                <w:rFonts w:ascii="Times New Roman" w:hAnsi="Times New Roman"/>
                <w:color w:val="auto"/>
              </w:rPr>
            </w:pPr>
            <w:r>
              <w:rPr>
                <w:rFonts w:ascii="Times New Roman" w:hAnsi="Times New Roman"/>
                <w:color w:val="auto"/>
              </w:rPr>
              <w:t xml:space="preserve">P/F/F#/NA:  </w:t>
            </w:r>
          </w:p>
        </w:tc>
      </w:tr>
      <w:tr w:rsidR="00B917AF" w14:paraId="197D22AB"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E8FB8C1" w14:textId="1C2A5029" w:rsidR="00B917AF" w:rsidRDefault="00854B8B" w:rsidP="00BA7962">
            <w:pPr>
              <w:pStyle w:val="CellBody"/>
              <w:numPr>
                <w:ilvl w:val="0"/>
                <w:numId w:val="139"/>
              </w:numPr>
              <w:rPr>
                <w:rFonts w:ascii="Times New Roman" w:hAnsi="Times New Roman"/>
                <w:color w:val="auto"/>
              </w:rPr>
            </w:pPr>
            <w:r>
              <w:rPr>
                <w:rFonts w:cs="Times"/>
                <w:color w:val="auto"/>
                <w:szCs w:val="24"/>
              </w:rPr>
              <w:t xml:space="preserve">Verify that able to perform the initial configurations (password settings) </w:t>
            </w:r>
            <w:r w:rsidR="00592E7F">
              <w:rPr>
                <w:rFonts w:cs="Times"/>
                <w:color w:val="auto"/>
                <w:szCs w:val="24"/>
              </w:rPr>
              <w:t>for the Controller using internet browser</w:t>
            </w:r>
          </w:p>
        </w:tc>
        <w:tc>
          <w:tcPr>
            <w:tcW w:w="2070" w:type="dxa"/>
            <w:tcBorders>
              <w:top w:val="single" w:sz="6" w:space="0" w:color="auto"/>
              <w:left w:val="single" w:sz="4" w:space="0" w:color="auto"/>
              <w:bottom w:val="single" w:sz="4" w:space="0" w:color="auto"/>
              <w:right w:val="single" w:sz="4" w:space="0" w:color="auto"/>
            </w:tcBorders>
          </w:tcPr>
          <w:p w14:paraId="5AAF7DE2" w14:textId="77777777" w:rsidR="00B917AF" w:rsidRDefault="00B917AF" w:rsidP="002273AE">
            <w:pPr>
              <w:pStyle w:val="CellBody"/>
              <w:rPr>
                <w:rFonts w:ascii="Times New Roman" w:hAnsi="Times New Roman"/>
                <w:color w:val="auto"/>
              </w:rPr>
            </w:pPr>
          </w:p>
        </w:tc>
      </w:tr>
      <w:tr w:rsidR="00B917AF" w14:paraId="6B87DA94" w14:textId="77777777" w:rsidTr="002273A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0A7AC3F" w14:textId="77777777" w:rsidR="00B917AF" w:rsidRDefault="00B917AF" w:rsidP="002273AE">
            <w:pPr>
              <w:pStyle w:val="CellBody"/>
            </w:pPr>
            <w:r>
              <w:t>Comments:</w:t>
            </w:r>
          </w:p>
        </w:tc>
      </w:tr>
    </w:tbl>
    <w:p w14:paraId="77D26E35" w14:textId="76104564" w:rsidR="00B917AF" w:rsidRDefault="00B917AF" w:rsidP="00154A21"/>
    <w:p w14:paraId="6750C623" w14:textId="0633EFDA" w:rsidR="00154A21" w:rsidRDefault="00154A21" w:rsidP="00B83EB3"/>
    <w:p w14:paraId="1A4635F0" w14:textId="77777777" w:rsidR="00B20F93" w:rsidRDefault="00B20F93" w:rsidP="00B20F93"/>
    <w:p w14:paraId="128FF2A2" w14:textId="7563DAE4" w:rsidR="00B20F93" w:rsidRDefault="00B20F93">
      <w:pPr>
        <w:pStyle w:val="SectL2"/>
        <w:numPr>
          <w:ilvl w:val="1"/>
          <w:numId w:val="173"/>
        </w:numPr>
        <w:spacing w:after="120"/>
        <w:pPrChange w:id="3036" w:author="Jindal, Deepak [AUTOSOL/PWS/NOIDA]" w:date="2022-06-09T22:18:00Z">
          <w:pPr>
            <w:pStyle w:val="SectL2"/>
            <w:numPr>
              <w:ilvl w:val="1"/>
              <w:numId w:val="6"/>
            </w:numPr>
            <w:tabs>
              <w:tab w:val="clear" w:pos="1080"/>
            </w:tabs>
            <w:spacing w:after="120"/>
            <w:ind w:left="0" w:firstLine="851"/>
          </w:pPr>
        </w:pPrChange>
      </w:pPr>
      <w:r w:rsidRPr="000778CE">
        <w:rPr>
          <w:color w:val="auto"/>
        </w:rPr>
        <w:t xml:space="preserve"> </w:t>
      </w:r>
      <w:bookmarkStart w:id="3037" w:name="_Toc102474387"/>
      <w:bookmarkStart w:id="3038" w:name="_Toc108469871"/>
      <w:r w:rsidR="00194237">
        <w:rPr>
          <w:color w:val="auto"/>
        </w:rPr>
        <w:t>S</w:t>
      </w:r>
      <w:r w:rsidRPr="002614E5">
        <w:t>ecurity</w:t>
      </w:r>
      <w:bookmarkEnd w:id="3037"/>
      <w:r w:rsidR="00194237">
        <w:t xml:space="preserve"> testing</w:t>
      </w:r>
      <w:bookmarkEnd w:id="3038"/>
      <w:r w:rsidR="00194237">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B20F93" w:rsidRPr="00515527" w14:paraId="3ED0E18D"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75BFE67" w14:textId="77777777" w:rsidR="00B20F93" w:rsidRDefault="00B20F93" w:rsidP="007712E9">
            <w:pPr>
              <w:pStyle w:val="CellBody"/>
              <w:jc w:val="center"/>
              <w:rPr>
                <w:b/>
              </w:rPr>
            </w:pPr>
            <w:r>
              <w:rPr>
                <w:b/>
              </w:rPr>
              <w:t>SRF Notes</w:t>
            </w:r>
          </w:p>
          <w:p w14:paraId="4AF2F7F3" w14:textId="77777777" w:rsidR="00B20F93" w:rsidRPr="003B1692" w:rsidRDefault="00B20F93" w:rsidP="00B20F93">
            <w:r>
              <w:t>This SRF satisfies security requirements of IEC 62443 4-2 SL1, each requirement is described in section 15.</w:t>
            </w:r>
          </w:p>
          <w:p w14:paraId="0349BC7E" w14:textId="77777777" w:rsidR="00B20F93" w:rsidRPr="00A641EE" w:rsidRDefault="00B20F93" w:rsidP="007712E9">
            <w:pPr>
              <w:pStyle w:val="CellBody"/>
              <w:rPr>
                <w:b/>
              </w:rPr>
            </w:pPr>
          </w:p>
        </w:tc>
      </w:tr>
      <w:tr w:rsidR="00B20F93" w:rsidRPr="003A700C" w14:paraId="65FB66B0"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E69A568" w14:textId="366EC4D8" w:rsidR="00B20F93" w:rsidRPr="00DE64F1" w:rsidRDefault="00B20F93">
            <w:pPr>
              <w:pStyle w:val="SectL2"/>
              <w:numPr>
                <w:ilvl w:val="2"/>
                <w:numId w:val="173"/>
              </w:numPr>
              <w:spacing w:after="120"/>
              <w:rPr>
                <w:rFonts w:ascii="Times" w:hAnsi="Times" w:cs="Times"/>
                <w:sz w:val="24"/>
                <w:szCs w:val="24"/>
              </w:rPr>
              <w:pPrChange w:id="3039" w:author="Jindal, Deepak [AUTOSOL/PWS/NOIDA]" w:date="2022-06-09T22:18:00Z">
                <w:pPr>
                  <w:pStyle w:val="SectL2"/>
                  <w:numPr>
                    <w:ilvl w:val="2"/>
                    <w:numId w:val="6"/>
                  </w:numPr>
                  <w:tabs>
                    <w:tab w:val="clear" w:pos="1080"/>
                  </w:tabs>
                  <w:spacing w:after="120"/>
                  <w:ind w:left="0" w:firstLine="0"/>
                </w:pPr>
              </w:pPrChange>
            </w:pPr>
            <w:bookmarkStart w:id="3040" w:name="_Toc102405992"/>
            <w:bookmarkStart w:id="3041" w:name="_Toc102474032"/>
            <w:bookmarkStart w:id="3042" w:name="_Toc102474388"/>
            <w:bookmarkStart w:id="3043" w:name="_Toc102474443"/>
            <w:bookmarkStart w:id="3044" w:name="_Toc102474514"/>
            <w:bookmarkStart w:id="3045" w:name="_Toc105769691"/>
            <w:bookmarkStart w:id="3046" w:name="_Toc105844669"/>
            <w:bookmarkStart w:id="3047" w:name="_Toc105845244"/>
            <w:bookmarkStart w:id="3048" w:name="_Toc105848946"/>
            <w:bookmarkStart w:id="3049" w:name="_Toc108469390"/>
            <w:bookmarkStart w:id="3050" w:name="_Toc108469872"/>
            <w:r w:rsidRPr="00DE64F1">
              <w:rPr>
                <w:rFonts w:ascii="Times" w:hAnsi="Times" w:cs="Times"/>
                <w:color w:val="auto"/>
                <w:sz w:val="24"/>
                <w:szCs w:val="24"/>
              </w:rPr>
              <w:t xml:space="preserve">Test : </w:t>
            </w:r>
            <w:r w:rsidR="004E5C07" w:rsidRPr="00592E7F">
              <w:rPr>
                <w:rFonts w:ascii="Times" w:hAnsi="Times" w:cs="Times"/>
                <w:b w:val="0"/>
                <w:bCs/>
                <w:color w:val="auto"/>
                <w:sz w:val="24"/>
                <w:szCs w:val="24"/>
              </w:rPr>
              <w:t>Verification of security requirements of IEC 62443 4-2 SL1</w:t>
            </w:r>
            <w:bookmarkEnd w:id="3040"/>
            <w:bookmarkEnd w:id="3041"/>
            <w:bookmarkEnd w:id="3042"/>
            <w:bookmarkEnd w:id="3043"/>
            <w:bookmarkEnd w:id="3044"/>
            <w:bookmarkEnd w:id="3045"/>
            <w:bookmarkEnd w:id="3046"/>
            <w:bookmarkEnd w:id="3047"/>
            <w:bookmarkEnd w:id="3048"/>
            <w:bookmarkEnd w:id="3049"/>
            <w:bookmarkEnd w:id="3050"/>
          </w:p>
        </w:tc>
      </w:tr>
      <w:tr w:rsidR="00B20F93" w14:paraId="6AB80E22"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89F5AF4" w14:textId="77777777" w:rsidR="00B20F93" w:rsidRDefault="00B20F93"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4714DDC" w14:textId="77777777" w:rsidR="00B20F93" w:rsidRDefault="00B20F93"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9C4B747" w14:textId="77777777" w:rsidR="00B20F93" w:rsidRDefault="00B20F93" w:rsidP="007712E9">
            <w:pPr>
              <w:pStyle w:val="CellBody"/>
              <w:rPr>
                <w:rFonts w:ascii="Times New Roman" w:hAnsi="Times New Roman"/>
                <w:color w:val="auto"/>
              </w:rPr>
            </w:pPr>
            <w:r>
              <w:rPr>
                <w:rFonts w:ascii="Times New Roman" w:hAnsi="Times New Roman"/>
                <w:color w:val="auto"/>
              </w:rPr>
              <w:t xml:space="preserve"> </w:t>
            </w:r>
          </w:p>
        </w:tc>
      </w:tr>
      <w:tr w:rsidR="00B20F93" w14:paraId="5E1790F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2032B68" w14:textId="24BCCAFE" w:rsidR="00B20F93" w:rsidRDefault="00592E7F" w:rsidP="00BA7962">
            <w:pPr>
              <w:pStyle w:val="CellBody"/>
              <w:numPr>
                <w:ilvl w:val="0"/>
                <w:numId w:val="49"/>
              </w:numPr>
              <w:rPr>
                <w:rFonts w:ascii="Times New Roman" w:hAnsi="Times New Roman"/>
                <w:color w:val="auto"/>
              </w:rPr>
            </w:pPr>
            <w:r>
              <w:t xml:space="preserve">Refer </w:t>
            </w:r>
            <w:r w:rsidR="000537E8">
              <w:t xml:space="preserve">section 5.10 for </w:t>
            </w:r>
            <w:r w:rsidR="000537E8" w:rsidRPr="00592E7F">
              <w:rPr>
                <w:rFonts w:cs="Times"/>
                <w:bCs/>
                <w:color w:val="auto"/>
                <w:szCs w:val="24"/>
              </w:rPr>
              <w:t>IEC 62443 4-2 SL1</w:t>
            </w:r>
            <w:r w:rsidR="000537E8">
              <w:rPr>
                <w:rFonts w:cs="Times"/>
                <w:bCs/>
                <w:color w:val="auto"/>
                <w:szCs w:val="24"/>
              </w:rPr>
              <w:t xml:space="preserve"> testing</w:t>
            </w:r>
          </w:p>
        </w:tc>
        <w:tc>
          <w:tcPr>
            <w:tcW w:w="2070" w:type="dxa"/>
            <w:tcBorders>
              <w:top w:val="single" w:sz="6" w:space="0" w:color="auto"/>
              <w:left w:val="single" w:sz="4" w:space="0" w:color="auto"/>
              <w:bottom w:val="single" w:sz="4" w:space="0" w:color="auto"/>
              <w:right w:val="single" w:sz="4" w:space="0" w:color="auto"/>
            </w:tcBorders>
          </w:tcPr>
          <w:p w14:paraId="3EA514B1" w14:textId="681DD096" w:rsidR="00B20F93" w:rsidRDefault="002614E5" w:rsidP="007712E9">
            <w:pPr>
              <w:pStyle w:val="CellBody"/>
              <w:rPr>
                <w:rFonts w:ascii="Times New Roman" w:hAnsi="Times New Roman"/>
                <w:color w:val="auto"/>
              </w:rPr>
            </w:pPr>
            <w:r>
              <w:rPr>
                <w:rFonts w:ascii="Times New Roman" w:hAnsi="Times New Roman"/>
                <w:color w:val="auto"/>
              </w:rPr>
              <w:t xml:space="preserve">P/F/F#/NA:  </w:t>
            </w:r>
          </w:p>
        </w:tc>
      </w:tr>
      <w:tr w:rsidR="00592E7F" w14:paraId="523B5C6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920EBDB" w14:textId="325679D0" w:rsidR="00592E7F" w:rsidRDefault="00592E7F" w:rsidP="00592E7F">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0F051D22" w14:textId="5799C378" w:rsidR="00592E7F" w:rsidRDefault="00592E7F" w:rsidP="00592E7F">
            <w:pPr>
              <w:pStyle w:val="CellBody"/>
              <w:rPr>
                <w:rFonts w:ascii="Times New Roman" w:hAnsi="Times New Roman"/>
                <w:color w:val="auto"/>
              </w:rPr>
            </w:pPr>
            <w:r>
              <w:rPr>
                <w:rFonts w:ascii="Times New Roman" w:hAnsi="Times New Roman"/>
                <w:color w:val="auto"/>
              </w:rPr>
              <w:t xml:space="preserve">P/F/F#/NA:  </w:t>
            </w:r>
          </w:p>
        </w:tc>
      </w:tr>
      <w:tr w:rsidR="00592E7F" w14:paraId="23FE7249"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A546DA0" w14:textId="77777777" w:rsidR="00592E7F" w:rsidRDefault="00592E7F" w:rsidP="00592E7F">
            <w:pPr>
              <w:pStyle w:val="CellBody"/>
            </w:pPr>
            <w:r>
              <w:t>Comments:</w:t>
            </w:r>
          </w:p>
        </w:tc>
      </w:tr>
    </w:tbl>
    <w:p w14:paraId="73732838" w14:textId="77777777" w:rsidR="00B20F93" w:rsidRDefault="00B20F93" w:rsidP="00B20F93"/>
    <w:p w14:paraId="29532401" w14:textId="759906F0" w:rsidR="00C874B3" w:rsidRDefault="00C874B3" w:rsidP="00B20F93"/>
    <w:p w14:paraId="0AAC1775" w14:textId="77777777" w:rsidR="00C874B3" w:rsidRDefault="00C874B3" w:rsidP="00B20F93"/>
    <w:p w14:paraId="72882E23" w14:textId="40D33CA6" w:rsidR="00B20F93" w:rsidRDefault="00B20F93">
      <w:pPr>
        <w:pStyle w:val="SectL2"/>
        <w:numPr>
          <w:ilvl w:val="1"/>
          <w:numId w:val="173"/>
        </w:numPr>
        <w:spacing w:after="120"/>
        <w:pPrChange w:id="3051" w:author="Jindal, Deepak [AUTOSOL/PWS/NOIDA]" w:date="2022-06-09T22:18:00Z">
          <w:pPr>
            <w:pStyle w:val="SectL2"/>
            <w:numPr>
              <w:ilvl w:val="1"/>
              <w:numId w:val="6"/>
            </w:numPr>
            <w:tabs>
              <w:tab w:val="clear" w:pos="1080"/>
            </w:tabs>
            <w:spacing w:after="120"/>
            <w:ind w:left="0" w:firstLine="851"/>
          </w:pPr>
        </w:pPrChange>
      </w:pPr>
      <w:r w:rsidRPr="000778CE">
        <w:rPr>
          <w:color w:val="auto"/>
        </w:rPr>
        <w:t xml:space="preserve"> </w:t>
      </w:r>
      <w:bookmarkStart w:id="3052" w:name="_Toc102474389"/>
      <w:bookmarkStart w:id="3053" w:name="_Toc108469873"/>
      <w:r>
        <w:t>Documentation</w:t>
      </w:r>
      <w:bookmarkEnd w:id="3052"/>
      <w:bookmarkEnd w:id="3053"/>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B20F93" w:rsidRPr="00515527" w14:paraId="2ED71418"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D5EFBA9" w14:textId="77777777" w:rsidR="00B20F93" w:rsidRDefault="00B20F93" w:rsidP="007712E9">
            <w:pPr>
              <w:pStyle w:val="CellBody"/>
              <w:jc w:val="center"/>
              <w:rPr>
                <w:b/>
              </w:rPr>
            </w:pPr>
            <w:r>
              <w:rPr>
                <w:b/>
              </w:rPr>
              <w:t>SRF Notes</w:t>
            </w:r>
          </w:p>
          <w:p w14:paraId="4DA68C18" w14:textId="77777777" w:rsidR="00B20F93" w:rsidRDefault="00B20F93" w:rsidP="00B20F93">
            <w:r>
              <w:t>User manual(s) shall be developed to assist the user in the operation of the Standalone Controller &amp; Tools.</w:t>
            </w:r>
          </w:p>
          <w:p w14:paraId="095958FA" w14:textId="77777777" w:rsidR="00B20F93" w:rsidRDefault="00B20F93" w:rsidP="00B20F93"/>
          <w:p w14:paraId="1177752E" w14:textId="43B723A5" w:rsidR="00B20F93" w:rsidRPr="00A641EE" w:rsidRDefault="00B20F93" w:rsidP="00B20F93">
            <w:pPr>
              <w:pStyle w:val="CellBody"/>
              <w:rPr>
                <w:b/>
              </w:rPr>
            </w:pPr>
            <w:r w:rsidRPr="000E0679">
              <w:rPr>
                <w:rFonts w:ascii="Times New Roman" w:hAnsi="Times New Roman"/>
                <w:noProof w:val="0"/>
                <w:color w:val="auto"/>
                <w:sz w:val="20"/>
              </w:rPr>
              <w:t>A final list of documentation requirements will be developed with the Technical Writing group during implementation.</w:t>
            </w:r>
          </w:p>
        </w:tc>
      </w:tr>
      <w:tr w:rsidR="00B20F93" w:rsidRPr="003A700C" w14:paraId="5A6BA2FF"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C2AA0E8" w14:textId="7D320974" w:rsidR="00B20F93" w:rsidRPr="00DE64F1" w:rsidRDefault="00B20F93">
            <w:pPr>
              <w:pStyle w:val="SectL2"/>
              <w:numPr>
                <w:ilvl w:val="2"/>
                <w:numId w:val="173"/>
              </w:numPr>
              <w:spacing w:after="120"/>
              <w:rPr>
                <w:rFonts w:ascii="Times" w:hAnsi="Times" w:cs="Times"/>
                <w:sz w:val="24"/>
                <w:szCs w:val="24"/>
              </w:rPr>
              <w:pPrChange w:id="3054" w:author="Jindal, Deepak [AUTOSOL/PWS/NOIDA]" w:date="2022-06-09T22:18:00Z">
                <w:pPr>
                  <w:pStyle w:val="SectL2"/>
                  <w:numPr>
                    <w:ilvl w:val="2"/>
                    <w:numId w:val="6"/>
                  </w:numPr>
                  <w:tabs>
                    <w:tab w:val="clear" w:pos="1080"/>
                  </w:tabs>
                  <w:spacing w:after="120"/>
                  <w:ind w:left="0" w:firstLine="0"/>
                </w:pPr>
              </w:pPrChange>
            </w:pPr>
            <w:bookmarkStart w:id="3055" w:name="_Toc102405994"/>
            <w:bookmarkStart w:id="3056" w:name="_Toc102474034"/>
            <w:bookmarkStart w:id="3057" w:name="_Toc102474390"/>
            <w:bookmarkStart w:id="3058" w:name="_Toc102474445"/>
            <w:bookmarkStart w:id="3059" w:name="_Toc102474516"/>
            <w:bookmarkStart w:id="3060" w:name="_Toc105769693"/>
            <w:bookmarkStart w:id="3061" w:name="_Toc105844671"/>
            <w:bookmarkStart w:id="3062" w:name="_Toc105845246"/>
            <w:bookmarkStart w:id="3063" w:name="_Toc105848948"/>
            <w:bookmarkStart w:id="3064" w:name="_Toc108469392"/>
            <w:bookmarkStart w:id="3065" w:name="_Toc108469874"/>
            <w:r w:rsidRPr="00DE64F1">
              <w:rPr>
                <w:rFonts w:ascii="Times" w:hAnsi="Times" w:cs="Times"/>
                <w:color w:val="auto"/>
                <w:sz w:val="24"/>
                <w:szCs w:val="24"/>
              </w:rPr>
              <w:t xml:space="preserve">Test : </w:t>
            </w:r>
            <w:bookmarkEnd w:id="3055"/>
            <w:bookmarkEnd w:id="3056"/>
            <w:bookmarkEnd w:id="3057"/>
            <w:bookmarkEnd w:id="3058"/>
            <w:bookmarkEnd w:id="3059"/>
            <w:r w:rsidR="00592E7F" w:rsidRPr="00100A62">
              <w:rPr>
                <w:rFonts w:ascii="Times" w:hAnsi="Times" w:cs="Times"/>
                <w:color w:val="auto"/>
                <w:sz w:val="24"/>
                <w:szCs w:val="24"/>
              </w:rPr>
              <w:t>To be discussed</w:t>
            </w:r>
            <w:r w:rsidR="00100A62">
              <w:rPr>
                <w:rFonts w:ascii="Times" w:hAnsi="Times" w:cs="Times"/>
                <w:color w:val="auto"/>
                <w:sz w:val="24"/>
                <w:szCs w:val="24"/>
              </w:rPr>
              <w:t xml:space="preserve"> with documentation team</w:t>
            </w:r>
            <w:bookmarkEnd w:id="3060"/>
            <w:bookmarkEnd w:id="3061"/>
            <w:bookmarkEnd w:id="3062"/>
            <w:bookmarkEnd w:id="3063"/>
            <w:bookmarkEnd w:id="3064"/>
            <w:bookmarkEnd w:id="3065"/>
          </w:p>
        </w:tc>
      </w:tr>
      <w:tr w:rsidR="00B20F93" w14:paraId="27BB534D"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E58EBBF" w14:textId="77777777" w:rsidR="00B20F93" w:rsidRDefault="00B20F93"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458F9CB" w14:textId="77777777" w:rsidR="00B20F93" w:rsidRDefault="00B20F93"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473C0E1" w14:textId="77777777" w:rsidR="00B20F93" w:rsidRDefault="00B20F93" w:rsidP="007712E9">
            <w:pPr>
              <w:pStyle w:val="CellBody"/>
              <w:rPr>
                <w:rFonts w:ascii="Times New Roman" w:hAnsi="Times New Roman"/>
                <w:color w:val="auto"/>
              </w:rPr>
            </w:pPr>
            <w:r>
              <w:rPr>
                <w:rFonts w:ascii="Times New Roman" w:hAnsi="Times New Roman"/>
                <w:color w:val="auto"/>
              </w:rPr>
              <w:t xml:space="preserve"> </w:t>
            </w:r>
          </w:p>
        </w:tc>
      </w:tr>
      <w:tr w:rsidR="0052212A" w14:paraId="6D68A82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8778976" w14:textId="77777777" w:rsidR="0052212A" w:rsidRDefault="0052212A" w:rsidP="0052212A">
            <w:pPr>
              <w:pStyle w:val="CellBody"/>
              <w:rPr>
                <w:rFonts w:ascii="Times New Roman" w:hAnsi="Times New Roman"/>
                <w:color w:val="auto"/>
              </w:rPr>
            </w:pPr>
            <w:r>
              <w:rPr>
                <w:rFonts w:ascii="Times New Roman" w:hAnsi="Times New Roman"/>
                <w:color w:val="auto"/>
              </w:rPr>
              <w:t>a)</w:t>
            </w:r>
          </w:p>
        </w:tc>
        <w:tc>
          <w:tcPr>
            <w:tcW w:w="2070" w:type="dxa"/>
            <w:tcBorders>
              <w:top w:val="single" w:sz="6" w:space="0" w:color="auto"/>
              <w:left w:val="single" w:sz="4" w:space="0" w:color="auto"/>
              <w:bottom w:val="single" w:sz="4" w:space="0" w:color="auto"/>
              <w:right w:val="single" w:sz="4" w:space="0" w:color="auto"/>
            </w:tcBorders>
          </w:tcPr>
          <w:p w14:paraId="7CE1618F" w14:textId="3C709911"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0E70CD0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307CE16" w14:textId="77777777" w:rsidR="0052212A" w:rsidRDefault="0052212A" w:rsidP="0052212A">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D7A0DD1" w14:textId="46ACEF2D"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B20F93" w14:paraId="7A67BF6C"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875CDE0" w14:textId="77777777" w:rsidR="00B20F93" w:rsidRDefault="00B20F93" w:rsidP="007712E9">
            <w:pPr>
              <w:pStyle w:val="CellBody"/>
            </w:pPr>
            <w:r>
              <w:t>Comments:</w:t>
            </w:r>
          </w:p>
        </w:tc>
      </w:tr>
    </w:tbl>
    <w:p w14:paraId="01098ACF" w14:textId="49B9FFB1" w:rsidR="00B20F93" w:rsidRDefault="00B20F93">
      <w:pPr>
        <w:pStyle w:val="SectL2"/>
        <w:numPr>
          <w:ilvl w:val="1"/>
          <w:numId w:val="173"/>
        </w:numPr>
        <w:spacing w:after="120"/>
        <w:pPrChange w:id="3066" w:author="Jindal, Deepak [AUTOSOL/PWS/NOIDA]" w:date="2022-06-09T22:18:00Z">
          <w:pPr>
            <w:pStyle w:val="SectL2"/>
            <w:numPr>
              <w:ilvl w:val="1"/>
              <w:numId w:val="6"/>
            </w:numPr>
            <w:tabs>
              <w:tab w:val="clear" w:pos="1080"/>
            </w:tabs>
            <w:spacing w:after="120"/>
            <w:ind w:left="0" w:firstLine="851"/>
          </w:pPr>
        </w:pPrChange>
      </w:pPr>
      <w:r w:rsidRPr="000778CE">
        <w:rPr>
          <w:color w:val="auto"/>
        </w:rPr>
        <w:lastRenderedPageBreak/>
        <w:t xml:space="preserve"> </w:t>
      </w:r>
      <w:bookmarkStart w:id="3067" w:name="_Toc102474391"/>
      <w:bookmarkStart w:id="3068" w:name="_Toc108469875"/>
      <w:r w:rsidR="00194237">
        <w:rPr>
          <w:color w:val="auto"/>
        </w:rPr>
        <w:t xml:space="preserve">Testing </w:t>
      </w:r>
      <w:r>
        <w:t>Functional Specification</w:t>
      </w:r>
      <w:bookmarkEnd w:id="3067"/>
      <w:bookmarkEnd w:id="3068"/>
    </w:p>
    <w:p w14:paraId="7170A04D" w14:textId="094EAEFB" w:rsidR="00B20F93" w:rsidRPr="00AD33AF" w:rsidRDefault="00B20F93">
      <w:pPr>
        <w:pStyle w:val="SectL2"/>
        <w:numPr>
          <w:ilvl w:val="2"/>
          <w:numId w:val="173"/>
        </w:numPr>
        <w:spacing w:after="120"/>
        <w:pPrChange w:id="3069" w:author="Jindal, Deepak [AUTOSOL/PWS/NOIDA]" w:date="2022-06-09T22:18:00Z">
          <w:pPr>
            <w:pStyle w:val="SectL2"/>
            <w:numPr>
              <w:ilvl w:val="2"/>
              <w:numId w:val="6"/>
            </w:numPr>
            <w:tabs>
              <w:tab w:val="clear" w:pos="1080"/>
            </w:tabs>
            <w:spacing w:after="120"/>
            <w:ind w:left="0" w:firstLine="0"/>
          </w:pPr>
        </w:pPrChange>
      </w:pPr>
      <w:bookmarkStart w:id="3070" w:name="_Toc102474036"/>
      <w:bookmarkStart w:id="3071" w:name="_Toc102474392"/>
      <w:bookmarkStart w:id="3072" w:name="_Toc102474447"/>
      <w:bookmarkStart w:id="3073" w:name="_Toc102474518"/>
      <w:bookmarkStart w:id="3074" w:name="_Toc105769695"/>
      <w:bookmarkStart w:id="3075" w:name="_Toc105844673"/>
      <w:bookmarkStart w:id="3076" w:name="_Toc108469394"/>
      <w:bookmarkStart w:id="3077" w:name="_Toc108469876"/>
      <w:r>
        <w:t>Controller</w:t>
      </w:r>
      <w:bookmarkEnd w:id="3070"/>
      <w:bookmarkEnd w:id="3071"/>
      <w:bookmarkEnd w:id="3072"/>
      <w:bookmarkEnd w:id="3073"/>
      <w:bookmarkEnd w:id="3074"/>
      <w:bookmarkEnd w:id="3075"/>
      <w:bookmarkEnd w:id="3076"/>
      <w:bookmarkEnd w:id="3077"/>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B20F93" w:rsidRPr="00515527" w14:paraId="5E34CEDA"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8C2A1B6" w14:textId="77777777" w:rsidR="00B20F93" w:rsidRDefault="00B20F93" w:rsidP="007712E9">
            <w:pPr>
              <w:pStyle w:val="CellBody"/>
              <w:jc w:val="center"/>
              <w:rPr>
                <w:b/>
              </w:rPr>
            </w:pPr>
            <w:r>
              <w:rPr>
                <w:b/>
              </w:rPr>
              <w:t xml:space="preserve">SRF Notes </w:t>
            </w:r>
          </w:p>
          <w:p w14:paraId="6EFA7F2B" w14:textId="77777777" w:rsidR="00B20F93" w:rsidRDefault="00B20F93" w:rsidP="00B20F93">
            <w:r>
              <w:t>The controller source code (common) will be updated to run in a standalone fashion depending on a new configuration file parameter set by Developer’s Studio.  The controller code that will accept this type of change will be for the OCC100, OCR3000, OMC100. [Source Req 1.1]</w:t>
            </w:r>
          </w:p>
          <w:p w14:paraId="1AED82B1" w14:textId="77777777" w:rsidR="00B20F93" w:rsidRDefault="00B20F93" w:rsidP="00B20F93"/>
          <w:p w14:paraId="24BB93B3" w14:textId="77777777" w:rsidR="00B20F93" w:rsidRDefault="00B20F93" w:rsidP="00B20F93">
            <w:r>
              <w:t>To not have explicit networking requirements for a controller pair, the standalone controllers will not communicate DDBs (Dynamic Data Blocks) to each other over the network.  All communications will occur over the backplane.  If the controllers communicated over a network, it is possible that DDBs would interfere with each other. [Source Req 1.11]</w:t>
            </w:r>
          </w:p>
          <w:p w14:paraId="4B1DF3DF" w14:textId="77777777" w:rsidR="00B20F93" w:rsidRDefault="00B20F93" w:rsidP="00B20F93"/>
          <w:p w14:paraId="5721948B" w14:textId="77777777" w:rsidR="00B20F93" w:rsidRDefault="00B20F93" w:rsidP="00B20F93">
            <w:r>
              <w:t xml:space="preserve">No changes in the controller code will be required to handle the maximum number of points. This is currently done via a configuration parameter set by Developer’s Studio. </w:t>
            </w:r>
          </w:p>
          <w:p w14:paraId="3E4C6CDE" w14:textId="77777777" w:rsidR="00B20F93" w:rsidRDefault="00B20F93" w:rsidP="00B20F93">
            <w:r>
              <w:t>[Source Req. 1.2]</w:t>
            </w:r>
          </w:p>
          <w:p w14:paraId="14F9485C" w14:textId="77777777" w:rsidR="00B20F93" w:rsidRDefault="00B20F93" w:rsidP="00B20F93"/>
          <w:p w14:paraId="3A599E61" w14:textId="77777777" w:rsidR="00B20F93" w:rsidRDefault="00B20F93" w:rsidP="00B20F93">
            <w:r>
              <w:t>The controller code will handle storing a predefined list of files/folders from the standalone tools.  These files will include things like the database, licensing files, control sheets, graphics, etc.  It will be everything needed to engineer and operate the standalone controller, (except for the software applications themselves). [Source Req 1.3]</w:t>
            </w:r>
          </w:p>
          <w:p w14:paraId="1B1DC87B" w14:textId="77777777" w:rsidR="00B20F93" w:rsidRDefault="00B20F93" w:rsidP="00B20F93"/>
          <w:p w14:paraId="60A0D6F8" w14:textId="7A6FE474" w:rsidR="00B20F93" w:rsidRDefault="00B20F93" w:rsidP="00B20F93">
            <w:r>
              <w:t xml:space="preserve">When the controller is running in a redundant configuration, it will send the configuration files to the backup controller so that the files are available for runtime use (operator graphics, signal diagrams, </w:t>
            </w:r>
            <w:r w:rsidR="00654D6F">
              <w:t>etc.</w:t>
            </w:r>
            <w:r>
              <w:t>) if the primary controller becomes offline.  [Source Req 1.4]</w:t>
            </w:r>
          </w:p>
          <w:p w14:paraId="1563E274" w14:textId="77777777" w:rsidR="00B20F93" w:rsidRDefault="00B20F93" w:rsidP="00B20F93"/>
          <w:p w14:paraId="33F3475F" w14:textId="77777777" w:rsidR="00B20F93" w:rsidRDefault="00B20F93" w:rsidP="00B20F93">
            <w:r>
              <w:t>All algorithms will be supported with the exception [Source Req 1.5]:</w:t>
            </w:r>
          </w:p>
          <w:p w14:paraId="1705C914" w14:textId="77777777" w:rsidR="00B20F93" w:rsidRDefault="00B20F93" w:rsidP="00E82BA1">
            <w:pPr>
              <w:pStyle w:val="ListParagraph"/>
              <w:numPr>
                <w:ilvl w:val="0"/>
                <w:numId w:val="13"/>
              </w:numPr>
              <w:spacing w:before="200" w:after="200" w:line="276" w:lineRule="auto"/>
            </w:pPr>
            <w:r>
              <w:t>SIS algorithms</w:t>
            </w:r>
          </w:p>
          <w:p w14:paraId="53FFB545" w14:textId="77777777" w:rsidR="00B20F93" w:rsidRDefault="00B20F93" w:rsidP="00E82BA1">
            <w:pPr>
              <w:pStyle w:val="ListParagraph"/>
              <w:numPr>
                <w:ilvl w:val="0"/>
                <w:numId w:val="13"/>
              </w:numPr>
              <w:spacing w:before="200" w:after="200" w:line="276" w:lineRule="auto"/>
            </w:pPr>
            <w:r>
              <w:t xml:space="preserve">Fieldbus algorithms </w:t>
            </w:r>
          </w:p>
          <w:p w14:paraId="13D9E9F7" w14:textId="77777777" w:rsidR="00B20F93" w:rsidRDefault="00B20F93" w:rsidP="00E82BA1">
            <w:pPr>
              <w:pStyle w:val="ListParagraph"/>
              <w:numPr>
                <w:ilvl w:val="0"/>
                <w:numId w:val="13"/>
              </w:numPr>
              <w:spacing w:before="200" w:after="200" w:line="276" w:lineRule="auto"/>
            </w:pPr>
            <w:proofErr w:type="spellStart"/>
            <w:r>
              <w:t>Persisval</w:t>
            </w:r>
            <w:proofErr w:type="spellEnd"/>
            <w:r>
              <w:t xml:space="preserve"> algorithm (this requires a database server)</w:t>
            </w:r>
          </w:p>
          <w:p w14:paraId="29F170AA" w14:textId="77777777" w:rsidR="00B20F93" w:rsidRDefault="00B20F93" w:rsidP="00B20F93">
            <w:r>
              <w:t>Algorithm templates/symbols will need to be stored on the controller so that when an algorithm is patched, the corresponding template files will always be “in-sync” with the patched version of the algorithm.  The tool (database and control builder) will need to use the version of the templates/symbols that were from the controller. [Source Req 1.5]</w:t>
            </w:r>
          </w:p>
          <w:p w14:paraId="2E7BEB9F" w14:textId="77777777" w:rsidR="00B20F93" w:rsidRDefault="00B20F93" w:rsidP="00B20F93"/>
          <w:p w14:paraId="630AFFA3" w14:textId="77777777" w:rsidR="00B20F93" w:rsidRDefault="00B20F93" w:rsidP="00B20F93">
            <w:r>
              <w:t>Controller bumpless transfer will perform the same as in a traditional Ovation system.</w:t>
            </w:r>
          </w:p>
          <w:p w14:paraId="37FDF7FE" w14:textId="77777777" w:rsidR="00B20F93" w:rsidRDefault="00B20F93" w:rsidP="00B20F93"/>
          <w:p w14:paraId="251F94B5" w14:textId="77777777" w:rsidR="00B20F93" w:rsidRDefault="00B20F93" w:rsidP="00B20F93">
            <w:r>
              <w:t>The controller can support secure communications via a Virtual Private Network (VPN).  The controller will implement a VPN natively in controller and will require a router to terminate the other end of the VPN in the remote location (i.e. Control Room). [Source Req 1.10]</w:t>
            </w:r>
          </w:p>
          <w:p w14:paraId="47989787" w14:textId="77777777" w:rsidR="00B20F93" w:rsidRDefault="00B20F93" w:rsidP="00B20F93"/>
          <w:p w14:paraId="43FA0397" w14:textId="77777777" w:rsidR="00B20F93" w:rsidRDefault="00B20F93" w:rsidP="00B20F93">
            <w:r>
              <w:t>The Standalone Tools will support booting a controller from a blank flash (i.e. from the factory) for the initial configuration, or during a re-format of the flash drive during a field troubleshooting process.</w:t>
            </w:r>
          </w:p>
          <w:p w14:paraId="696880C2" w14:textId="77777777" w:rsidR="00B20F93" w:rsidRDefault="00B20F93" w:rsidP="00B20F93"/>
          <w:p w14:paraId="388B9736" w14:textId="5D5595B1" w:rsidR="00B20F93" w:rsidRPr="00B20F93" w:rsidRDefault="00B20F93" w:rsidP="00B20F93">
            <w:r>
              <w:t>The controller will support the standard SSH connection for advanced\field troubleshooting.  In a standard Ovation system, the SSH authentication is done via RADIUS, however for the Standalone Controller, the authentication will be done via the local user account information stored on the controller.  Only users with the Administrator role will be permitted access.  If no account information is available (no user yet created) SSH access to the controller will be denied.</w:t>
            </w:r>
          </w:p>
        </w:tc>
      </w:tr>
      <w:tr w:rsidR="00B20F93" w14:paraId="6553B23D"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AF0720A" w14:textId="0DB76C2E" w:rsidR="00B20F93" w:rsidRPr="003A700C" w:rsidRDefault="00B20F93" w:rsidP="00E82BA1">
            <w:pPr>
              <w:pStyle w:val="CellBody"/>
              <w:numPr>
                <w:ilvl w:val="3"/>
                <w:numId w:val="14"/>
              </w:numPr>
              <w:rPr>
                <w:b/>
              </w:rPr>
            </w:pPr>
            <w:r w:rsidRPr="00AD33AF">
              <w:rPr>
                <w:b/>
              </w:rPr>
              <w:t>Test :</w:t>
            </w:r>
            <w:r>
              <w:rPr>
                <w:b/>
              </w:rPr>
              <w:t xml:space="preserve"> </w:t>
            </w:r>
            <w:r w:rsidR="00603696">
              <w:t xml:space="preserve">Verify </w:t>
            </w:r>
            <w:r w:rsidRPr="00603696">
              <w:t>if</w:t>
            </w:r>
            <w:r w:rsidR="00603696">
              <w:t xml:space="preserve"> able to define &amp; configure supported Controller types using </w:t>
            </w:r>
            <w:r w:rsidR="000E0679" w:rsidRPr="00603696">
              <w:t>Dev</w:t>
            </w:r>
            <w:r w:rsidR="00603696">
              <w:t>eloper</w:t>
            </w:r>
            <w:r w:rsidR="000E0679" w:rsidRPr="00603696">
              <w:t xml:space="preserve"> Studio </w:t>
            </w:r>
            <w:r w:rsidR="00603696">
              <w:t>in a Standalone environment</w:t>
            </w:r>
            <w:r w:rsidR="000E0679" w:rsidRPr="00603696">
              <w:t>.</w:t>
            </w:r>
            <w:r w:rsidR="000E0679">
              <w:t xml:space="preserve"> </w:t>
            </w:r>
          </w:p>
        </w:tc>
      </w:tr>
      <w:tr w:rsidR="00B20F93" w14:paraId="1C7B149E"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6E9A85F" w14:textId="77777777" w:rsidR="00B20F93" w:rsidRDefault="00B20F93"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CED3906" w14:textId="77777777" w:rsidR="00B20F93" w:rsidRDefault="00B20F93"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3B18655" w14:textId="77777777" w:rsidR="00B20F93" w:rsidRDefault="00B20F93" w:rsidP="007712E9">
            <w:pPr>
              <w:pStyle w:val="CellBody"/>
              <w:rPr>
                <w:rFonts w:ascii="Times New Roman" w:hAnsi="Times New Roman"/>
                <w:color w:val="auto"/>
              </w:rPr>
            </w:pPr>
            <w:r>
              <w:rPr>
                <w:rFonts w:ascii="Times New Roman" w:hAnsi="Times New Roman"/>
                <w:color w:val="auto"/>
              </w:rPr>
              <w:t xml:space="preserve"> </w:t>
            </w:r>
          </w:p>
        </w:tc>
      </w:tr>
      <w:tr w:rsidR="00B20F93" w14:paraId="308C310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8D2AB8B" w14:textId="7543101E" w:rsidR="00603696" w:rsidRDefault="00603696" w:rsidP="00BA7962">
            <w:pPr>
              <w:pStyle w:val="CellBody"/>
              <w:numPr>
                <w:ilvl w:val="0"/>
                <w:numId w:val="140"/>
              </w:numPr>
              <w:rPr>
                <w:rFonts w:ascii="Times New Roman" w:hAnsi="Times New Roman"/>
                <w:color w:val="auto"/>
              </w:rPr>
            </w:pPr>
            <w:r>
              <w:rPr>
                <w:rFonts w:ascii="Times New Roman" w:hAnsi="Times New Roman"/>
                <w:color w:val="auto"/>
              </w:rPr>
              <w:lastRenderedPageBreak/>
              <w:t>Open Ovation developer studio using Standlone tools.</w:t>
            </w:r>
          </w:p>
        </w:tc>
        <w:tc>
          <w:tcPr>
            <w:tcW w:w="2070" w:type="dxa"/>
            <w:tcBorders>
              <w:top w:val="single" w:sz="6" w:space="0" w:color="auto"/>
              <w:left w:val="single" w:sz="4" w:space="0" w:color="auto"/>
              <w:bottom w:val="single" w:sz="4" w:space="0" w:color="auto"/>
              <w:right w:val="single" w:sz="4" w:space="0" w:color="auto"/>
            </w:tcBorders>
          </w:tcPr>
          <w:p w14:paraId="050BCB8A" w14:textId="77777777" w:rsidR="00B20F93" w:rsidRDefault="00B20F93" w:rsidP="007712E9">
            <w:pPr>
              <w:pStyle w:val="CellBody"/>
              <w:rPr>
                <w:rFonts w:ascii="Times New Roman" w:hAnsi="Times New Roman"/>
                <w:color w:val="auto"/>
              </w:rPr>
            </w:pPr>
            <w:r>
              <w:rPr>
                <w:rFonts w:ascii="Times New Roman" w:hAnsi="Times New Roman"/>
                <w:color w:val="auto"/>
              </w:rPr>
              <w:t xml:space="preserve">P/F/F#/NA:  </w:t>
            </w:r>
          </w:p>
        </w:tc>
      </w:tr>
      <w:tr w:rsidR="0052212A" w14:paraId="130EBEA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496D91E" w14:textId="5F004F7F" w:rsidR="0052212A" w:rsidRDefault="0052212A" w:rsidP="0052212A">
            <w:pPr>
              <w:pStyle w:val="CellBody"/>
              <w:numPr>
                <w:ilvl w:val="0"/>
                <w:numId w:val="140"/>
              </w:numPr>
              <w:rPr>
                <w:rFonts w:ascii="Times New Roman" w:hAnsi="Times New Roman"/>
                <w:color w:val="auto"/>
              </w:rPr>
            </w:pPr>
            <w:r>
              <w:rPr>
                <w:rFonts w:ascii="Times New Roman" w:hAnsi="Times New Roman"/>
                <w:color w:val="auto"/>
              </w:rPr>
              <w:t xml:space="preserve">Verify if able to define a new simplex Controller using </w:t>
            </w:r>
            <w:r w:rsidRPr="00603696">
              <w:t>Dev</w:t>
            </w:r>
            <w:r>
              <w:t>eloper</w:t>
            </w:r>
            <w:r w:rsidRPr="00603696">
              <w:t xml:space="preserve"> Studio </w:t>
            </w:r>
            <w:r>
              <w:t>in a Standalone environment</w:t>
            </w:r>
            <w:r>
              <w:rPr>
                <w:rFonts w:ascii="Times New Roman" w:hAnsi="Times New Roman"/>
                <w:color w:val="auto"/>
              </w:rPr>
              <w:t xml:space="preserve"> </w:t>
            </w:r>
          </w:p>
        </w:tc>
        <w:tc>
          <w:tcPr>
            <w:tcW w:w="2070" w:type="dxa"/>
            <w:tcBorders>
              <w:top w:val="single" w:sz="6" w:space="0" w:color="auto"/>
              <w:left w:val="single" w:sz="4" w:space="0" w:color="auto"/>
              <w:bottom w:val="single" w:sz="4" w:space="0" w:color="auto"/>
              <w:right w:val="single" w:sz="4" w:space="0" w:color="auto"/>
            </w:tcBorders>
          </w:tcPr>
          <w:p w14:paraId="1A142CFE" w14:textId="33B86662"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2D568E2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50C4750" w14:textId="35206569" w:rsidR="0052212A" w:rsidRDefault="0052212A" w:rsidP="0052212A">
            <w:pPr>
              <w:pStyle w:val="CellBody"/>
              <w:numPr>
                <w:ilvl w:val="0"/>
                <w:numId w:val="140"/>
              </w:numPr>
              <w:rPr>
                <w:rFonts w:ascii="Times New Roman" w:hAnsi="Times New Roman"/>
                <w:color w:val="auto"/>
              </w:rPr>
            </w:pPr>
            <w:r>
              <w:rPr>
                <w:rFonts w:ascii="Times New Roman" w:hAnsi="Times New Roman"/>
                <w:color w:val="auto"/>
              </w:rPr>
              <w:t xml:space="preserve">Verify if able to configure a new Redundant Controller using </w:t>
            </w:r>
            <w:r w:rsidRPr="00603696">
              <w:t>Dev</w:t>
            </w:r>
            <w:r>
              <w:t>eloper</w:t>
            </w:r>
            <w:r w:rsidRPr="00603696">
              <w:t xml:space="preserve"> Studio </w:t>
            </w:r>
            <w:r>
              <w:t>in a Standalone environment</w:t>
            </w:r>
          </w:p>
        </w:tc>
        <w:tc>
          <w:tcPr>
            <w:tcW w:w="2070" w:type="dxa"/>
            <w:tcBorders>
              <w:top w:val="single" w:sz="6" w:space="0" w:color="auto"/>
              <w:left w:val="single" w:sz="4" w:space="0" w:color="auto"/>
              <w:bottom w:val="single" w:sz="4" w:space="0" w:color="auto"/>
              <w:right w:val="single" w:sz="4" w:space="0" w:color="auto"/>
            </w:tcBorders>
          </w:tcPr>
          <w:p w14:paraId="13187BEA" w14:textId="443C836F"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B20F93" w14:paraId="43637C42"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3E7EC5E" w14:textId="77777777" w:rsidR="00B20F93" w:rsidRDefault="00B20F93" w:rsidP="007712E9">
            <w:pPr>
              <w:pStyle w:val="CellBody"/>
            </w:pPr>
            <w:r>
              <w:t>Comments:</w:t>
            </w:r>
          </w:p>
        </w:tc>
      </w:tr>
    </w:tbl>
    <w:p w14:paraId="5AA2CCF6" w14:textId="77777777" w:rsidR="00B20F93" w:rsidRDefault="00B20F93" w:rsidP="00B20F93">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B20F93" w:rsidRPr="003A700C" w14:paraId="6E20AE60"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6E23E04" w14:textId="7D102B83" w:rsidR="00603696" w:rsidRDefault="00B20F93" w:rsidP="00603696">
            <w:pPr>
              <w:pStyle w:val="CellBody"/>
              <w:numPr>
                <w:ilvl w:val="3"/>
                <w:numId w:val="14"/>
              </w:numPr>
              <w:rPr>
                <w:b/>
              </w:rPr>
            </w:pPr>
            <w:r w:rsidRPr="00AD33AF">
              <w:rPr>
                <w:b/>
              </w:rPr>
              <w:t>Test :</w:t>
            </w:r>
            <w:r>
              <w:rPr>
                <w:b/>
              </w:rPr>
              <w:t xml:space="preserve"> </w:t>
            </w:r>
            <w:r w:rsidR="00603696" w:rsidRPr="00603696">
              <w:rPr>
                <w:bCs/>
              </w:rPr>
              <w:t>Verify maximum number of points</w:t>
            </w:r>
            <w:r w:rsidR="00603696">
              <w:rPr>
                <w:bCs/>
              </w:rPr>
              <w:t xml:space="preserve"> for Controller in Standalone environment</w:t>
            </w:r>
          </w:p>
          <w:p w14:paraId="5F308705" w14:textId="77777777" w:rsidR="00603696" w:rsidRDefault="00603696" w:rsidP="00603696">
            <w:pPr>
              <w:pStyle w:val="CellBody"/>
              <w:rPr>
                <w:b/>
              </w:rPr>
            </w:pPr>
          </w:p>
          <w:p w14:paraId="329DE32B" w14:textId="1D4821BE" w:rsidR="00603696" w:rsidRPr="00603696" w:rsidRDefault="00603696" w:rsidP="00603696">
            <w:pPr>
              <w:pStyle w:val="CellBody"/>
              <w:rPr>
                <w:bCs/>
              </w:rPr>
            </w:pPr>
            <w:r w:rsidRPr="00603696">
              <w:rPr>
                <w:bCs/>
              </w:rPr>
              <w:t>Determine if maximum number of points (This is currently done via a configuration parameter set by Developer’s Studio) limt works in same way as in traditional Controller</w:t>
            </w:r>
          </w:p>
        </w:tc>
      </w:tr>
      <w:tr w:rsidR="00B20F93" w14:paraId="3D3EC7DF"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6CE9D32" w14:textId="77777777" w:rsidR="00B20F93" w:rsidRDefault="00B20F93"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F717EF9" w14:textId="77777777" w:rsidR="00B20F93" w:rsidRDefault="00B20F93"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0210161" w14:textId="77777777" w:rsidR="00B20F93" w:rsidRDefault="00B20F93" w:rsidP="007712E9">
            <w:pPr>
              <w:pStyle w:val="CellBody"/>
              <w:rPr>
                <w:rFonts w:ascii="Times New Roman" w:hAnsi="Times New Roman"/>
                <w:color w:val="auto"/>
              </w:rPr>
            </w:pPr>
            <w:r>
              <w:rPr>
                <w:rFonts w:ascii="Times New Roman" w:hAnsi="Times New Roman"/>
                <w:color w:val="auto"/>
              </w:rPr>
              <w:t xml:space="preserve"> </w:t>
            </w:r>
          </w:p>
        </w:tc>
      </w:tr>
      <w:tr w:rsidR="00B20F93" w14:paraId="14399AF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C868390" w14:textId="0B5D7F41" w:rsidR="00B20F93" w:rsidRPr="00015140" w:rsidRDefault="00603696" w:rsidP="00BA7962">
            <w:pPr>
              <w:pStyle w:val="CellBody"/>
              <w:numPr>
                <w:ilvl w:val="0"/>
                <w:numId w:val="50"/>
              </w:numPr>
              <w:rPr>
                <w:rFonts w:ascii="Times New Roman" w:hAnsi="Times New Roman"/>
                <w:color w:val="auto"/>
              </w:rPr>
            </w:pPr>
            <w:r>
              <w:rPr>
                <w:rFonts w:ascii="Times New Roman" w:hAnsi="Times New Roman"/>
                <w:color w:val="auto"/>
              </w:rPr>
              <w:t>Open Developer st</w:t>
            </w:r>
            <w:r w:rsidR="00015140">
              <w:rPr>
                <w:rFonts w:ascii="Times New Roman" w:hAnsi="Times New Roman"/>
                <w:color w:val="auto"/>
              </w:rPr>
              <w:t xml:space="preserve">udio and set </w:t>
            </w:r>
            <w:r w:rsidR="00015140" w:rsidRPr="004E5C07">
              <w:rPr>
                <w:bCs/>
              </w:rPr>
              <w:t>maximum number of points</w:t>
            </w:r>
            <w:r w:rsidR="00015140">
              <w:rPr>
                <w:bCs/>
              </w:rPr>
              <w:t xml:space="preserve"> </w:t>
            </w:r>
            <w:r w:rsidR="00015140" w:rsidRPr="004E5C07">
              <w:rPr>
                <w:bCs/>
              </w:rPr>
              <w:t>parameter</w:t>
            </w:r>
            <w:r w:rsidR="00015140">
              <w:rPr>
                <w:bCs/>
              </w:rPr>
              <w:t>. For OCC100 Controller it should be 10000 points and for OCR3000 it should be 64000 points.</w:t>
            </w:r>
          </w:p>
        </w:tc>
        <w:tc>
          <w:tcPr>
            <w:tcW w:w="2070" w:type="dxa"/>
            <w:tcBorders>
              <w:top w:val="single" w:sz="6" w:space="0" w:color="auto"/>
              <w:left w:val="single" w:sz="4" w:space="0" w:color="auto"/>
              <w:bottom w:val="single" w:sz="4" w:space="0" w:color="auto"/>
              <w:right w:val="single" w:sz="4" w:space="0" w:color="auto"/>
            </w:tcBorders>
          </w:tcPr>
          <w:p w14:paraId="3F720514" w14:textId="0008E4DE" w:rsidR="00B20F93" w:rsidRDefault="004E5C07" w:rsidP="007712E9">
            <w:pPr>
              <w:pStyle w:val="CellBody"/>
              <w:rPr>
                <w:rFonts w:ascii="Times New Roman" w:hAnsi="Times New Roman"/>
                <w:color w:val="auto"/>
              </w:rPr>
            </w:pPr>
            <w:r>
              <w:rPr>
                <w:rFonts w:ascii="Times New Roman" w:hAnsi="Times New Roman"/>
                <w:color w:val="auto"/>
              </w:rPr>
              <w:t xml:space="preserve">P/F/F#/NA:  </w:t>
            </w:r>
          </w:p>
        </w:tc>
      </w:tr>
      <w:tr w:rsidR="0052212A" w14:paraId="263C5D2C"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0FAF99C" w14:textId="7D8A6D4F" w:rsidR="0052212A" w:rsidRDefault="0052212A" w:rsidP="0052212A">
            <w:pPr>
              <w:pStyle w:val="CellBody"/>
              <w:numPr>
                <w:ilvl w:val="0"/>
                <w:numId w:val="50"/>
              </w:numPr>
              <w:rPr>
                <w:rFonts w:ascii="Times New Roman" w:hAnsi="Times New Roman"/>
                <w:color w:val="auto"/>
              </w:rPr>
            </w:pPr>
            <w:r>
              <w:rPr>
                <w:rFonts w:ascii="Times New Roman" w:hAnsi="Times New Roman"/>
                <w:color w:val="auto"/>
              </w:rPr>
              <w:t>For OCC100, create a configuration with 10K points and verify that OCC100 Controller will be loaded without any error with these many points</w:t>
            </w:r>
          </w:p>
        </w:tc>
        <w:tc>
          <w:tcPr>
            <w:tcW w:w="2070" w:type="dxa"/>
            <w:tcBorders>
              <w:top w:val="single" w:sz="6" w:space="0" w:color="auto"/>
              <w:left w:val="single" w:sz="4" w:space="0" w:color="auto"/>
              <w:bottom w:val="single" w:sz="4" w:space="0" w:color="auto"/>
              <w:right w:val="single" w:sz="4" w:space="0" w:color="auto"/>
            </w:tcBorders>
          </w:tcPr>
          <w:p w14:paraId="37467D29" w14:textId="25D15C9A"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131F444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2D6A53E" w14:textId="30CD4314" w:rsidR="0052212A" w:rsidRDefault="0052212A" w:rsidP="0052212A">
            <w:pPr>
              <w:pStyle w:val="CellBody"/>
              <w:numPr>
                <w:ilvl w:val="0"/>
                <w:numId w:val="50"/>
              </w:numPr>
              <w:rPr>
                <w:rFonts w:ascii="Times New Roman" w:hAnsi="Times New Roman"/>
                <w:color w:val="auto"/>
              </w:rPr>
            </w:pPr>
            <w:r>
              <w:rPr>
                <w:rFonts w:ascii="Times New Roman" w:hAnsi="Times New Roman"/>
                <w:color w:val="auto"/>
              </w:rPr>
              <w:t>For OCR3000, create a configuration with 64K points and verify that OCR3000 Controller will be loaded without any error with these many points</w:t>
            </w:r>
          </w:p>
        </w:tc>
        <w:tc>
          <w:tcPr>
            <w:tcW w:w="2070" w:type="dxa"/>
            <w:tcBorders>
              <w:top w:val="single" w:sz="6" w:space="0" w:color="auto"/>
              <w:left w:val="single" w:sz="4" w:space="0" w:color="auto"/>
              <w:bottom w:val="single" w:sz="4" w:space="0" w:color="auto"/>
              <w:right w:val="single" w:sz="4" w:space="0" w:color="auto"/>
            </w:tcBorders>
          </w:tcPr>
          <w:p w14:paraId="4F8DEF39" w14:textId="6BDA390A"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B20F93" w14:paraId="4A0B451D"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4CF26AA" w14:textId="77777777" w:rsidR="00B20F93" w:rsidRDefault="00B20F93" w:rsidP="007712E9">
            <w:pPr>
              <w:pStyle w:val="CellBody"/>
            </w:pPr>
            <w:r>
              <w:t>Comments:</w:t>
            </w:r>
          </w:p>
        </w:tc>
      </w:tr>
    </w:tbl>
    <w:p w14:paraId="2D673F08" w14:textId="5C66FACC" w:rsidR="00B20F93" w:rsidRDefault="00B20F93" w:rsidP="00B20F93"/>
    <w:p w14:paraId="75B05B51" w14:textId="09AC3242" w:rsidR="000E0679" w:rsidRDefault="000E0679" w:rsidP="00B20F93"/>
    <w:p w14:paraId="2E10BCF5" w14:textId="532DD892" w:rsidR="000E0679" w:rsidRDefault="000E0679" w:rsidP="00B20F93"/>
    <w:p w14:paraId="719CBA6C" w14:textId="7DBAE3F3" w:rsidR="000E0679" w:rsidRDefault="000E0679" w:rsidP="000E0679"/>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E0679" w:rsidRPr="003A700C" w14:paraId="79429528"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20B3498" w14:textId="10613F02" w:rsidR="00015140" w:rsidRDefault="000E0679" w:rsidP="00E82BA1">
            <w:pPr>
              <w:pStyle w:val="CellBody"/>
              <w:numPr>
                <w:ilvl w:val="3"/>
                <w:numId w:val="14"/>
              </w:numPr>
              <w:rPr>
                <w:b/>
              </w:rPr>
            </w:pPr>
            <w:r w:rsidRPr="00AD33AF">
              <w:rPr>
                <w:b/>
              </w:rPr>
              <w:t>Test :</w:t>
            </w:r>
            <w:r>
              <w:rPr>
                <w:b/>
              </w:rPr>
              <w:t xml:space="preserve"> </w:t>
            </w:r>
            <w:r w:rsidR="00015140" w:rsidRPr="00015140">
              <w:rPr>
                <w:bCs/>
              </w:rPr>
              <w:t>Verify Controller redundancy from “availability of configurtion files for runtime use” perspective</w:t>
            </w:r>
          </w:p>
          <w:p w14:paraId="55AB8792" w14:textId="77777777" w:rsidR="00015140" w:rsidRDefault="00015140" w:rsidP="00015140">
            <w:pPr>
              <w:pStyle w:val="CellBody"/>
              <w:rPr>
                <w:b/>
              </w:rPr>
            </w:pPr>
          </w:p>
          <w:p w14:paraId="24A8C2B6" w14:textId="67BCEBB6" w:rsidR="000E0679" w:rsidRPr="00015140" w:rsidRDefault="000E0679" w:rsidP="00015140">
            <w:pPr>
              <w:pStyle w:val="CellBody"/>
              <w:rPr>
                <w:b/>
              </w:rPr>
            </w:pPr>
            <w:r w:rsidRPr="00015140">
              <w:rPr>
                <w:bCs/>
              </w:rPr>
              <w:t>Determine if When the controller is running in a redundant configuration, it will send the configuration files to the backup controller so that the files are available for runtime use (operator graphics, signal diagrams, etc) if the primary controller becomes offline</w:t>
            </w:r>
          </w:p>
        </w:tc>
      </w:tr>
      <w:tr w:rsidR="000E0679" w14:paraId="511C8EE2"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A6125F5" w14:textId="77777777" w:rsidR="000E0679" w:rsidRDefault="000E0679"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BF9D662" w14:textId="77777777" w:rsidR="000E0679" w:rsidRDefault="000E0679"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AA25826" w14:textId="77777777" w:rsidR="000E0679" w:rsidRDefault="000E0679" w:rsidP="007712E9">
            <w:pPr>
              <w:pStyle w:val="CellBody"/>
              <w:rPr>
                <w:rFonts w:ascii="Times New Roman" w:hAnsi="Times New Roman"/>
                <w:color w:val="auto"/>
              </w:rPr>
            </w:pPr>
            <w:r>
              <w:rPr>
                <w:rFonts w:ascii="Times New Roman" w:hAnsi="Times New Roman"/>
                <w:color w:val="auto"/>
              </w:rPr>
              <w:t xml:space="preserve"> </w:t>
            </w:r>
          </w:p>
        </w:tc>
      </w:tr>
      <w:tr w:rsidR="000E0679" w14:paraId="5E4AB43C"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FA24F37" w14:textId="0B803FC1" w:rsidR="000E0679" w:rsidRDefault="00015140" w:rsidP="00BA7962">
            <w:pPr>
              <w:pStyle w:val="CellBody"/>
              <w:numPr>
                <w:ilvl w:val="0"/>
                <w:numId w:val="51"/>
              </w:numPr>
              <w:rPr>
                <w:rFonts w:ascii="Times New Roman" w:hAnsi="Times New Roman"/>
                <w:color w:val="auto"/>
              </w:rPr>
            </w:pPr>
            <w:r>
              <w:rPr>
                <w:rFonts w:ascii="Times New Roman" w:hAnsi="Times New Roman"/>
                <w:color w:val="auto"/>
              </w:rPr>
              <w:t xml:space="preserve">Create a configuration with </w:t>
            </w:r>
            <w:r w:rsidR="004E5C07" w:rsidRPr="004E5C07">
              <w:t xml:space="preserve">operator graphics, signal diagrams, etc </w:t>
            </w:r>
            <w:r>
              <w:t>and load a pair of Controller with this configuration</w:t>
            </w:r>
          </w:p>
        </w:tc>
        <w:tc>
          <w:tcPr>
            <w:tcW w:w="2070" w:type="dxa"/>
            <w:tcBorders>
              <w:top w:val="single" w:sz="6" w:space="0" w:color="auto"/>
              <w:left w:val="single" w:sz="4" w:space="0" w:color="auto"/>
              <w:bottom w:val="single" w:sz="4" w:space="0" w:color="auto"/>
              <w:right w:val="single" w:sz="4" w:space="0" w:color="auto"/>
            </w:tcBorders>
          </w:tcPr>
          <w:p w14:paraId="20C5C607" w14:textId="7040DA82" w:rsidR="000E0679" w:rsidRDefault="004E5C07" w:rsidP="007712E9">
            <w:pPr>
              <w:pStyle w:val="CellBody"/>
              <w:rPr>
                <w:rFonts w:ascii="Times New Roman" w:hAnsi="Times New Roman"/>
                <w:color w:val="auto"/>
              </w:rPr>
            </w:pPr>
            <w:r>
              <w:rPr>
                <w:rFonts w:ascii="Times New Roman" w:hAnsi="Times New Roman"/>
                <w:color w:val="auto"/>
              </w:rPr>
              <w:t xml:space="preserve">P/F/F#/NA:  </w:t>
            </w:r>
          </w:p>
        </w:tc>
      </w:tr>
      <w:tr w:rsidR="000E0679" w14:paraId="41738A8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2F15CC0" w14:textId="3089F626" w:rsidR="000E0679" w:rsidRDefault="00015140" w:rsidP="00BA7962">
            <w:pPr>
              <w:pStyle w:val="CellBody"/>
              <w:numPr>
                <w:ilvl w:val="0"/>
                <w:numId w:val="51"/>
              </w:numPr>
              <w:rPr>
                <w:rFonts w:ascii="Times New Roman" w:hAnsi="Times New Roman"/>
                <w:color w:val="auto"/>
              </w:rPr>
            </w:pPr>
            <w:r>
              <w:rPr>
                <w:rFonts w:ascii="Times New Roman" w:hAnsi="Times New Roman"/>
                <w:color w:val="auto"/>
              </w:rPr>
              <w:t xml:space="preserve">Fail In-Control (primary Controller) Controller and verify </w:t>
            </w:r>
            <w:r w:rsidRPr="004E5C07">
              <w:t>configuration files are still available for runtime use (operator graphics, signal diagrams, etc) from backup Controller</w:t>
            </w:r>
          </w:p>
        </w:tc>
        <w:tc>
          <w:tcPr>
            <w:tcW w:w="2070" w:type="dxa"/>
            <w:tcBorders>
              <w:top w:val="single" w:sz="6" w:space="0" w:color="auto"/>
              <w:left w:val="single" w:sz="4" w:space="0" w:color="auto"/>
              <w:bottom w:val="single" w:sz="4" w:space="0" w:color="auto"/>
              <w:right w:val="single" w:sz="4" w:space="0" w:color="auto"/>
            </w:tcBorders>
          </w:tcPr>
          <w:p w14:paraId="308034BA" w14:textId="27238B12" w:rsidR="000E0679" w:rsidRDefault="00015140" w:rsidP="007712E9">
            <w:pPr>
              <w:pStyle w:val="CellBody"/>
              <w:rPr>
                <w:rFonts w:ascii="Times New Roman" w:hAnsi="Times New Roman"/>
                <w:color w:val="auto"/>
              </w:rPr>
            </w:pPr>
            <w:r>
              <w:rPr>
                <w:rFonts w:ascii="Times New Roman" w:hAnsi="Times New Roman"/>
                <w:color w:val="auto"/>
              </w:rPr>
              <w:t xml:space="preserve">P/F/F#/NA:  </w:t>
            </w:r>
          </w:p>
        </w:tc>
      </w:tr>
      <w:tr w:rsidR="00015140" w14:paraId="7791193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12B6DA5" w14:textId="4BA4685F" w:rsidR="00015140" w:rsidRDefault="00015140" w:rsidP="00BA7962">
            <w:pPr>
              <w:pStyle w:val="CellBody"/>
              <w:numPr>
                <w:ilvl w:val="0"/>
                <w:numId w:val="51"/>
              </w:numPr>
              <w:rPr>
                <w:rFonts w:ascii="Times New Roman" w:hAnsi="Times New Roman"/>
                <w:color w:val="auto"/>
              </w:rPr>
            </w:pPr>
            <w:r>
              <w:rPr>
                <w:rFonts w:ascii="Times New Roman" w:hAnsi="Times New Roman"/>
                <w:color w:val="auto"/>
              </w:rPr>
              <w:t xml:space="preserve">Fail In-Control (backup Controller) Controller and verify </w:t>
            </w:r>
            <w:r w:rsidRPr="00015140">
              <w:rPr>
                <w:rFonts w:ascii="Times New Roman" w:hAnsi="Times New Roman"/>
                <w:color w:val="auto"/>
              </w:rPr>
              <w:t>configuration files are still available for runtime use (operator graphics, signal diagrams, etc) from primary Controller</w:t>
            </w:r>
          </w:p>
        </w:tc>
        <w:tc>
          <w:tcPr>
            <w:tcW w:w="2070" w:type="dxa"/>
            <w:tcBorders>
              <w:top w:val="single" w:sz="6" w:space="0" w:color="auto"/>
              <w:left w:val="single" w:sz="4" w:space="0" w:color="auto"/>
              <w:bottom w:val="single" w:sz="4" w:space="0" w:color="auto"/>
              <w:right w:val="single" w:sz="4" w:space="0" w:color="auto"/>
            </w:tcBorders>
          </w:tcPr>
          <w:p w14:paraId="1A1A21D8" w14:textId="199AE804" w:rsidR="00015140" w:rsidRDefault="00015140" w:rsidP="007712E9">
            <w:pPr>
              <w:pStyle w:val="CellBody"/>
              <w:rPr>
                <w:rFonts w:ascii="Times New Roman" w:hAnsi="Times New Roman"/>
                <w:color w:val="auto"/>
              </w:rPr>
            </w:pPr>
            <w:r>
              <w:rPr>
                <w:rFonts w:ascii="Times New Roman" w:hAnsi="Times New Roman"/>
                <w:color w:val="auto"/>
              </w:rPr>
              <w:t xml:space="preserve">P/F/F#/NA:  </w:t>
            </w:r>
          </w:p>
        </w:tc>
      </w:tr>
      <w:tr w:rsidR="00015140" w14:paraId="6CFF61F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480F9DF" w14:textId="06CF8111" w:rsidR="00015140" w:rsidRDefault="00015140" w:rsidP="00BA7962">
            <w:pPr>
              <w:pStyle w:val="CellBody"/>
              <w:numPr>
                <w:ilvl w:val="0"/>
                <w:numId w:val="51"/>
              </w:numPr>
              <w:rPr>
                <w:rFonts w:ascii="Times New Roman" w:hAnsi="Times New Roman"/>
                <w:color w:val="auto"/>
              </w:rPr>
            </w:pPr>
            <w:r>
              <w:rPr>
                <w:rFonts w:ascii="Times New Roman" w:hAnsi="Times New Roman"/>
                <w:color w:val="auto"/>
              </w:rPr>
              <w:t xml:space="preserve">Fail In-Control (primary Controller) Controller and verify </w:t>
            </w:r>
            <w:r w:rsidRPr="00015140">
              <w:rPr>
                <w:rFonts w:ascii="Times New Roman" w:hAnsi="Times New Roman"/>
                <w:color w:val="auto"/>
              </w:rPr>
              <w:t>configuration files are still available for runtime use (operator graphics, signal diagrams, etc) from backup Controller</w:t>
            </w:r>
          </w:p>
        </w:tc>
        <w:tc>
          <w:tcPr>
            <w:tcW w:w="2070" w:type="dxa"/>
            <w:tcBorders>
              <w:top w:val="single" w:sz="6" w:space="0" w:color="auto"/>
              <w:left w:val="single" w:sz="4" w:space="0" w:color="auto"/>
              <w:bottom w:val="single" w:sz="4" w:space="0" w:color="auto"/>
              <w:right w:val="single" w:sz="4" w:space="0" w:color="auto"/>
            </w:tcBorders>
          </w:tcPr>
          <w:p w14:paraId="32FE9DFB" w14:textId="66C396F3" w:rsidR="00015140" w:rsidRDefault="00015140" w:rsidP="007712E9">
            <w:pPr>
              <w:pStyle w:val="CellBody"/>
              <w:rPr>
                <w:rFonts w:ascii="Times New Roman" w:hAnsi="Times New Roman"/>
                <w:color w:val="auto"/>
              </w:rPr>
            </w:pPr>
            <w:r>
              <w:rPr>
                <w:rFonts w:ascii="Times New Roman" w:hAnsi="Times New Roman"/>
                <w:color w:val="auto"/>
              </w:rPr>
              <w:t xml:space="preserve">P/F/F#/NA:  </w:t>
            </w:r>
          </w:p>
        </w:tc>
      </w:tr>
      <w:tr w:rsidR="000E0679" w14:paraId="05D86CDF"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8963769" w14:textId="77777777" w:rsidR="000E0679" w:rsidRDefault="000E0679" w:rsidP="007712E9">
            <w:pPr>
              <w:pStyle w:val="CellBody"/>
            </w:pPr>
            <w:r>
              <w:t>Comments:</w:t>
            </w:r>
          </w:p>
        </w:tc>
      </w:tr>
    </w:tbl>
    <w:p w14:paraId="20DA4384" w14:textId="705CD6B2" w:rsidR="000E0679" w:rsidRDefault="000E0679" w:rsidP="00B20F93"/>
    <w:p w14:paraId="0C351269" w14:textId="77777777" w:rsidR="000E0679" w:rsidRDefault="000E0679" w:rsidP="000E0679"/>
    <w:p w14:paraId="6B0FF0B4" w14:textId="77777777" w:rsidR="000E0679" w:rsidRDefault="000E0679" w:rsidP="000E0679">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E0679" w:rsidRPr="003A700C" w14:paraId="468FB4CD"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91B705B" w14:textId="0A9CCF52" w:rsidR="00581C4D" w:rsidRPr="00550A57" w:rsidRDefault="000E0679" w:rsidP="00E82BA1">
            <w:pPr>
              <w:pStyle w:val="CellBody"/>
              <w:numPr>
                <w:ilvl w:val="3"/>
                <w:numId w:val="14"/>
              </w:numPr>
              <w:rPr>
                <w:bCs/>
              </w:rPr>
            </w:pPr>
            <w:r w:rsidRPr="000E0679">
              <w:rPr>
                <w:b/>
              </w:rPr>
              <w:t xml:space="preserve">Test : </w:t>
            </w:r>
            <w:r w:rsidR="00581C4D" w:rsidRPr="00550A57">
              <w:rPr>
                <w:bCs/>
              </w:rPr>
              <w:t xml:space="preserve">Verify support of </w:t>
            </w:r>
            <w:r w:rsidR="00550A57">
              <w:rPr>
                <w:rFonts w:ascii="Times New Roman" w:hAnsi="Times New Roman"/>
                <w:color w:val="auto"/>
              </w:rPr>
              <w:t xml:space="preserve">standard </w:t>
            </w:r>
            <w:del w:id="3078" w:author="Jindal, Deepak [AUTOSOL/PWS/NOIDA]" w:date="2022-06-19T20:38:00Z">
              <w:r w:rsidR="00550A57" w:rsidDel="00933F36">
                <w:rPr>
                  <w:rFonts w:ascii="Times New Roman" w:hAnsi="Times New Roman"/>
                  <w:color w:val="auto"/>
                </w:rPr>
                <w:delText xml:space="preserve">&amp; APC </w:delText>
              </w:r>
            </w:del>
            <w:r w:rsidR="00581C4D" w:rsidRPr="00550A57">
              <w:rPr>
                <w:bCs/>
              </w:rPr>
              <w:t xml:space="preserve">Algorithms in </w:t>
            </w:r>
            <w:del w:id="3079" w:author="Jindal, Deepak [AUTOSOL/PWS/NOIDA]" w:date="2022-06-08T19:41:00Z">
              <w:r w:rsidR="00550A57" w:rsidRPr="00550A57" w:rsidDel="00A84C67">
                <w:rPr>
                  <w:bCs/>
                </w:rPr>
                <w:delText>S</w:delText>
              </w:r>
              <w:r w:rsidR="00581C4D" w:rsidRPr="00550A57" w:rsidDel="00A84C67">
                <w:rPr>
                  <w:bCs/>
                </w:rPr>
                <w:delText>tan</w:delText>
              </w:r>
              <w:r w:rsidR="00550A57" w:rsidRPr="00550A57" w:rsidDel="00A84C67">
                <w:rPr>
                  <w:bCs/>
                </w:rPr>
                <w:delText>alone</w:delText>
              </w:r>
            </w:del>
            <w:ins w:id="3080" w:author="Jindal, Deepak [AUTOSOL/PWS/NOIDA]" w:date="2022-06-08T19:41:00Z">
              <w:r w:rsidR="00A84C67">
                <w:rPr>
                  <w:bCs/>
                </w:rPr>
                <w:t>Standalone</w:t>
              </w:r>
            </w:ins>
            <w:r w:rsidR="00550A57" w:rsidRPr="00550A57">
              <w:rPr>
                <w:bCs/>
              </w:rPr>
              <w:t xml:space="preserve"> environment</w:t>
            </w:r>
          </w:p>
          <w:p w14:paraId="56CDEF21" w14:textId="77777777" w:rsidR="00581C4D" w:rsidRPr="00550A57" w:rsidRDefault="00581C4D" w:rsidP="00581C4D">
            <w:pPr>
              <w:pStyle w:val="CellBody"/>
              <w:rPr>
                <w:bCs/>
              </w:rPr>
            </w:pPr>
          </w:p>
          <w:p w14:paraId="5D9209D2" w14:textId="3E266016" w:rsidR="000E0679" w:rsidRPr="007220D8" w:rsidRDefault="007220D8" w:rsidP="00581C4D">
            <w:pPr>
              <w:pStyle w:val="CellBody"/>
              <w:rPr>
                <w:b/>
                <w:i/>
                <w:iCs/>
                <w:szCs w:val="24"/>
              </w:rPr>
            </w:pPr>
            <w:r>
              <w:rPr>
                <w:bCs/>
                <w:i/>
                <w:iCs/>
                <w:szCs w:val="24"/>
              </w:rPr>
              <w:t>Note:-</w:t>
            </w:r>
            <w:r w:rsidR="000E0679" w:rsidRPr="007220D8">
              <w:rPr>
                <w:bCs/>
                <w:i/>
                <w:iCs/>
                <w:szCs w:val="24"/>
              </w:rPr>
              <w:t>Determine if All algorithms will be supported with the exception SIS algorithms/Fieldbus algorithms/Persisval algorithm (this requires a database server)</w:t>
            </w:r>
          </w:p>
        </w:tc>
      </w:tr>
      <w:tr w:rsidR="000E0679" w14:paraId="4ECA1DC3"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217EB73" w14:textId="77777777" w:rsidR="000E0679" w:rsidRDefault="000E0679"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3AB05F7D" w14:textId="77777777" w:rsidR="000E0679" w:rsidRDefault="000E0679"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B4C078B" w14:textId="77777777" w:rsidR="000E0679" w:rsidRDefault="000E0679" w:rsidP="007712E9">
            <w:pPr>
              <w:pStyle w:val="CellBody"/>
              <w:rPr>
                <w:rFonts w:ascii="Times New Roman" w:hAnsi="Times New Roman"/>
                <w:color w:val="auto"/>
              </w:rPr>
            </w:pPr>
            <w:r>
              <w:rPr>
                <w:rFonts w:ascii="Times New Roman" w:hAnsi="Times New Roman"/>
                <w:color w:val="auto"/>
              </w:rPr>
              <w:t xml:space="preserve"> </w:t>
            </w:r>
          </w:p>
        </w:tc>
      </w:tr>
      <w:tr w:rsidR="000E0679" w14:paraId="691A3FA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AE49982" w14:textId="18D403AC" w:rsidR="000E0679" w:rsidRDefault="00550A57" w:rsidP="00BA7962">
            <w:pPr>
              <w:pStyle w:val="CellBody"/>
              <w:numPr>
                <w:ilvl w:val="0"/>
                <w:numId w:val="52"/>
              </w:numPr>
              <w:rPr>
                <w:rFonts w:ascii="Times New Roman" w:hAnsi="Times New Roman"/>
                <w:color w:val="auto"/>
              </w:rPr>
            </w:pPr>
            <w:r>
              <w:rPr>
                <w:rFonts w:ascii="Times New Roman" w:hAnsi="Times New Roman"/>
                <w:color w:val="auto"/>
              </w:rPr>
              <w:t xml:space="preserve">Verify that all type of standard &amp; APC algorithms are supported </w:t>
            </w:r>
            <w:r w:rsidRPr="00550A57">
              <w:rPr>
                <w:bCs/>
              </w:rPr>
              <w:t xml:space="preserve">in </w:t>
            </w:r>
            <w:del w:id="3081" w:author="Jindal, Deepak [AUTOSOL/PWS/NOIDA]" w:date="2022-06-08T19:41:00Z">
              <w:r w:rsidRPr="00550A57" w:rsidDel="00A84C67">
                <w:rPr>
                  <w:bCs/>
                </w:rPr>
                <w:delText>Stanalone</w:delText>
              </w:r>
            </w:del>
            <w:ins w:id="3082" w:author="Jindal, Deepak [AUTOSOL/PWS/NOIDA]" w:date="2022-06-08T19:41:00Z">
              <w:r w:rsidR="00A84C67">
                <w:rPr>
                  <w:bCs/>
                </w:rPr>
                <w:t>Standalone</w:t>
              </w:r>
            </w:ins>
            <w:r w:rsidRPr="00550A57">
              <w:rPr>
                <w:bCs/>
              </w:rPr>
              <w:t xml:space="preserve"> environment</w:t>
            </w:r>
          </w:p>
        </w:tc>
        <w:tc>
          <w:tcPr>
            <w:tcW w:w="2070" w:type="dxa"/>
            <w:tcBorders>
              <w:top w:val="single" w:sz="6" w:space="0" w:color="auto"/>
              <w:left w:val="single" w:sz="4" w:space="0" w:color="auto"/>
              <w:bottom w:val="single" w:sz="4" w:space="0" w:color="auto"/>
              <w:right w:val="single" w:sz="4" w:space="0" w:color="auto"/>
            </w:tcBorders>
          </w:tcPr>
          <w:p w14:paraId="6EE1D7A1" w14:textId="55794498" w:rsidR="000E0679" w:rsidRDefault="00F06EE1" w:rsidP="007712E9">
            <w:pPr>
              <w:pStyle w:val="CellBody"/>
              <w:rPr>
                <w:rFonts w:ascii="Times New Roman" w:hAnsi="Times New Roman"/>
                <w:color w:val="auto"/>
              </w:rPr>
            </w:pPr>
            <w:r>
              <w:rPr>
                <w:rFonts w:ascii="Times New Roman" w:hAnsi="Times New Roman"/>
                <w:color w:val="auto"/>
              </w:rPr>
              <w:t xml:space="preserve">P/F/F#/NA:  </w:t>
            </w:r>
          </w:p>
        </w:tc>
      </w:tr>
      <w:tr w:rsidR="000E0679" w14:paraId="100248C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F09201F" w14:textId="189D905D" w:rsidR="000E0679" w:rsidRDefault="00550A57" w:rsidP="00BA7962">
            <w:pPr>
              <w:pStyle w:val="CellBody"/>
              <w:numPr>
                <w:ilvl w:val="0"/>
                <w:numId w:val="52"/>
              </w:numPr>
              <w:rPr>
                <w:rFonts w:ascii="Times New Roman" w:hAnsi="Times New Roman"/>
                <w:color w:val="auto"/>
              </w:rPr>
            </w:pPr>
            <w:r>
              <w:rPr>
                <w:rFonts w:ascii="Times New Roman" w:hAnsi="Times New Roman"/>
                <w:color w:val="auto"/>
              </w:rPr>
              <w:t xml:space="preserve">Refer &amp; execute </w:t>
            </w:r>
            <w:r w:rsidR="007220D8" w:rsidRPr="007220D8">
              <w:rPr>
                <w:rFonts w:ascii="Times New Roman" w:hAnsi="Times New Roman"/>
                <w:color w:val="auto"/>
              </w:rPr>
              <w:t>BASIC_FUNCTIONS_ SVTP_rev1.V.docx</w:t>
            </w:r>
            <w:r w:rsidR="007220D8">
              <w:rPr>
                <w:rFonts w:ascii="Times New Roman" w:hAnsi="Times New Roman"/>
                <w:color w:val="auto"/>
              </w:rPr>
              <w:t xml:space="preserve"> </w:t>
            </w:r>
            <w:r>
              <w:rPr>
                <w:rFonts w:ascii="Times New Roman" w:hAnsi="Times New Roman"/>
                <w:color w:val="auto"/>
              </w:rPr>
              <w:t xml:space="preserve">SVTP for Standard Ovation Algorithm checking for checking support of Standard algorithms </w:t>
            </w:r>
            <w:r w:rsidRPr="00550A57">
              <w:rPr>
                <w:bCs/>
              </w:rPr>
              <w:t xml:space="preserve">in </w:t>
            </w:r>
            <w:del w:id="3083" w:author="Jindal, Deepak [AUTOSOL/PWS/NOIDA]" w:date="2022-06-08T19:41:00Z">
              <w:r w:rsidRPr="00550A57" w:rsidDel="00A84C67">
                <w:rPr>
                  <w:bCs/>
                </w:rPr>
                <w:delText>Stanalone</w:delText>
              </w:r>
            </w:del>
            <w:ins w:id="3084" w:author="Jindal, Deepak [AUTOSOL/PWS/NOIDA]" w:date="2022-06-08T19:41:00Z">
              <w:r w:rsidR="00A84C67">
                <w:rPr>
                  <w:bCs/>
                </w:rPr>
                <w:t>Standalone</w:t>
              </w:r>
            </w:ins>
            <w:r w:rsidRPr="00550A57">
              <w:rPr>
                <w:bCs/>
              </w:rPr>
              <w:t xml:space="preserve"> environment</w:t>
            </w:r>
          </w:p>
        </w:tc>
        <w:tc>
          <w:tcPr>
            <w:tcW w:w="2070" w:type="dxa"/>
            <w:tcBorders>
              <w:top w:val="single" w:sz="6" w:space="0" w:color="auto"/>
              <w:left w:val="single" w:sz="4" w:space="0" w:color="auto"/>
              <w:bottom w:val="single" w:sz="4" w:space="0" w:color="auto"/>
              <w:right w:val="single" w:sz="4" w:space="0" w:color="auto"/>
            </w:tcBorders>
          </w:tcPr>
          <w:p w14:paraId="0C22040E" w14:textId="284951FD" w:rsidR="000E0679" w:rsidRDefault="00F06EE1" w:rsidP="007712E9">
            <w:pPr>
              <w:pStyle w:val="CellBody"/>
              <w:rPr>
                <w:rFonts w:ascii="Times New Roman" w:hAnsi="Times New Roman"/>
                <w:color w:val="auto"/>
              </w:rPr>
            </w:pPr>
            <w:r>
              <w:rPr>
                <w:rFonts w:ascii="Times New Roman" w:hAnsi="Times New Roman"/>
                <w:color w:val="auto"/>
              </w:rPr>
              <w:t xml:space="preserve">P/F/F#/NA:  </w:t>
            </w:r>
          </w:p>
        </w:tc>
      </w:tr>
      <w:tr w:rsidR="00550A57" w14:paraId="254B7AF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E958AD3" w14:textId="6FB80012" w:rsidR="00550A57" w:rsidRDefault="00550A57" w:rsidP="00BA7962">
            <w:pPr>
              <w:pStyle w:val="CellBody"/>
              <w:numPr>
                <w:ilvl w:val="0"/>
                <w:numId w:val="52"/>
              </w:numPr>
              <w:rPr>
                <w:rFonts w:ascii="Times New Roman" w:hAnsi="Times New Roman"/>
                <w:color w:val="auto"/>
              </w:rPr>
            </w:pPr>
            <w:r>
              <w:rPr>
                <w:rFonts w:ascii="Times New Roman" w:hAnsi="Times New Roman"/>
                <w:color w:val="auto"/>
              </w:rPr>
              <w:t xml:space="preserve">Refer &amp; execute </w:t>
            </w:r>
            <w:r w:rsidR="00BA6B35" w:rsidRPr="00BA6B35">
              <w:rPr>
                <w:rFonts w:ascii="Times New Roman" w:hAnsi="Times New Roman"/>
                <w:color w:val="auto"/>
              </w:rPr>
              <w:t xml:space="preserve">OPTIONAL_SW_SVTP_rev1.V.docx </w:t>
            </w:r>
            <w:r>
              <w:rPr>
                <w:rFonts w:ascii="Times New Roman" w:hAnsi="Times New Roman"/>
                <w:color w:val="auto"/>
              </w:rPr>
              <w:t xml:space="preserve">SVTP for APC Algorithms checking for checking support of APC algorithms </w:t>
            </w:r>
            <w:r w:rsidRPr="00550A57">
              <w:rPr>
                <w:bCs/>
              </w:rPr>
              <w:t xml:space="preserve">in </w:t>
            </w:r>
            <w:del w:id="3085" w:author="Jindal, Deepak [AUTOSOL/PWS/NOIDA]" w:date="2022-06-08T19:41:00Z">
              <w:r w:rsidRPr="00550A57" w:rsidDel="00A84C67">
                <w:rPr>
                  <w:bCs/>
                </w:rPr>
                <w:delText>Stanalone</w:delText>
              </w:r>
            </w:del>
            <w:ins w:id="3086" w:author="Jindal, Deepak [AUTOSOL/PWS/NOIDA]" w:date="2022-06-08T19:41:00Z">
              <w:r w:rsidR="00A84C67">
                <w:rPr>
                  <w:bCs/>
                </w:rPr>
                <w:t>Standalone</w:t>
              </w:r>
            </w:ins>
            <w:r w:rsidRPr="00550A57">
              <w:rPr>
                <w:bCs/>
              </w:rPr>
              <w:t xml:space="preserve"> environment</w:t>
            </w:r>
          </w:p>
        </w:tc>
        <w:tc>
          <w:tcPr>
            <w:tcW w:w="2070" w:type="dxa"/>
            <w:tcBorders>
              <w:top w:val="single" w:sz="6" w:space="0" w:color="auto"/>
              <w:left w:val="single" w:sz="4" w:space="0" w:color="auto"/>
              <w:bottom w:val="single" w:sz="4" w:space="0" w:color="auto"/>
              <w:right w:val="single" w:sz="4" w:space="0" w:color="auto"/>
            </w:tcBorders>
          </w:tcPr>
          <w:p w14:paraId="59FBA08F" w14:textId="503E5A23" w:rsidR="00550A57" w:rsidRDefault="00550A57" w:rsidP="00550A57">
            <w:pPr>
              <w:pStyle w:val="CellBody"/>
              <w:rPr>
                <w:rFonts w:ascii="Times New Roman" w:hAnsi="Times New Roman"/>
                <w:color w:val="auto"/>
              </w:rPr>
            </w:pPr>
            <w:r>
              <w:rPr>
                <w:rFonts w:ascii="Times New Roman" w:hAnsi="Times New Roman"/>
                <w:color w:val="auto"/>
              </w:rPr>
              <w:t xml:space="preserve">P/F/F#/NA:  </w:t>
            </w:r>
          </w:p>
        </w:tc>
      </w:tr>
      <w:tr w:rsidR="000E0679" w14:paraId="6EF50DE8"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2AFD7C2" w14:textId="77777777" w:rsidR="000E0679" w:rsidRDefault="000E0679" w:rsidP="007712E9">
            <w:pPr>
              <w:pStyle w:val="CellBody"/>
            </w:pPr>
            <w:r>
              <w:t>Comments:</w:t>
            </w:r>
          </w:p>
        </w:tc>
      </w:tr>
    </w:tbl>
    <w:p w14:paraId="4A2374B7" w14:textId="77777777" w:rsidR="000E0679" w:rsidRDefault="000E0679" w:rsidP="000E0679"/>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933F36" w:rsidRPr="003A700C" w14:paraId="75C472B4" w14:textId="77777777" w:rsidTr="003D531E">
        <w:trPr>
          <w:cantSplit/>
          <w:trHeight w:val="316"/>
          <w:ins w:id="3087" w:author="Jindal, Deepak [AUTOSOL/PWS/NOIDA]" w:date="2022-06-19T20:38: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0C8F712" w14:textId="3CCA336A" w:rsidR="00933F36" w:rsidRPr="00550A57" w:rsidRDefault="00933F36" w:rsidP="003D531E">
            <w:pPr>
              <w:pStyle w:val="CellBody"/>
              <w:numPr>
                <w:ilvl w:val="3"/>
                <w:numId w:val="14"/>
              </w:numPr>
              <w:rPr>
                <w:ins w:id="3088" w:author="Jindal, Deepak [AUTOSOL/PWS/NOIDA]" w:date="2022-06-19T20:38:00Z"/>
                <w:bCs/>
              </w:rPr>
            </w:pPr>
            <w:ins w:id="3089" w:author="Jindal, Deepak [AUTOSOL/PWS/NOIDA]" w:date="2022-06-19T20:38:00Z">
              <w:r w:rsidRPr="000E0679">
                <w:rPr>
                  <w:b/>
                </w:rPr>
                <w:t xml:space="preserve">Test : </w:t>
              </w:r>
              <w:r w:rsidRPr="00550A57">
                <w:rPr>
                  <w:bCs/>
                </w:rPr>
                <w:t xml:space="preserve">Verify support of </w:t>
              </w:r>
              <w:r>
                <w:rPr>
                  <w:rFonts w:ascii="Times New Roman" w:hAnsi="Times New Roman"/>
                  <w:color w:val="auto"/>
                </w:rPr>
                <w:t xml:space="preserve">APC </w:t>
              </w:r>
              <w:r w:rsidRPr="00550A57">
                <w:rPr>
                  <w:bCs/>
                </w:rPr>
                <w:t xml:space="preserve">Algorithms in </w:t>
              </w:r>
              <w:r>
                <w:rPr>
                  <w:bCs/>
                </w:rPr>
                <w:t>Standalone</w:t>
              </w:r>
              <w:r w:rsidRPr="00550A57">
                <w:rPr>
                  <w:bCs/>
                </w:rPr>
                <w:t xml:space="preserve"> environment</w:t>
              </w:r>
            </w:ins>
          </w:p>
          <w:p w14:paraId="18BB479B" w14:textId="77777777" w:rsidR="00933F36" w:rsidRPr="00550A57" w:rsidRDefault="00933F36" w:rsidP="003D531E">
            <w:pPr>
              <w:pStyle w:val="CellBody"/>
              <w:rPr>
                <w:ins w:id="3090" w:author="Jindal, Deepak [AUTOSOL/PWS/NOIDA]" w:date="2022-06-19T20:38:00Z"/>
                <w:bCs/>
              </w:rPr>
            </w:pPr>
          </w:p>
          <w:p w14:paraId="63B6C585" w14:textId="77777777" w:rsidR="00933F36" w:rsidRPr="007220D8" w:rsidRDefault="00933F36" w:rsidP="003D531E">
            <w:pPr>
              <w:pStyle w:val="CellBody"/>
              <w:rPr>
                <w:ins w:id="3091" w:author="Jindal, Deepak [AUTOSOL/PWS/NOIDA]" w:date="2022-06-19T20:38:00Z"/>
                <w:b/>
                <w:i/>
                <w:iCs/>
                <w:szCs w:val="24"/>
              </w:rPr>
            </w:pPr>
            <w:ins w:id="3092" w:author="Jindal, Deepak [AUTOSOL/PWS/NOIDA]" w:date="2022-06-19T20:38:00Z">
              <w:r>
                <w:rPr>
                  <w:bCs/>
                  <w:i/>
                  <w:iCs/>
                  <w:szCs w:val="24"/>
                </w:rPr>
                <w:t>Note:-</w:t>
              </w:r>
              <w:r w:rsidRPr="007220D8">
                <w:rPr>
                  <w:bCs/>
                  <w:i/>
                  <w:iCs/>
                  <w:szCs w:val="24"/>
                </w:rPr>
                <w:t>Determine if All algorithms will be supported with the exception SIS algorithms/Fieldbus algorithms/Persisval algorithm (this requires a database server)</w:t>
              </w:r>
            </w:ins>
          </w:p>
        </w:tc>
      </w:tr>
      <w:tr w:rsidR="00933F36" w14:paraId="01057B3A" w14:textId="77777777" w:rsidTr="003D531E">
        <w:trPr>
          <w:cantSplit/>
          <w:trHeight w:val="316"/>
          <w:ins w:id="3093" w:author="Jindal, Deepak [AUTOSOL/PWS/NOIDA]" w:date="2022-06-19T20:38:00Z"/>
        </w:trPr>
        <w:tc>
          <w:tcPr>
            <w:tcW w:w="2340" w:type="dxa"/>
            <w:tcBorders>
              <w:top w:val="single" w:sz="6" w:space="0" w:color="auto"/>
              <w:left w:val="single" w:sz="4" w:space="0" w:color="auto"/>
              <w:bottom w:val="single" w:sz="4" w:space="0" w:color="auto"/>
              <w:right w:val="single" w:sz="4" w:space="0" w:color="auto"/>
            </w:tcBorders>
          </w:tcPr>
          <w:p w14:paraId="0C71591B" w14:textId="77777777" w:rsidR="00933F36" w:rsidRDefault="00933F36" w:rsidP="003D531E">
            <w:pPr>
              <w:pStyle w:val="CellBody"/>
              <w:rPr>
                <w:ins w:id="3094" w:author="Jindal, Deepak [AUTOSOL/PWS/NOIDA]" w:date="2022-06-19T20:38:00Z"/>
                <w:rFonts w:ascii="Times New Roman" w:hAnsi="Times New Roman"/>
                <w:color w:val="auto"/>
              </w:rPr>
            </w:pPr>
            <w:ins w:id="3095" w:author="Jindal, Deepak [AUTOSOL/PWS/NOIDA]" w:date="2022-06-19T20:38: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73742211" w14:textId="77777777" w:rsidR="00933F36" w:rsidRDefault="00933F36" w:rsidP="003D531E">
            <w:pPr>
              <w:pStyle w:val="CellBody"/>
              <w:rPr>
                <w:ins w:id="3096" w:author="Jindal, Deepak [AUTOSOL/PWS/NOIDA]" w:date="2022-06-19T20:38:00Z"/>
                <w:rFonts w:ascii="Times New Roman" w:hAnsi="Times New Roman"/>
                <w:color w:val="auto"/>
              </w:rPr>
            </w:pPr>
            <w:ins w:id="3097" w:author="Jindal, Deepak [AUTOSOL/PWS/NOIDA]" w:date="2022-06-19T20:38: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494BEE65" w14:textId="77777777" w:rsidR="00933F36" w:rsidRDefault="00933F36" w:rsidP="003D531E">
            <w:pPr>
              <w:pStyle w:val="CellBody"/>
              <w:rPr>
                <w:ins w:id="3098" w:author="Jindal, Deepak [AUTOSOL/PWS/NOIDA]" w:date="2022-06-19T20:38:00Z"/>
                <w:rFonts w:ascii="Times New Roman" w:hAnsi="Times New Roman"/>
                <w:color w:val="auto"/>
              </w:rPr>
            </w:pPr>
            <w:ins w:id="3099" w:author="Jindal, Deepak [AUTOSOL/PWS/NOIDA]" w:date="2022-06-19T20:38:00Z">
              <w:r>
                <w:rPr>
                  <w:rFonts w:ascii="Times New Roman" w:hAnsi="Times New Roman"/>
                  <w:color w:val="auto"/>
                </w:rPr>
                <w:t xml:space="preserve"> </w:t>
              </w:r>
            </w:ins>
          </w:p>
        </w:tc>
      </w:tr>
      <w:tr w:rsidR="00933F36" w14:paraId="616F1B3D" w14:textId="77777777" w:rsidTr="003D531E">
        <w:trPr>
          <w:cantSplit/>
          <w:trHeight w:val="316"/>
          <w:ins w:id="3100" w:author="Jindal, Deepak [AUTOSOL/PWS/NOIDA]" w:date="2022-06-19T20:38:00Z"/>
        </w:trPr>
        <w:tc>
          <w:tcPr>
            <w:tcW w:w="7380" w:type="dxa"/>
            <w:gridSpan w:val="2"/>
            <w:tcBorders>
              <w:top w:val="single" w:sz="6" w:space="0" w:color="auto"/>
              <w:left w:val="single" w:sz="4" w:space="0" w:color="auto"/>
              <w:bottom w:val="single" w:sz="4" w:space="0" w:color="auto"/>
              <w:right w:val="single" w:sz="4" w:space="0" w:color="auto"/>
            </w:tcBorders>
          </w:tcPr>
          <w:p w14:paraId="4A550E13" w14:textId="77777777" w:rsidR="00933F36" w:rsidRDefault="00933F36">
            <w:pPr>
              <w:pStyle w:val="CellBody"/>
              <w:numPr>
                <w:ilvl w:val="0"/>
                <w:numId w:val="246"/>
              </w:numPr>
              <w:rPr>
                <w:ins w:id="3101" w:author="Jindal, Deepak [AUTOSOL/PWS/NOIDA]" w:date="2022-06-19T20:38:00Z"/>
                <w:rFonts w:ascii="Times New Roman" w:hAnsi="Times New Roman"/>
                <w:color w:val="auto"/>
              </w:rPr>
              <w:pPrChange w:id="3102" w:author="Jindal, Deepak [AUTOSOL/PWS/NOIDA]" w:date="2022-07-21T22:05:00Z">
                <w:pPr>
                  <w:pStyle w:val="CellBody"/>
                  <w:numPr>
                    <w:numId w:val="52"/>
                  </w:numPr>
                  <w:ind w:left="720" w:hanging="360"/>
                </w:pPr>
              </w:pPrChange>
            </w:pPr>
            <w:ins w:id="3103" w:author="Jindal, Deepak [AUTOSOL/PWS/NOIDA]" w:date="2022-06-19T20:38:00Z">
              <w:r>
                <w:rPr>
                  <w:rFonts w:ascii="Times New Roman" w:hAnsi="Times New Roman"/>
                  <w:color w:val="auto"/>
                </w:rPr>
                <w:t xml:space="preserve">Verify that all type of standard &amp; APC algorithms are supported </w:t>
              </w:r>
              <w:r w:rsidRPr="00550A57">
                <w:rPr>
                  <w:bCs/>
                </w:rPr>
                <w:t xml:space="preserve">in </w:t>
              </w:r>
              <w:r>
                <w:rPr>
                  <w:bCs/>
                </w:rPr>
                <w:t>Standalone</w:t>
              </w:r>
              <w:r w:rsidRPr="00550A57">
                <w:rPr>
                  <w:bCs/>
                </w:rPr>
                <w:t xml:space="preserve"> environment</w:t>
              </w:r>
            </w:ins>
          </w:p>
        </w:tc>
        <w:tc>
          <w:tcPr>
            <w:tcW w:w="2070" w:type="dxa"/>
            <w:tcBorders>
              <w:top w:val="single" w:sz="6" w:space="0" w:color="auto"/>
              <w:left w:val="single" w:sz="4" w:space="0" w:color="auto"/>
              <w:bottom w:val="single" w:sz="4" w:space="0" w:color="auto"/>
              <w:right w:val="single" w:sz="4" w:space="0" w:color="auto"/>
            </w:tcBorders>
          </w:tcPr>
          <w:p w14:paraId="3C09DCF9" w14:textId="77777777" w:rsidR="00933F36" w:rsidRDefault="00933F36" w:rsidP="003D531E">
            <w:pPr>
              <w:pStyle w:val="CellBody"/>
              <w:rPr>
                <w:ins w:id="3104" w:author="Jindal, Deepak [AUTOSOL/PWS/NOIDA]" w:date="2022-06-19T20:38:00Z"/>
                <w:rFonts w:ascii="Times New Roman" w:hAnsi="Times New Roman"/>
                <w:color w:val="auto"/>
              </w:rPr>
            </w:pPr>
            <w:ins w:id="3105" w:author="Jindal, Deepak [AUTOSOL/PWS/NOIDA]" w:date="2022-06-19T20:38:00Z">
              <w:r>
                <w:rPr>
                  <w:rFonts w:ascii="Times New Roman" w:hAnsi="Times New Roman"/>
                  <w:color w:val="auto"/>
                </w:rPr>
                <w:t xml:space="preserve">P/F/F#/NA:  </w:t>
              </w:r>
            </w:ins>
          </w:p>
        </w:tc>
      </w:tr>
      <w:tr w:rsidR="00933F36" w14:paraId="5114B88B" w14:textId="77777777" w:rsidTr="003D531E">
        <w:trPr>
          <w:cantSplit/>
          <w:trHeight w:val="316"/>
          <w:ins w:id="3106" w:author="Jindal, Deepak [AUTOSOL/PWS/NOIDA]" w:date="2022-06-19T20:38:00Z"/>
        </w:trPr>
        <w:tc>
          <w:tcPr>
            <w:tcW w:w="7380" w:type="dxa"/>
            <w:gridSpan w:val="2"/>
            <w:tcBorders>
              <w:top w:val="single" w:sz="6" w:space="0" w:color="auto"/>
              <w:left w:val="single" w:sz="4" w:space="0" w:color="auto"/>
              <w:bottom w:val="single" w:sz="4" w:space="0" w:color="auto"/>
              <w:right w:val="single" w:sz="4" w:space="0" w:color="auto"/>
            </w:tcBorders>
          </w:tcPr>
          <w:p w14:paraId="7E74EABE" w14:textId="77777777" w:rsidR="00933F36" w:rsidRDefault="00933F36">
            <w:pPr>
              <w:pStyle w:val="CellBody"/>
              <w:numPr>
                <w:ilvl w:val="0"/>
                <w:numId w:val="246"/>
              </w:numPr>
              <w:rPr>
                <w:ins w:id="3107" w:author="Jindal, Deepak [AUTOSOL/PWS/NOIDA]" w:date="2022-06-19T20:38:00Z"/>
                <w:rFonts w:ascii="Times New Roman" w:hAnsi="Times New Roman"/>
                <w:color w:val="auto"/>
              </w:rPr>
              <w:pPrChange w:id="3108" w:author="Jindal, Deepak [AUTOSOL/PWS/NOIDA]" w:date="2022-07-21T22:05:00Z">
                <w:pPr>
                  <w:pStyle w:val="CellBody"/>
                  <w:numPr>
                    <w:numId w:val="52"/>
                  </w:numPr>
                  <w:ind w:left="720" w:hanging="360"/>
                </w:pPr>
              </w:pPrChange>
            </w:pPr>
            <w:ins w:id="3109" w:author="Jindal, Deepak [AUTOSOL/PWS/NOIDA]" w:date="2022-06-19T20:38:00Z">
              <w:r>
                <w:rPr>
                  <w:rFonts w:ascii="Times New Roman" w:hAnsi="Times New Roman"/>
                  <w:color w:val="auto"/>
                </w:rPr>
                <w:t xml:space="preserve">Refer &amp; execute </w:t>
              </w:r>
              <w:r w:rsidRPr="007220D8">
                <w:rPr>
                  <w:rFonts w:ascii="Times New Roman" w:hAnsi="Times New Roman"/>
                  <w:color w:val="auto"/>
                </w:rPr>
                <w:t>BASIC_FUNCTIONS_ SVTP_rev1.V.docx</w:t>
              </w:r>
              <w:r>
                <w:rPr>
                  <w:rFonts w:ascii="Times New Roman" w:hAnsi="Times New Roman"/>
                  <w:color w:val="auto"/>
                </w:rPr>
                <w:t xml:space="preserve"> SVTP for Standard Ovation Algorithm checking for checking support of Standard algorithms </w:t>
              </w:r>
              <w:r w:rsidRPr="00550A57">
                <w:rPr>
                  <w:bCs/>
                </w:rPr>
                <w:t xml:space="preserve">in </w:t>
              </w:r>
              <w:r>
                <w:rPr>
                  <w:bCs/>
                </w:rPr>
                <w:t>Standalone</w:t>
              </w:r>
              <w:r w:rsidRPr="00550A57">
                <w:rPr>
                  <w:bCs/>
                </w:rPr>
                <w:t xml:space="preserve"> environment</w:t>
              </w:r>
            </w:ins>
          </w:p>
        </w:tc>
        <w:tc>
          <w:tcPr>
            <w:tcW w:w="2070" w:type="dxa"/>
            <w:tcBorders>
              <w:top w:val="single" w:sz="6" w:space="0" w:color="auto"/>
              <w:left w:val="single" w:sz="4" w:space="0" w:color="auto"/>
              <w:bottom w:val="single" w:sz="4" w:space="0" w:color="auto"/>
              <w:right w:val="single" w:sz="4" w:space="0" w:color="auto"/>
            </w:tcBorders>
          </w:tcPr>
          <w:p w14:paraId="665E7754" w14:textId="77777777" w:rsidR="00933F36" w:rsidRDefault="00933F36" w:rsidP="003D531E">
            <w:pPr>
              <w:pStyle w:val="CellBody"/>
              <w:rPr>
                <w:ins w:id="3110" w:author="Jindal, Deepak [AUTOSOL/PWS/NOIDA]" w:date="2022-06-19T20:38:00Z"/>
                <w:rFonts w:ascii="Times New Roman" w:hAnsi="Times New Roman"/>
                <w:color w:val="auto"/>
              </w:rPr>
            </w:pPr>
            <w:ins w:id="3111" w:author="Jindal, Deepak [AUTOSOL/PWS/NOIDA]" w:date="2022-06-19T20:38:00Z">
              <w:r>
                <w:rPr>
                  <w:rFonts w:ascii="Times New Roman" w:hAnsi="Times New Roman"/>
                  <w:color w:val="auto"/>
                </w:rPr>
                <w:t xml:space="preserve">P/F/F#/NA:  </w:t>
              </w:r>
            </w:ins>
          </w:p>
        </w:tc>
      </w:tr>
      <w:tr w:rsidR="00933F36" w14:paraId="55EBD010" w14:textId="77777777" w:rsidTr="003D531E">
        <w:trPr>
          <w:cantSplit/>
          <w:trHeight w:val="316"/>
          <w:ins w:id="3112" w:author="Jindal, Deepak [AUTOSOL/PWS/NOIDA]" w:date="2022-06-19T20:38:00Z"/>
        </w:trPr>
        <w:tc>
          <w:tcPr>
            <w:tcW w:w="7380" w:type="dxa"/>
            <w:gridSpan w:val="2"/>
            <w:tcBorders>
              <w:top w:val="single" w:sz="6" w:space="0" w:color="auto"/>
              <w:left w:val="single" w:sz="4" w:space="0" w:color="auto"/>
              <w:bottom w:val="single" w:sz="4" w:space="0" w:color="auto"/>
              <w:right w:val="single" w:sz="4" w:space="0" w:color="auto"/>
            </w:tcBorders>
          </w:tcPr>
          <w:p w14:paraId="22F87CF9" w14:textId="77777777" w:rsidR="00933F36" w:rsidRDefault="00933F36">
            <w:pPr>
              <w:pStyle w:val="CellBody"/>
              <w:numPr>
                <w:ilvl w:val="0"/>
                <w:numId w:val="246"/>
              </w:numPr>
              <w:rPr>
                <w:ins w:id="3113" w:author="Jindal, Deepak [AUTOSOL/PWS/NOIDA]" w:date="2022-06-19T20:38:00Z"/>
                <w:rFonts w:ascii="Times New Roman" w:hAnsi="Times New Roman"/>
                <w:color w:val="auto"/>
              </w:rPr>
              <w:pPrChange w:id="3114" w:author="Jindal, Deepak [AUTOSOL/PWS/NOIDA]" w:date="2022-07-21T22:05:00Z">
                <w:pPr>
                  <w:pStyle w:val="CellBody"/>
                  <w:numPr>
                    <w:numId w:val="52"/>
                  </w:numPr>
                  <w:ind w:left="720" w:hanging="360"/>
                </w:pPr>
              </w:pPrChange>
            </w:pPr>
            <w:ins w:id="3115" w:author="Jindal, Deepak [AUTOSOL/PWS/NOIDA]" w:date="2022-06-19T20:38:00Z">
              <w:r>
                <w:rPr>
                  <w:rFonts w:ascii="Times New Roman" w:hAnsi="Times New Roman"/>
                  <w:color w:val="auto"/>
                </w:rPr>
                <w:t xml:space="preserve">Refer &amp; execute </w:t>
              </w:r>
              <w:r w:rsidRPr="00BA6B35">
                <w:rPr>
                  <w:rFonts w:ascii="Times New Roman" w:hAnsi="Times New Roman"/>
                  <w:color w:val="auto"/>
                </w:rPr>
                <w:t xml:space="preserve">OPTIONAL_SW_SVTP_rev1.V.docx </w:t>
              </w:r>
              <w:r>
                <w:rPr>
                  <w:rFonts w:ascii="Times New Roman" w:hAnsi="Times New Roman"/>
                  <w:color w:val="auto"/>
                </w:rPr>
                <w:t xml:space="preserve">SVTP for APC Algorithms checking for checking support of APC algorithms </w:t>
              </w:r>
              <w:r w:rsidRPr="00550A57">
                <w:rPr>
                  <w:bCs/>
                </w:rPr>
                <w:t xml:space="preserve">in </w:t>
              </w:r>
              <w:r>
                <w:rPr>
                  <w:bCs/>
                </w:rPr>
                <w:t>Standalone</w:t>
              </w:r>
              <w:r w:rsidRPr="00550A57">
                <w:rPr>
                  <w:bCs/>
                </w:rPr>
                <w:t xml:space="preserve"> environment</w:t>
              </w:r>
            </w:ins>
          </w:p>
        </w:tc>
        <w:tc>
          <w:tcPr>
            <w:tcW w:w="2070" w:type="dxa"/>
            <w:tcBorders>
              <w:top w:val="single" w:sz="6" w:space="0" w:color="auto"/>
              <w:left w:val="single" w:sz="4" w:space="0" w:color="auto"/>
              <w:bottom w:val="single" w:sz="4" w:space="0" w:color="auto"/>
              <w:right w:val="single" w:sz="4" w:space="0" w:color="auto"/>
            </w:tcBorders>
          </w:tcPr>
          <w:p w14:paraId="31DF1315" w14:textId="77777777" w:rsidR="00933F36" w:rsidRDefault="00933F36" w:rsidP="003D531E">
            <w:pPr>
              <w:pStyle w:val="CellBody"/>
              <w:rPr>
                <w:ins w:id="3116" w:author="Jindal, Deepak [AUTOSOL/PWS/NOIDA]" w:date="2022-06-19T20:38:00Z"/>
                <w:rFonts w:ascii="Times New Roman" w:hAnsi="Times New Roman"/>
                <w:color w:val="auto"/>
              </w:rPr>
            </w:pPr>
            <w:ins w:id="3117" w:author="Jindal, Deepak [AUTOSOL/PWS/NOIDA]" w:date="2022-06-19T20:38:00Z">
              <w:r>
                <w:rPr>
                  <w:rFonts w:ascii="Times New Roman" w:hAnsi="Times New Roman"/>
                  <w:color w:val="auto"/>
                </w:rPr>
                <w:t xml:space="preserve">P/F/F#/NA:  </w:t>
              </w:r>
            </w:ins>
          </w:p>
        </w:tc>
      </w:tr>
      <w:tr w:rsidR="00933F36" w14:paraId="747D6BC8" w14:textId="77777777" w:rsidTr="003D531E">
        <w:trPr>
          <w:cantSplit/>
          <w:trHeight w:val="316"/>
          <w:ins w:id="3118" w:author="Jindal, Deepak [AUTOSOL/PWS/NOIDA]" w:date="2022-06-19T20:38:00Z"/>
        </w:trPr>
        <w:tc>
          <w:tcPr>
            <w:tcW w:w="9450" w:type="dxa"/>
            <w:gridSpan w:val="3"/>
            <w:tcBorders>
              <w:top w:val="single" w:sz="6" w:space="0" w:color="auto"/>
              <w:left w:val="single" w:sz="4" w:space="0" w:color="auto"/>
              <w:bottom w:val="single" w:sz="6" w:space="0" w:color="auto"/>
              <w:right w:val="single" w:sz="4" w:space="0" w:color="auto"/>
            </w:tcBorders>
          </w:tcPr>
          <w:p w14:paraId="5299E1EF" w14:textId="77777777" w:rsidR="00933F36" w:rsidRDefault="00933F36" w:rsidP="003D531E">
            <w:pPr>
              <w:pStyle w:val="CellBody"/>
              <w:rPr>
                <w:ins w:id="3119" w:author="Jindal, Deepak [AUTOSOL/PWS/NOIDA]" w:date="2022-06-19T20:38:00Z"/>
              </w:rPr>
            </w:pPr>
            <w:ins w:id="3120" w:author="Jindal, Deepak [AUTOSOL/PWS/NOIDA]" w:date="2022-06-19T20:38:00Z">
              <w:r>
                <w:t>Comments:</w:t>
              </w:r>
            </w:ins>
          </w:p>
        </w:tc>
      </w:tr>
    </w:tbl>
    <w:p w14:paraId="3D94BE0E" w14:textId="77777777" w:rsidR="000E0679" w:rsidRDefault="000E0679" w:rsidP="000E0679"/>
    <w:p w14:paraId="0E4BF9AD" w14:textId="77777777" w:rsidR="000E0679" w:rsidRDefault="000E0679" w:rsidP="000E0679">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E0679" w:rsidRPr="003A700C" w14:paraId="4ED51ADD"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E7A96C1" w14:textId="0E8A6A91" w:rsidR="003562BD" w:rsidRDefault="000E0679" w:rsidP="00E82BA1">
            <w:pPr>
              <w:pStyle w:val="CellBody"/>
              <w:numPr>
                <w:ilvl w:val="3"/>
                <w:numId w:val="14"/>
              </w:numPr>
              <w:rPr>
                <w:b/>
              </w:rPr>
            </w:pPr>
            <w:bookmarkStart w:id="3121" w:name="_Hlk103010204"/>
            <w:r w:rsidRPr="000E0679">
              <w:rPr>
                <w:b/>
              </w:rPr>
              <w:t xml:space="preserve">Test : </w:t>
            </w:r>
            <w:r w:rsidR="003562BD" w:rsidRPr="003562BD">
              <w:rPr>
                <w:bCs/>
              </w:rPr>
              <w:t>Verify if all required</w:t>
            </w:r>
            <w:r w:rsidR="003562BD">
              <w:rPr>
                <w:b/>
              </w:rPr>
              <w:t xml:space="preserve"> </w:t>
            </w:r>
            <w:r w:rsidR="003562BD" w:rsidRPr="003562BD">
              <w:rPr>
                <w:bCs/>
              </w:rPr>
              <w:t>Algorithm templates/symbols</w:t>
            </w:r>
            <w:r w:rsidR="003562BD">
              <w:rPr>
                <w:bCs/>
              </w:rPr>
              <w:t xml:space="preserve"> </w:t>
            </w:r>
            <w:r w:rsidR="003562BD" w:rsidRPr="003562BD">
              <w:rPr>
                <w:bCs/>
              </w:rPr>
              <w:t>stored on the controller</w:t>
            </w:r>
          </w:p>
          <w:bookmarkEnd w:id="3121"/>
          <w:p w14:paraId="0CAD7B7A" w14:textId="77777777" w:rsidR="003562BD" w:rsidRDefault="003562BD" w:rsidP="003562BD">
            <w:pPr>
              <w:pStyle w:val="CellBody"/>
              <w:rPr>
                <w:b/>
              </w:rPr>
            </w:pPr>
          </w:p>
          <w:p w14:paraId="13B62C7B" w14:textId="7666B97B" w:rsidR="000E0679" w:rsidRPr="003562BD" w:rsidRDefault="000E0679" w:rsidP="003562BD">
            <w:pPr>
              <w:pStyle w:val="CellBody"/>
              <w:rPr>
                <w:bCs/>
              </w:rPr>
            </w:pPr>
            <w:r w:rsidRPr="003562BD">
              <w:rPr>
                <w:bCs/>
              </w:rPr>
              <w:t>Determine if Algorithm templates/symbols will need to be stored on the controller (</w:t>
            </w:r>
            <w:r w:rsidRPr="003562BD">
              <w:rPr>
                <w:bCs/>
                <w:i/>
                <w:iCs/>
                <w:sz w:val="20"/>
              </w:rPr>
              <w:t>Algorithm templates/symbols will need to be stored on the controller so that when an algorithm is patched, the corresponding template files will always be “in-sync” with the patched version of the algorithm.  The tool (database and control builder) will need to use the version of the templates/symbols that were from the controller</w:t>
            </w:r>
            <w:r w:rsidRPr="003562BD">
              <w:rPr>
                <w:bCs/>
              </w:rPr>
              <w:t>)</w:t>
            </w:r>
          </w:p>
        </w:tc>
      </w:tr>
      <w:tr w:rsidR="000E0679" w14:paraId="496F68EF"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0746241" w14:textId="77777777" w:rsidR="000E0679" w:rsidRDefault="000E0679"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BEA4CE0" w14:textId="77777777" w:rsidR="000E0679" w:rsidRDefault="000E0679"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694117B" w14:textId="77777777" w:rsidR="000E0679" w:rsidRDefault="000E0679" w:rsidP="007712E9">
            <w:pPr>
              <w:pStyle w:val="CellBody"/>
              <w:rPr>
                <w:rFonts w:ascii="Times New Roman" w:hAnsi="Times New Roman"/>
                <w:color w:val="auto"/>
              </w:rPr>
            </w:pPr>
            <w:r>
              <w:rPr>
                <w:rFonts w:ascii="Times New Roman" w:hAnsi="Times New Roman"/>
                <w:color w:val="auto"/>
              </w:rPr>
              <w:t xml:space="preserve"> </w:t>
            </w:r>
          </w:p>
        </w:tc>
      </w:tr>
      <w:tr w:rsidR="000E0679" w14:paraId="5488952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2197D14" w14:textId="0E956F11" w:rsidR="000E0679" w:rsidRDefault="003562BD" w:rsidP="00BA7962">
            <w:pPr>
              <w:pStyle w:val="CellBody"/>
              <w:numPr>
                <w:ilvl w:val="0"/>
                <w:numId w:val="53"/>
              </w:numPr>
              <w:rPr>
                <w:rFonts w:ascii="Times New Roman" w:hAnsi="Times New Roman"/>
                <w:color w:val="auto"/>
              </w:rPr>
            </w:pPr>
            <w:r w:rsidRPr="00100A62">
              <w:rPr>
                <w:rFonts w:ascii="Times New Roman" w:hAnsi="Times New Roman"/>
                <w:color w:val="auto"/>
              </w:rPr>
              <w:t>Need to discuss with Development team on how to execute this test case</w:t>
            </w:r>
          </w:p>
        </w:tc>
        <w:tc>
          <w:tcPr>
            <w:tcW w:w="2070" w:type="dxa"/>
            <w:tcBorders>
              <w:top w:val="single" w:sz="6" w:space="0" w:color="auto"/>
              <w:left w:val="single" w:sz="4" w:space="0" w:color="auto"/>
              <w:bottom w:val="single" w:sz="4" w:space="0" w:color="auto"/>
              <w:right w:val="single" w:sz="4" w:space="0" w:color="auto"/>
            </w:tcBorders>
          </w:tcPr>
          <w:p w14:paraId="36E04374" w14:textId="1FDB176D" w:rsidR="000E0679" w:rsidRDefault="00F06EE1" w:rsidP="007712E9">
            <w:pPr>
              <w:pStyle w:val="CellBody"/>
              <w:rPr>
                <w:rFonts w:ascii="Times New Roman" w:hAnsi="Times New Roman"/>
                <w:color w:val="auto"/>
              </w:rPr>
            </w:pPr>
            <w:r>
              <w:rPr>
                <w:rFonts w:ascii="Times New Roman" w:hAnsi="Times New Roman"/>
                <w:color w:val="auto"/>
              </w:rPr>
              <w:t xml:space="preserve">P/F/F#/NA:  </w:t>
            </w:r>
          </w:p>
        </w:tc>
      </w:tr>
      <w:tr w:rsidR="000E0679" w14:paraId="7832486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6CED51C" w14:textId="77777777" w:rsidR="000E0679" w:rsidRDefault="000E0679" w:rsidP="007712E9">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7D241C8" w14:textId="77777777" w:rsidR="000E0679" w:rsidRDefault="000E0679" w:rsidP="007712E9">
            <w:pPr>
              <w:pStyle w:val="CellBody"/>
              <w:rPr>
                <w:rFonts w:ascii="Times New Roman" w:hAnsi="Times New Roman"/>
                <w:color w:val="auto"/>
              </w:rPr>
            </w:pPr>
          </w:p>
        </w:tc>
      </w:tr>
      <w:tr w:rsidR="000E0679" w14:paraId="40EBEFAA"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C0FB051" w14:textId="77777777" w:rsidR="000E0679" w:rsidRDefault="000E0679" w:rsidP="007712E9">
            <w:pPr>
              <w:pStyle w:val="CellBody"/>
            </w:pPr>
            <w:r>
              <w:lastRenderedPageBreak/>
              <w:t>Comments:</w:t>
            </w:r>
          </w:p>
        </w:tc>
      </w:tr>
    </w:tbl>
    <w:p w14:paraId="3656173D" w14:textId="77777777" w:rsidR="000E0679" w:rsidRDefault="000E0679" w:rsidP="000E0679"/>
    <w:p w14:paraId="1FC647C5" w14:textId="77777777" w:rsidR="000E0679" w:rsidRDefault="000E0679" w:rsidP="000E0679"/>
    <w:p w14:paraId="14BC046B" w14:textId="77777777" w:rsidR="000E0679" w:rsidRDefault="000E0679" w:rsidP="000E0679"/>
    <w:p w14:paraId="0C024B06" w14:textId="77777777" w:rsidR="000E0679" w:rsidRDefault="000E0679" w:rsidP="000E0679">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E0679" w:rsidRPr="003A700C" w14:paraId="0A9078D5"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88AB6C6" w14:textId="10EB0B15" w:rsidR="003562BD" w:rsidRDefault="000E0679" w:rsidP="00E82BA1">
            <w:pPr>
              <w:pStyle w:val="CellBody"/>
              <w:numPr>
                <w:ilvl w:val="3"/>
                <w:numId w:val="14"/>
              </w:numPr>
              <w:rPr>
                <w:b/>
              </w:rPr>
            </w:pPr>
            <w:r w:rsidRPr="000E0679">
              <w:rPr>
                <w:b/>
              </w:rPr>
              <w:t xml:space="preserve">Test : </w:t>
            </w:r>
            <w:r w:rsidR="003562BD" w:rsidRPr="003562BD">
              <w:rPr>
                <w:bCs/>
              </w:rPr>
              <w:t>Verify Controller redundancy f</w:t>
            </w:r>
            <w:r w:rsidR="003562BD">
              <w:rPr>
                <w:bCs/>
              </w:rPr>
              <w:t>or</w:t>
            </w:r>
            <w:r w:rsidR="003562BD">
              <w:rPr>
                <w:b/>
              </w:rPr>
              <w:t xml:space="preserve"> </w:t>
            </w:r>
            <w:r w:rsidR="003562BD" w:rsidRPr="003562BD">
              <w:rPr>
                <w:bCs/>
              </w:rPr>
              <w:t>bumpless transfer</w:t>
            </w:r>
            <w:r w:rsidR="003562BD">
              <w:rPr>
                <w:bCs/>
              </w:rPr>
              <w:t xml:space="preserve"> of Control</w:t>
            </w:r>
          </w:p>
          <w:p w14:paraId="706810D2" w14:textId="77777777" w:rsidR="003562BD" w:rsidRDefault="003562BD" w:rsidP="003562BD">
            <w:pPr>
              <w:pStyle w:val="CellBody"/>
              <w:rPr>
                <w:b/>
              </w:rPr>
            </w:pPr>
          </w:p>
          <w:p w14:paraId="4F04E9F7" w14:textId="0C92A246" w:rsidR="000E0679" w:rsidRPr="003A700C" w:rsidRDefault="000E0679" w:rsidP="003562BD">
            <w:pPr>
              <w:pStyle w:val="CellBody"/>
              <w:rPr>
                <w:b/>
              </w:rPr>
            </w:pPr>
            <w:r w:rsidRPr="003562BD">
              <w:rPr>
                <w:bCs/>
              </w:rPr>
              <w:t xml:space="preserve">Determine if </w:t>
            </w:r>
            <w:r w:rsidR="000309E3" w:rsidRPr="003562BD">
              <w:rPr>
                <w:bCs/>
              </w:rPr>
              <w:t>Controller bumpless transfer will perform the same as in a traditional Ovation system</w:t>
            </w:r>
          </w:p>
        </w:tc>
      </w:tr>
      <w:tr w:rsidR="000E0679" w14:paraId="526A47EC"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3783D85" w14:textId="77777777" w:rsidR="000E0679" w:rsidRDefault="000E0679"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6DD15B9" w14:textId="77777777" w:rsidR="000E0679" w:rsidRDefault="000E0679"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A971E18" w14:textId="77777777" w:rsidR="000E0679" w:rsidRDefault="000E0679" w:rsidP="007712E9">
            <w:pPr>
              <w:pStyle w:val="CellBody"/>
              <w:rPr>
                <w:rFonts w:ascii="Times New Roman" w:hAnsi="Times New Roman"/>
                <w:color w:val="auto"/>
              </w:rPr>
            </w:pPr>
            <w:r>
              <w:rPr>
                <w:rFonts w:ascii="Times New Roman" w:hAnsi="Times New Roman"/>
                <w:color w:val="auto"/>
              </w:rPr>
              <w:t xml:space="preserve"> </w:t>
            </w:r>
          </w:p>
        </w:tc>
      </w:tr>
      <w:tr w:rsidR="000E0679" w14:paraId="5D20216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2561455" w14:textId="715829F2" w:rsidR="000E0679" w:rsidRDefault="003562BD" w:rsidP="00BA7962">
            <w:pPr>
              <w:pStyle w:val="CellBody"/>
              <w:numPr>
                <w:ilvl w:val="0"/>
                <w:numId w:val="54"/>
              </w:numPr>
              <w:rPr>
                <w:rFonts w:ascii="Times New Roman" w:hAnsi="Times New Roman"/>
                <w:color w:val="auto"/>
              </w:rPr>
            </w:pPr>
            <w:r>
              <w:rPr>
                <w:rFonts w:ascii="Times New Roman" w:hAnsi="Times New Roman"/>
                <w:color w:val="auto"/>
              </w:rPr>
              <w:t>Refer &amp; execute steps from SVTP for Ovation Controller testing for checking bumpless transfer</w:t>
            </w:r>
          </w:p>
        </w:tc>
        <w:tc>
          <w:tcPr>
            <w:tcW w:w="2070" w:type="dxa"/>
            <w:tcBorders>
              <w:top w:val="single" w:sz="6" w:space="0" w:color="auto"/>
              <w:left w:val="single" w:sz="4" w:space="0" w:color="auto"/>
              <w:bottom w:val="single" w:sz="4" w:space="0" w:color="auto"/>
              <w:right w:val="single" w:sz="4" w:space="0" w:color="auto"/>
            </w:tcBorders>
          </w:tcPr>
          <w:p w14:paraId="4B56D46C" w14:textId="331E7323" w:rsidR="000E0679" w:rsidRDefault="00F06EE1" w:rsidP="007712E9">
            <w:pPr>
              <w:pStyle w:val="CellBody"/>
              <w:rPr>
                <w:rFonts w:ascii="Times New Roman" w:hAnsi="Times New Roman"/>
                <w:color w:val="auto"/>
              </w:rPr>
            </w:pPr>
            <w:r>
              <w:rPr>
                <w:rFonts w:ascii="Times New Roman" w:hAnsi="Times New Roman"/>
                <w:color w:val="auto"/>
              </w:rPr>
              <w:t xml:space="preserve">P/F/F#/NA:  </w:t>
            </w:r>
          </w:p>
        </w:tc>
      </w:tr>
      <w:tr w:rsidR="003562BD" w14:paraId="5A763BE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4AD6087" w14:textId="24A22A06" w:rsidR="003562BD" w:rsidRDefault="003562BD" w:rsidP="00BA7962">
            <w:pPr>
              <w:pStyle w:val="CellBody"/>
              <w:numPr>
                <w:ilvl w:val="0"/>
                <w:numId w:val="54"/>
              </w:numPr>
              <w:rPr>
                <w:rFonts w:ascii="Times New Roman" w:hAnsi="Times New Roman"/>
                <w:color w:val="auto"/>
              </w:rPr>
            </w:pPr>
            <w:r>
              <w:rPr>
                <w:rFonts w:ascii="Times New Roman" w:hAnsi="Times New Roman"/>
                <w:color w:val="auto"/>
              </w:rPr>
              <w:t>Fail In-Control (primary Controller) Controller and verify tha</w:t>
            </w:r>
            <w:r w:rsidR="00D8157E">
              <w:rPr>
                <w:rFonts w:ascii="Times New Roman" w:hAnsi="Times New Roman"/>
                <w:color w:val="auto"/>
              </w:rPr>
              <w:t>t the transfer of Control was bumpless</w:t>
            </w:r>
          </w:p>
        </w:tc>
        <w:tc>
          <w:tcPr>
            <w:tcW w:w="2070" w:type="dxa"/>
            <w:tcBorders>
              <w:top w:val="single" w:sz="6" w:space="0" w:color="auto"/>
              <w:left w:val="single" w:sz="4" w:space="0" w:color="auto"/>
              <w:bottom w:val="single" w:sz="4" w:space="0" w:color="auto"/>
              <w:right w:val="single" w:sz="4" w:space="0" w:color="auto"/>
            </w:tcBorders>
          </w:tcPr>
          <w:p w14:paraId="7A5CF029" w14:textId="28450FC9" w:rsidR="003562BD" w:rsidRDefault="003562BD" w:rsidP="003562BD">
            <w:pPr>
              <w:pStyle w:val="CellBody"/>
              <w:rPr>
                <w:rFonts w:ascii="Times New Roman" w:hAnsi="Times New Roman"/>
                <w:color w:val="auto"/>
              </w:rPr>
            </w:pPr>
            <w:r>
              <w:rPr>
                <w:rFonts w:ascii="Times New Roman" w:hAnsi="Times New Roman"/>
                <w:color w:val="auto"/>
              </w:rPr>
              <w:t xml:space="preserve">P/F/F#/NA:  </w:t>
            </w:r>
          </w:p>
        </w:tc>
      </w:tr>
      <w:tr w:rsidR="003562BD" w14:paraId="55F5FEF6"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144E839" w14:textId="39108CF2" w:rsidR="003562BD" w:rsidRDefault="003562BD" w:rsidP="00BA7962">
            <w:pPr>
              <w:pStyle w:val="CellBody"/>
              <w:numPr>
                <w:ilvl w:val="0"/>
                <w:numId w:val="54"/>
              </w:numPr>
              <w:rPr>
                <w:rFonts w:ascii="Times New Roman" w:hAnsi="Times New Roman"/>
                <w:color w:val="auto"/>
              </w:rPr>
            </w:pPr>
            <w:r>
              <w:rPr>
                <w:rFonts w:ascii="Times New Roman" w:hAnsi="Times New Roman"/>
                <w:color w:val="auto"/>
              </w:rPr>
              <w:t xml:space="preserve">Fail In-Control (backup Controller) Controller </w:t>
            </w:r>
            <w:r w:rsidR="00D8157E">
              <w:rPr>
                <w:rFonts w:ascii="Times New Roman" w:hAnsi="Times New Roman"/>
                <w:color w:val="auto"/>
              </w:rPr>
              <w:t>and verify that the transfer of Control was bumpless</w:t>
            </w:r>
          </w:p>
        </w:tc>
        <w:tc>
          <w:tcPr>
            <w:tcW w:w="2070" w:type="dxa"/>
            <w:tcBorders>
              <w:top w:val="single" w:sz="6" w:space="0" w:color="auto"/>
              <w:left w:val="single" w:sz="4" w:space="0" w:color="auto"/>
              <w:bottom w:val="single" w:sz="4" w:space="0" w:color="auto"/>
              <w:right w:val="single" w:sz="4" w:space="0" w:color="auto"/>
            </w:tcBorders>
          </w:tcPr>
          <w:p w14:paraId="0B8DB218" w14:textId="23AC8234" w:rsidR="003562BD" w:rsidRDefault="003562BD" w:rsidP="003562BD">
            <w:pPr>
              <w:pStyle w:val="CellBody"/>
              <w:rPr>
                <w:rFonts w:ascii="Times New Roman" w:hAnsi="Times New Roman"/>
                <w:color w:val="auto"/>
              </w:rPr>
            </w:pPr>
            <w:r>
              <w:rPr>
                <w:rFonts w:ascii="Times New Roman" w:hAnsi="Times New Roman"/>
                <w:color w:val="auto"/>
              </w:rPr>
              <w:t xml:space="preserve">P/F/F#/NA:  </w:t>
            </w:r>
          </w:p>
        </w:tc>
      </w:tr>
      <w:tr w:rsidR="003562BD" w14:paraId="31990D4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168C24C" w14:textId="3E9DDED0" w:rsidR="003562BD" w:rsidRDefault="003562BD" w:rsidP="00BA7962">
            <w:pPr>
              <w:pStyle w:val="CellBody"/>
              <w:numPr>
                <w:ilvl w:val="0"/>
                <w:numId w:val="54"/>
              </w:numPr>
              <w:rPr>
                <w:rFonts w:ascii="Times New Roman" w:hAnsi="Times New Roman"/>
                <w:color w:val="auto"/>
              </w:rPr>
            </w:pPr>
            <w:r>
              <w:rPr>
                <w:rFonts w:ascii="Times New Roman" w:hAnsi="Times New Roman"/>
                <w:color w:val="auto"/>
              </w:rPr>
              <w:t xml:space="preserve">Fail In-Control (primary Controller) Controller </w:t>
            </w:r>
            <w:r w:rsidR="00D8157E">
              <w:rPr>
                <w:rFonts w:ascii="Times New Roman" w:hAnsi="Times New Roman"/>
                <w:color w:val="auto"/>
              </w:rPr>
              <w:t>and verify that the transfer of Control was bumpless</w:t>
            </w:r>
          </w:p>
        </w:tc>
        <w:tc>
          <w:tcPr>
            <w:tcW w:w="2070" w:type="dxa"/>
            <w:tcBorders>
              <w:top w:val="single" w:sz="6" w:space="0" w:color="auto"/>
              <w:left w:val="single" w:sz="4" w:space="0" w:color="auto"/>
              <w:bottom w:val="single" w:sz="4" w:space="0" w:color="auto"/>
              <w:right w:val="single" w:sz="4" w:space="0" w:color="auto"/>
            </w:tcBorders>
          </w:tcPr>
          <w:p w14:paraId="5AF2D9C4" w14:textId="5A282EBF" w:rsidR="003562BD" w:rsidRDefault="003562BD" w:rsidP="003562BD">
            <w:pPr>
              <w:pStyle w:val="CellBody"/>
              <w:rPr>
                <w:rFonts w:ascii="Times New Roman" w:hAnsi="Times New Roman"/>
                <w:color w:val="auto"/>
              </w:rPr>
            </w:pPr>
            <w:r>
              <w:rPr>
                <w:rFonts w:ascii="Times New Roman" w:hAnsi="Times New Roman"/>
                <w:color w:val="auto"/>
              </w:rPr>
              <w:t xml:space="preserve">P/F/F#/NA:  </w:t>
            </w:r>
          </w:p>
        </w:tc>
      </w:tr>
      <w:tr w:rsidR="000E0679" w14:paraId="77CFB71C"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4E59D49" w14:textId="77777777" w:rsidR="000E0679" w:rsidRDefault="000E0679" w:rsidP="007712E9">
            <w:pPr>
              <w:pStyle w:val="CellBody"/>
            </w:pPr>
            <w:r>
              <w:t>Comments:</w:t>
            </w:r>
          </w:p>
        </w:tc>
      </w:tr>
    </w:tbl>
    <w:p w14:paraId="76B092D9" w14:textId="77777777" w:rsidR="000E0679" w:rsidRDefault="000E0679" w:rsidP="000E0679"/>
    <w:p w14:paraId="6EFE7B67" w14:textId="77777777" w:rsidR="000E0679" w:rsidRDefault="000E0679" w:rsidP="000E0679"/>
    <w:p w14:paraId="4E69E14D" w14:textId="77777777" w:rsidR="000309E3" w:rsidRDefault="000309E3" w:rsidP="000309E3">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309E3" w:rsidRPr="003A700C" w14:paraId="3045B737"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B91C183" w14:textId="51059615" w:rsidR="00D8157E" w:rsidRDefault="000309E3" w:rsidP="00E82BA1">
            <w:pPr>
              <w:pStyle w:val="CellBody"/>
              <w:numPr>
                <w:ilvl w:val="3"/>
                <w:numId w:val="14"/>
              </w:numPr>
              <w:rPr>
                <w:b/>
              </w:rPr>
            </w:pPr>
            <w:r w:rsidRPr="000E0679">
              <w:rPr>
                <w:b/>
              </w:rPr>
              <w:t xml:space="preserve">Test : </w:t>
            </w:r>
            <w:r w:rsidR="00D8157E" w:rsidRPr="00D8157E">
              <w:rPr>
                <w:bCs/>
              </w:rPr>
              <w:t>Verify Controller support for secure communications via a Virtual Private Network (VPN) in a standlone environment</w:t>
            </w:r>
          </w:p>
          <w:p w14:paraId="49139A62" w14:textId="77777777" w:rsidR="00D8157E" w:rsidRDefault="00D8157E" w:rsidP="00D8157E">
            <w:pPr>
              <w:pStyle w:val="CellBody"/>
              <w:rPr>
                <w:b/>
              </w:rPr>
            </w:pPr>
          </w:p>
          <w:p w14:paraId="4EF536D7" w14:textId="0E69AB06" w:rsidR="000309E3" w:rsidRPr="00D8157E" w:rsidRDefault="000309E3" w:rsidP="00D8157E">
            <w:pPr>
              <w:pStyle w:val="CellBody"/>
              <w:rPr>
                <w:bCs/>
              </w:rPr>
            </w:pPr>
            <w:r w:rsidRPr="00D8157E">
              <w:rPr>
                <w:bCs/>
              </w:rPr>
              <w:t>Determine if</w:t>
            </w:r>
            <w:r w:rsidR="00D8157E">
              <w:rPr>
                <w:bCs/>
              </w:rPr>
              <w:t xml:space="preserve"> </w:t>
            </w:r>
            <w:r w:rsidRPr="00D8157E">
              <w:rPr>
                <w:bCs/>
              </w:rPr>
              <w:t xml:space="preserve">controller can support secure communications via a Virtual Private Network (VPN).  </w:t>
            </w:r>
            <w:r w:rsidRPr="00D8157E">
              <w:rPr>
                <w:bCs/>
                <w:i/>
                <w:iCs/>
                <w:sz w:val="20"/>
              </w:rPr>
              <w:t>(The controller will implement a VPN natively in controller and will require a router to terminate the other end of the VPN in the remote location (i.e. Control Room))</w:t>
            </w:r>
          </w:p>
        </w:tc>
      </w:tr>
      <w:tr w:rsidR="000309E3" w14:paraId="3D3AABE1"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D927C0A" w14:textId="77777777" w:rsidR="000309E3" w:rsidRDefault="000309E3"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7AD7B46" w14:textId="77777777" w:rsidR="000309E3" w:rsidRDefault="000309E3"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55F1F25" w14:textId="77777777" w:rsidR="000309E3" w:rsidRDefault="000309E3" w:rsidP="007712E9">
            <w:pPr>
              <w:pStyle w:val="CellBody"/>
              <w:rPr>
                <w:rFonts w:ascii="Times New Roman" w:hAnsi="Times New Roman"/>
                <w:color w:val="auto"/>
              </w:rPr>
            </w:pPr>
            <w:r>
              <w:rPr>
                <w:rFonts w:ascii="Times New Roman" w:hAnsi="Times New Roman"/>
                <w:color w:val="auto"/>
              </w:rPr>
              <w:t xml:space="preserve"> </w:t>
            </w:r>
          </w:p>
        </w:tc>
      </w:tr>
      <w:tr w:rsidR="000309E3" w14:paraId="0D71CEB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EE09DA0" w14:textId="6CD9A600" w:rsidR="000309E3" w:rsidRDefault="00F06EE1" w:rsidP="00BA7962">
            <w:pPr>
              <w:pStyle w:val="CellBody"/>
              <w:numPr>
                <w:ilvl w:val="0"/>
                <w:numId w:val="55"/>
              </w:numPr>
              <w:rPr>
                <w:rFonts w:ascii="Times New Roman" w:hAnsi="Times New Roman"/>
                <w:color w:val="auto"/>
              </w:rPr>
            </w:pPr>
            <w:r>
              <w:rPr>
                <w:rFonts w:ascii="Times New Roman" w:hAnsi="Times New Roman"/>
                <w:color w:val="auto"/>
              </w:rPr>
              <w:t xml:space="preserve"> </w:t>
            </w:r>
            <w:r w:rsidR="00D8157E">
              <w:rPr>
                <w:rFonts w:ascii="Times New Roman" w:hAnsi="Times New Roman"/>
                <w:color w:val="auto"/>
              </w:rPr>
              <w:t>Configure Controller with VPN network</w:t>
            </w:r>
          </w:p>
        </w:tc>
        <w:tc>
          <w:tcPr>
            <w:tcW w:w="2070" w:type="dxa"/>
            <w:tcBorders>
              <w:top w:val="single" w:sz="6" w:space="0" w:color="auto"/>
              <w:left w:val="single" w:sz="4" w:space="0" w:color="auto"/>
              <w:bottom w:val="single" w:sz="4" w:space="0" w:color="auto"/>
              <w:right w:val="single" w:sz="4" w:space="0" w:color="auto"/>
            </w:tcBorders>
          </w:tcPr>
          <w:p w14:paraId="5A0BB028" w14:textId="45E92BD8" w:rsidR="000309E3" w:rsidRDefault="00F06EE1" w:rsidP="007712E9">
            <w:pPr>
              <w:pStyle w:val="CellBody"/>
              <w:rPr>
                <w:rFonts w:ascii="Times New Roman" w:hAnsi="Times New Roman"/>
                <w:color w:val="auto"/>
              </w:rPr>
            </w:pPr>
            <w:r>
              <w:rPr>
                <w:rFonts w:ascii="Times New Roman" w:hAnsi="Times New Roman"/>
                <w:color w:val="auto"/>
              </w:rPr>
              <w:t xml:space="preserve">P/F/F#/NA:  </w:t>
            </w:r>
          </w:p>
        </w:tc>
      </w:tr>
      <w:tr w:rsidR="000309E3" w14:paraId="3093FEB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2150B30" w14:textId="698D209C" w:rsidR="000309E3" w:rsidRDefault="00D8157E" w:rsidP="00BA7962">
            <w:pPr>
              <w:pStyle w:val="CellBody"/>
              <w:numPr>
                <w:ilvl w:val="0"/>
                <w:numId w:val="55"/>
              </w:numPr>
              <w:rPr>
                <w:rFonts w:ascii="Times New Roman" w:hAnsi="Times New Roman"/>
                <w:color w:val="auto"/>
              </w:rPr>
            </w:pPr>
            <w:r>
              <w:rPr>
                <w:rFonts w:ascii="Times New Roman" w:hAnsi="Times New Roman"/>
                <w:color w:val="auto"/>
              </w:rPr>
              <w:t>Refer &amp; execute standard Ovation Controller SVTP for this checking</w:t>
            </w:r>
          </w:p>
        </w:tc>
        <w:tc>
          <w:tcPr>
            <w:tcW w:w="2070" w:type="dxa"/>
            <w:tcBorders>
              <w:top w:val="single" w:sz="6" w:space="0" w:color="auto"/>
              <w:left w:val="single" w:sz="4" w:space="0" w:color="auto"/>
              <w:bottom w:val="single" w:sz="4" w:space="0" w:color="auto"/>
              <w:right w:val="single" w:sz="4" w:space="0" w:color="auto"/>
            </w:tcBorders>
          </w:tcPr>
          <w:p w14:paraId="5C5B2B2B" w14:textId="1E47858D" w:rsidR="000309E3" w:rsidRDefault="00D8157E" w:rsidP="007712E9">
            <w:pPr>
              <w:pStyle w:val="CellBody"/>
              <w:rPr>
                <w:rFonts w:ascii="Times New Roman" w:hAnsi="Times New Roman"/>
                <w:color w:val="auto"/>
              </w:rPr>
            </w:pPr>
            <w:r>
              <w:rPr>
                <w:rFonts w:ascii="Times New Roman" w:hAnsi="Times New Roman"/>
                <w:color w:val="auto"/>
              </w:rPr>
              <w:t xml:space="preserve">P/F/F#/NA:  </w:t>
            </w:r>
          </w:p>
        </w:tc>
      </w:tr>
      <w:tr w:rsidR="000309E3" w14:paraId="385E7001"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89E9F9F" w14:textId="77777777" w:rsidR="000309E3" w:rsidRDefault="000309E3" w:rsidP="007712E9">
            <w:pPr>
              <w:pStyle w:val="CellBody"/>
            </w:pPr>
            <w:r>
              <w:t>Comments:</w:t>
            </w:r>
          </w:p>
        </w:tc>
      </w:tr>
    </w:tbl>
    <w:p w14:paraId="19FB96A8" w14:textId="77777777" w:rsidR="000309E3" w:rsidRDefault="000309E3" w:rsidP="000309E3"/>
    <w:p w14:paraId="63CF58A9" w14:textId="77777777" w:rsidR="000309E3" w:rsidRDefault="000309E3" w:rsidP="000309E3">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309E3" w:rsidRPr="003A700C" w14:paraId="3FF57779"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3DEE96B" w14:textId="6B8BA988" w:rsidR="00EA7172" w:rsidRDefault="000309E3" w:rsidP="00E82BA1">
            <w:pPr>
              <w:pStyle w:val="CellBody"/>
              <w:numPr>
                <w:ilvl w:val="3"/>
                <w:numId w:val="14"/>
              </w:numPr>
              <w:rPr>
                <w:b/>
              </w:rPr>
            </w:pPr>
            <w:r w:rsidRPr="000E0679">
              <w:rPr>
                <w:b/>
              </w:rPr>
              <w:t xml:space="preserve">Test : </w:t>
            </w:r>
            <w:r w:rsidR="00EA7172" w:rsidRPr="00EA7172">
              <w:rPr>
                <w:bCs/>
              </w:rPr>
              <w:t>Verify if Controller is able to bootup</w:t>
            </w:r>
            <w:r w:rsidR="00EA7172">
              <w:rPr>
                <w:b/>
              </w:rPr>
              <w:t xml:space="preserve"> </w:t>
            </w:r>
            <w:r w:rsidR="00EA7172" w:rsidRPr="00EA7172">
              <w:rPr>
                <w:bCs/>
              </w:rPr>
              <w:t>from a blank flash (i.e. from the factory) for the initial configuration</w:t>
            </w:r>
            <w:r w:rsidR="00EA7172">
              <w:rPr>
                <w:bCs/>
              </w:rPr>
              <w:t xml:space="preserve"> </w:t>
            </w:r>
            <w:r w:rsidR="00EA7172" w:rsidRPr="00D8157E">
              <w:rPr>
                <w:bCs/>
              </w:rPr>
              <w:t>in a standlone environment</w:t>
            </w:r>
          </w:p>
          <w:p w14:paraId="4AA22386" w14:textId="77777777" w:rsidR="00EA7172" w:rsidRDefault="00EA7172" w:rsidP="00EA7172">
            <w:pPr>
              <w:pStyle w:val="CellBody"/>
              <w:rPr>
                <w:b/>
              </w:rPr>
            </w:pPr>
          </w:p>
          <w:p w14:paraId="24893CFD" w14:textId="46A453E1" w:rsidR="000309E3" w:rsidRPr="00EA7172" w:rsidRDefault="000309E3" w:rsidP="00EA7172">
            <w:pPr>
              <w:pStyle w:val="CellBody"/>
              <w:rPr>
                <w:b/>
              </w:rPr>
            </w:pPr>
            <w:r w:rsidRPr="00EA7172">
              <w:rPr>
                <w:bCs/>
              </w:rPr>
              <w:t>Determine if Standalone Tools will support booting a controller from a blank flash (i.e. from the factory) for the initial configuration, or during a re-format of the flash drive during a field troubleshooting process</w:t>
            </w:r>
          </w:p>
        </w:tc>
      </w:tr>
      <w:tr w:rsidR="000309E3" w14:paraId="191456E5"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6F53453" w14:textId="77777777" w:rsidR="000309E3" w:rsidRDefault="000309E3"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7E5260C" w14:textId="77777777" w:rsidR="000309E3" w:rsidRDefault="000309E3"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CF188A8" w14:textId="77777777" w:rsidR="000309E3" w:rsidRDefault="000309E3" w:rsidP="007712E9">
            <w:pPr>
              <w:pStyle w:val="CellBody"/>
              <w:rPr>
                <w:rFonts w:ascii="Times New Roman" w:hAnsi="Times New Roman"/>
                <w:color w:val="auto"/>
              </w:rPr>
            </w:pPr>
            <w:r>
              <w:rPr>
                <w:rFonts w:ascii="Times New Roman" w:hAnsi="Times New Roman"/>
                <w:color w:val="auto"/>
              </w:rPr>
              <w:t xml:space="preserve"> </w:t>
            </w:r>
          </w:p>
        </w:tc>
      </w:tr>
      <w:tr w:rsidR="000309E3" w14:paraId="009A5D13"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C565C12" w14:textId="3AAC6D33" w:rsidR="000309E3" w:rsidRDefault="00F06EE1" w:rsidP="00BA7962">
            <w:pPr>
              <w:pStyle w:val="CellBody"/>
              <w:numPr>
                <w:ilvl w:val="0"/>
                <w:numId w:val="56"/>
              </w:numPr>
              <w:rPr>
                <w:rFonts w:ascii="Times New Roman" w:hAnsi="Times New Roman"/>
                <w:color w:val="auto"/>
              </w:rPr>
            </w:pPr>
            <w:r>
              <w:rPr>
                <w:rFonts w:ascii="Times New Roman" w:hAnsi="Times New Roman"/>
                <w:color w:val="auto"/>
              </w:rPr>
              <w:t xml:space="preserve"> </w:t>
            </w:r>
            <w:r w:rsidR="00EA7172">
              <w:rPr>
                <w:rFonts w:ascii="Times New Roman" w:hAnsi="Times New Roman"/>
                <w:color w:val="auto"/>
              </w:rPr>
              <w:t>Connect Controller with blank flash to a standalone setup (no other Controller should be present as standlone supports only one Controller)</w:t>
            </w:r>
          </w:p>
        </w:tc>
        <w:tc>
          <w:tcPr>
            <w:tcW w:w="2070" w:type="dxa"/>
            <w:tcBorders>
              <w:top w:val="single" w:sz="6" w:space="0" w:color="auto"/>
              <w:left w:val="single" w:sz="4" w:space="0" w:color="auto"/>
              <w:bottom w:val="single" w:sz="4" w:space="0" w:color="auto"/>
              <w:right w:val="single" w:sz="4" w:space="0" w:color="auto"/>
            </w:tcBorders>
          </w:tcPr>
          <w:p w14:paraId="5816DFF3" w14:textId="1D43E9D1" w:rsidR="000309E3" w:rsidRDefault="00F06EE1" w:rsidP="007712E9">
            <w:pPr>
              <w:pStyle w:val="CellBody"/>
              <w:rPr>
                <w:rFonts w:ascii="Times New Roman" w:hAnsi="Times New Roman"/>
                <w:color w:val="auto"/>
              </w:rPr>
            </w:pPr>
            <w:r>
              <w:rPr>
                <w:rFonts w:ascii="Times New Roman" w:hAnsi="Times New Roman"/>
                <w:color w:val="auto"/>
              </w:rPr>
              <w:t xml:space="preserve">P/F/F#/NA:  </w:t>
            </w:r>
          </w:p>
        </w:tc>
      </w:tr>
      <w:tr w:rsidR="0052212A" w14:paraId="2CD1E61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CF155AE" w14:textId="1C056195" w:rsidR="0052212A" w:rsidRDefault="0052212A" w:rsidP="0052212A">
            <w:pPr>
              <w:pStyle w:val="CellBody"/>
              <w:numPr>
                <w:ilvl w:val="0"/>
                <w:numId w:val="56"/>
              </w:numPr>
              <w:rPr>
                <w:rFonts w:ascii="Times New Roman" w:hAnsi="Times New Roman"/>
                <w:color w:val="auto"/>
              </w:rPr>
            </w:pPr>
            <w:r>
              <w:rPr>
                <w:rFonts w:ascii="Times New Roman" w:hAnsi="Times New Roman"/>
                <w:color w:val="auto"/>
              </w:rPr>
              <w:lastRenderedPageBreak/>
              <w:t>Configure the parameters for the Controller in Ovation developer studio</w:t>
            </w:r>
          </w:p>
        </w:tc>
        <w:tc>
          <w:tcPr>
            <w:tcW w:w="2070" w:type="dxa"/>
            <w:tcBorders>
              <w:top w:val="single" w:sz="6" w:space="0" w:color="auto"/>
              <w:left w:val="single" w:sz="4" w:space="0" w:color="auto"/>
              <w:bottom w:val="single" w:sz="4" w:space="0" w:color="auto"/>
              <w:right w:val="single" w:sz="4" w:space="0" w:color="auto"/>
            </w:tcBorders>
          </w:tcPr>
          <w:p w14:paraId="1170BB66" w14:textId="0CCACA2E"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7210A85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A76DCBA" w14:textId="0EA23578" w:rsidR="0052212A" w:rsidRDefault="0052212A" w:rsidP="0052212A">
            <w:pPr>
              <w:pStyle w:val="CellBody"/>
              <w:numPr>
                <w:ilvl w:val="0"/>
                <w:numId w:val="56"/>
              </w:numPr>
              <w:rPr>
                <w:rFonts w:ascii="Times New Roman" w:hAnsi="Times New Roman"/>
                <w:color w:val="auto"/>
              </w:rPr>
            </w:pPr>
            <w:r>
              <w:rPr>
                <w:rFonts w:ascii="Times New Roman" w:hAnsi="Times New Roman"/>
                <w:color w:val="auto"/>
              </w:rPr>
              <w:t xml:space="preserve">Verify </w:t>
            </w:r>
            <w:r w:rsidRPr="00EA7172">
              <w:rPr>
                <w:bCs/>
              </w:rPr>
              <w:t>if Controller is able to bootup</w:t>
            </w:r>
            <w:r>
              <w:rPr>
                <w:b/>
              </w:rPr>
              <w:t xml:space="preserve"> </w:t>
            </w:r>
            <w:r w:rsidRPr="00EA7172">
              <w:rPr>
                <w:bCs/>
              </w:rPr>
              <w:t>from a blank flash (i.e. from the factory) for the initial configuration</w:t>
            </w:r>
            <w:r>
              <w:rPr>
                <w:rFonts w:ascii="Times New Roman" w:hAnsi="Times New Roman"/>
                <w:color w:val="auto"/>
              </w:rPr>
              <w:t xml:space="preserve"> and it can be configured further</w:t>
            </w:r>
            <w:ins w:id="3122" w:author="Jindal, Deepak [AUTOSOL/PWS/NOIDA]" w:date="2022-06-09T22:24:00Z">
              <w:r w:rsidR="00B922E8">
                <w:rPr>
                  <w:rFonts w:ascii="Times New Roman" w:hAnsi="Times New Roman"/>
                  <w:color w:val="auto"/>
                </w:rPr>
                <w:t>. Check in the error log f</w:t>
              </w:r>
            </w:ins>
            <w:ins w:id="3123" w:author="Jindal, Deepak [AUTOSOL/PWS/NOIDA]" w:date="2022-06-09T22:25:00Z">
              <w:r w:rsidR="00B922E8">
                <w:rPr>
                  <w:rFonts w:ascii="Times New Roman" w:hAnsi="Times New Roman"/>
                  <w:color w:val="auto"/>
                </w:rPr>
                <w:t>ile for the bootup messages.</w:t>
              </w:r>
            </w:ins>
          </w:p>
        </w:tc>
        <w:tc>
          <w:tcPr>
            <w:tcW w:w="2070" w:type="dxa"/>
            <w:tcBorders>
              <w:top w:val="single" w:sz="6" w:space="0" w:color="auto"/>
              <w:left w:val="single" w:sz="4" w:space="0" w:color="auto"/>
              <w:bottom w:val="single" w:sz="4" w:space="0" w:color="auto"/>
              <w:right w:val="single" w:sz="4" w:space="0" w:color="auto"/>
            </w:tcBorders>
          </w:tcPr>
          <w:p w14:paraId="1CFEB273" w14:textId="5ABAF0BF"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0309E3" w14:paraId="71EDB0A2"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B73BB86" w14:textId="77777777" w:rsidR="000309E3" w:rsidRDefault="000309E3" w:rsidP="007712E9">
            <w:pPr>
              <w:pStyle w:val="CellBody"/>
            </w:pPr>
            <w:r>
              <w:t>Comments:</w:t>
            </w:r>
          </w:p>
        </w:tc>
      </w:tr>
    </w:tbl>
    <w:p w14:paraId="469E3674" w14:textId="328C7B27" w:rsidR="000309E3" w:rsidRDefault="000309E3" w:rsidP="000309E3"/>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C4515" w:rsidRPr="003A700C" w14:paraId="53C0A74F" w14:textId="77777777" w:rsidTr="002273A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CEBD79F" w14:textId="6B3FA0BE" w:rsidR="000C4515" w:rsidRDefault="000C4515" w:rsidP="002273AE">
            <w:pPr>
              <w:pStyle w:val="CellBody"/>
              <w:numPr>
                <w:ilvl w:val="3"/>
                <w:numId w:val="14"/>
              </w:numPr>
              <w:rPr>
                <w:b/>
              </w:rPr>
            </w:pPr>
            <w:r w:rsidRPr="000E0679">
              <w:rPr>
                <w:b/>
              </w:rPr>
              <w:t xml:space="preserve">Test : </w:t>
            </w:r>
            <w:r w:rsidRPr="00EA7172">
              <w:rPr>
                <w:bCs/>
              </w:rPr>
              <w:t>Verify if Controller is able to bootup</w:t>
            </w:r>
            <w:r>
              <w:rPr>
                <w:b/>
              </w:rPr>
              <w:t xml:space="preserve"> </w:t>
            </w:r>
            <w:r w:rsidRPr="00EA7172">
              <w:rPr>
                <w:bCs/>
              </w:rPr>
              <w:t xml:space="preserve">from a </w:t>
            </w:r>
            <w:r>
              <w:rPr>
                <w:bCs/>
              </w:rPr>
              <w:t>re-formatted</w:t>
            </w:r>
            <w:r w:rsidRPr="00EA7172">
              <w:rPr>
                <w:bCs/>
              </w:rPr>
              <w:t xml:space="preserve"> flash (i.e. from the factory) for the initial configuration</w:t>
            </w:r>
            <w:r>
              <w:rPr>
                <w:bCs/>
              </w:rPr>
              <w:t xml:space="preserve"> </w:t>
            </w:r>
            <w:r w:rsidRPr="00D8157E">
              <w:rPr>
                <w:bCs/>
              </w:rPr>
              <w:t>in a standlone environment</w:t>
            </w:r>
          </w:p>
          <w:p w14:paraId="5EBBD543" w14:textId="77777777" w:rsidR="000C4515" w:rsidRDefault="000C4515" w:rsidP="002273AE">
            <w:pPr>
              <w:pStyle w:val="CellBody"/>
              <w:rPr>
                <w:b/>
              </w:rPr>
            </w:pPr>
          </w:p>
          <w:p w14:paraId="66F157C2" w14:textId="77777777" w:rsidR="000C4515" w:rsidRPr="00EA7172" w:rsidRDefault="000C4515" w:rsidP="002273AE">
            <w:pPr>
              <w:pStyle w:val="CellBody"/>
              <w:rPr>
                <w:b/>
              </w:rPr>
            </w:pPr>
            <w:r w:rsidRPr="00EA7172">
              <w:rPr>
                <w:bCs/>
              </w:rPr>
              <w:t>Determine if Standalone Tools will support booting a controller from a blank flash (i.e. from the factory) for the initial configuration, or during a re-format of the flash drive during a field troubleshooting process</w:t>
            </w:r>
          </w:p>
        </w:tc>
      </w:tr>
      <w:tr w:rsidR="000C4515" w14:paraId="2FDB9964" w14:textId="77777777" w:rsidTr="002273A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0DF68E1" w14:textId="77777777" w:rsidR="000C4515" w:rsidRDefault="000C4515" w:rsidP="002273A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35C737C9" w14:textId="77777777" w:rsidR="000C4515" w:rsidRDefault="000C4515" w:rsidP="002273A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6B3EEC4" w14:textId="77777777" w:rsidR="000C4515" w:rsidRDefault="000C4515" w:rsidP="002273AE">
            <w:pPr>
              <w:pStyle w:val="CellBody"/>
              <w:rPr>
                <w:rFonts w:ascii="Times New Roman" w:hAnsi="Times New Roman"/>
                <w:color w:val="auto"/>
              </w:rPr>
            </w:pPr>
            <w:r>
              <w:rPr>
                <w:rFonts w:ascii="Times New Roman" w:hAnsi="Times New Roman"/>
                <w:color w:val="auto"/>
              </w:rPr>
              <w:t xml:space="preserve"> </w:t>
            </w:r>
          </w:p>
        </w:tc>
      </w:tr>
      <w:tr w:rsidR="000C4515" w14:paraId="7722B436"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698500C" w14:textId="47D33519" w:rsidR="000C4515" w:rsidRDefault="000C4515" w:rsidP="00084BBC">
            <w:pPr>
              <w:pStyle w:val="CellBody"/>
              <w:numPr>
                <w:ilvl w:val="0"/>
                <w:numId w:val="155"/>
              </w:numPr>
              <w:rPr>
                <w:rFonts w:ascii="Times New Roman" w:hAnsi="Times New Roman"/>
                <w:color w:val="auto"/>
              </w:rPr>
            </w:pPr>
            <w:r>
              <w:rPr>
                <w:rFonts w:ascii="Times New Roman" w:hAnsi="Times New Roman"/>
                <w:color w:val="auto"/>
              </w:rPr>
              <w:t xml:space="preserve"> Connect Controller with re-formatted flash to a standalone setup (no other Controller should be present as standlone supports only one Controller)</w:t>
            </w:r>
          </w:p>
        </w:tc>
        <w:tc>
          <w:tcPr>
            <w:tcW w:w="2070" w:type="dxa"/>
            <w:tcBorders>
              <w:top w:val="single" w:sz="6" w:space="0" w:color="auto"/>
              <w:left w:val="single" w:sz="4" w:space="0" w:color="auto"/>
              <w:bottom w:val="single" w:sz="4" w:space="0" w:color="auto"/>
              <w:right w:val="single" w:sz="4" w:space="0" w:color="auto"/>
            </w:tcBorders>
          </w:tcPr>
          <w:p w14:paraId="6C43911B" w14:textId="77777777" w:rsidR="000C4515" w:rsidRDefault="000C4515" w:rsidP="002273AE">
            <w:pPr>
              <w:pStyle w:val="CellBody"/>
              <w:rPr>
                <w:rFonts w:ascii="Times New Roman" w:hAnsi="Times New Roman"/>
                <w:color w:val="auto"/>
              </w:rPr>
            </w:pPr>
            <w:r>
              <w:rPr>
                <w:rFonts w:ascii="Times New Roman" w:hAnsi="Times New Roman"/>
                <w:color w:val="auto"/>
              </w:rPr>
              <w:t xml:space="preserve">P/F/F#/NA:  </w:t>
            </w:r>
          </w:p>
        </w:tc>
      </w:tr>
      <w:tr w:rsidR="0052212A" w14:paraId="07136D72"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968821E" w14:textId="77777777" w:rsidR="0052212A" w:rsidRDefault="0052212A" w:rsidP="00084BBC">
            <w:pPr>
              <w:pStyle w:val="CellBody"/>
              <w:numPr>
                <w:ilvl w:val="0"/>
                <w:numId w:val="155"/>
              </w:numPr>
              <w:rPr>
                <w:rFonts w:ascii="Times New Roman" w:hAnsi="Times New Roman"/>
                <w:color w:val="auto"/>
              </w:rPr>
            </w:pPr>
            <w:r>
              <w:rPr>
                <w:rFonts w:ascii="Times New Roman" w:hAnsi="Times New Roman"/>
                <w:color w:val="auto"/>
              </w:rPr>
              <w:t>Configure the parameters for the Controller in Ovation developer studio</w:t>
            </w:r>
          </w:p>
        </w:tc>
        <w:tc>
          <w:tcPr>
            <w:tcW w:w="2070" w:type="dxa"/>
            <w:tcBorders>
              <w:top w:val="single" w:sz="6" w:space="0" w:color="auto"/>
              <w:left w:val="single" w:sz="4" w:space="0" w:color="auto"/>
              <w:bottom w:val="single" w:sz="4" w:space="0" w:color="auto"/>
              <w:right w:val="single" w:sz="4" w:space="0" w:color="auto"/>
            </w:tcBorders>
          </w:tcPr>
          <w:p w14:paraId="09546E2D" w14:textId="4681A4F9"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10EF99EF"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F5A71A1" w14:textId="77777777" w:rsidR="0052212A" w:rsidRDefault="0052212A" w:rsidP="00084BBC">
            <w:pPr>
              <w:pStyle w:val="CellBody"/>
              <w:numPr>
                <w:ilvl w:val="0"/>
                <w:numId w:val="155"/>
              </w:numPr>
              <w:rPr>
                <w:rFonts w:ascii="Times New Roman" w:hAnsi="Times New Roman"/>
                <w:color w:val="auto"/>
              </w:rPr>
            </w:pPr>
            <w:r>
              <w:rPr>
                <w:rFonts w:ascii="Times New Roman" w:hAnsi="Times New Roman"/>
                <w:color w:val="auto"/>
              </w:rPr>
              <w:t xml:space="preserve">Verify </w:t>
            </w:r>
            <w:r w:rsidRPr="00EA7172">
              <w:rPr>
                <w:bCs/>
              </w:rPr>
              <w:t>if Controller is able to bootup</w:t>
            </w:r>
            <w:r>
              <w:rPr>
                <w:b/>
              </w:rPr>
              <w:t xml:space="preserve"> </w:t>
            </w:r>
            <w:r w:rsidRPr="00EA7172">
              <w:rPr>
                <w:bCs/>
              </w:rPr>
              <w:t>from a blank flash (i.e. from the factory) for the initial configuration</w:t>
            </w:r>
            <w:r>
              <w:rPr>
                <w:rFonts w:ascii="Times New Roman" w:hAnsi="Times New Roman"/>
                <w:color w:val="auto"/>
              </w:rPr>
              <w:t xml:space="preserve"> and it can be configured further</w:t>
            </w:r>
          </w:p>
        </w:tc>
        <w:tc>
          <w:tcPr>
            <w:tcW w:w="2070" w:type="dxa"/>
            <w:tcBorders>
              <w:top w:val="single" w:sz="6" w:space="0" w:color="auto"/>
              <w:left w:val="single" w:sz="4" w:space="0" w:color="auto"/>
              <w:bottom w:val="single" w:sz="4" w:space="0" w:color="auto"/>
              <w:right w:val="single" w:sz="4" w:space="0" w:color="auto"/>
            </w:tcBorders>
          </w:tcPr>
          <w:p w14:paraId="1BC5DE58" w14:textId="76A2B740"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0C4515" w14:paraId="04F1A155" w14:textId="77777777" w:rsidTr="002273A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2F10FA2" w14:textId="77777777" w:rsidR="000C4515" w:rsidRDefault="000C4515" w:rsidP="002273AE">
            <w:pPr>
              <w:pStyle w:val="CellBody"/>
            </w:pPr>
            <w:r>
              <w:t>Comments:</w:t>
            </w:r>
          </w:p>
        </w:tc>
      </w:tr>
    </w:tbl>
    <w:p w14:paraId="525D4894" w14:textId="77777777" w:rsidR="00EA7172" w:rsidRDefault="00EA7172" w:rsidP="000309E3"/>
    <w:p w14:paraId="3E9BE6DE" w14:textId="77777777" w:rsidR="000309E3" w:rsidRDefault="000309E3" w:rsidP="000309E3">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309E3" w:rsidRPr="003A700C" w14:paraId="54001643"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7C8015C" w14:textId="624E0AF2" w:rsidR="000C4515" w:rsidRDefault="000309E3" w:rsidP="00E82BA1">
            <w:pPr>
              <w:pStyle w:val="CellBody"/>
              <w:numPr>
                <w:ilvl w:val="3"/>
                <w:numId w:val="14"/>
              </w:numPr>
              <w:rPr>
                <w:b/>
              </w:rPr>
            </w:pPr>
            <w:r w:rsidRPr="000E0679">
              <w:rPr>
                <w:b/>
              </w:rPr>
              <w:t xml:space="preserve">Test : </w:t>
            </w:r>
            <w:r w:rsidR="000C4515" w:rsidRPr="000C4515">
              <w:rPr>
                <w:bCs/>
              </w:rPr>
              <w:t>Verify that the Controller supports SSH in a standalone environment</w:t>
            </w:r>
          </w:p>
          <w:p w14:paraId="62DE5811" w14:textId="77777777" w:rsidR="000C4515" w:rsidRDefault="000C4515" w:rsidP="000C4515">
            <w:pPr>
              <w:pStyle w:val="CellBody"/>
              <w:rPr>
                <w:b/>
              </w:rPr>
            </w:pPr>
          </w:p>
          <w:p w14:paraId="2D569772" w14:textId="77777777" w:rsidR="000C4515" w:rsidRDefault="000C4515" w:rsidP="000C4515">
            <w:pPr>
              <w:pStyle w:val="CellBody"/>
              <w:rPr>
                <w:b/>
              </w:rPr>
            </w:pPr>
          </w:p>
          <w:p w14:paraId="21A50D68" w14:textId="06E57F70" w:rsidR="000309E3" w:rsidRPr="000C4515" w:rsidRDefault="000309E3" w:rsidP="000C4515">
            <w:pPr>
              <w:pStyle w:val="CellBody"/>
              <w:rPr>
                <w:b/>
              </w:rPr>
            </w:pPr>
            <w:r w:rsidRPr="000C4515">
              <w:rPr>
                <w:bCs/>
              </w:rPr>
              <w:t xml:space="preserve">Determine if </w:t>
            </w:r>
            <w:r w:rsidR="00910AD2" w:rsidRPr="000C4515">
              <w:rPr>
                <w:bCs/>
              </w:rPr>
              <w:t>The controller will support the standard SSH connection for advanced\field troubleshooting</w:t>
            </w:r>
            <w:r w:rsidR="00F06EE1" w:rsidRPr="000C4515">
              <w:rPr>
                <w:bCs/>
              </w:rPr>
              <w:t xml:space="preserve"> </w:t>
            </w:r>
            <w:r w:rsidR="00F06EE1" w:rsidRPr="000C4515">
              <w:rPr>
                <w:bCs/>
                <w:i/>
                <w:iCs/>
                <w:sz w:val="20"/>
              </w:rPr>
              <w:t>(</w:t>
            </w:r>
            <w:r w:rsidR="00910AD2" w:rsidRPr="000C4515">
              <w:rPr>
                <w:bCs/>
                <w:i/>
                <w:iCs/>
                <w:sz w:val="20"/>
              </w:rPr>
              <w:t>In a standard Ovation system, the SSH authentication is done via RADIUS, however for the Standalone Controller, the authentication will be done via the local user account information stored on the controller.  Only users with the Administrator role will be permitted access.  If no account information is available (no user yet created) SSH access to the controller will be denied</w:t>
            </w:r>
            <w:r w:rsidR="00F06EE1" w:rsidRPr="000C4515">
              <w:rPr>
                <w:bCs/>
                <w:i/>
                <w:iCs/>
                <w:sz w:val="20"/>
              </w:rPr>
              <w:t>)</w:t>
            </w:r>
          </w:p>
        </w:tc>
      </w:tr>
      <w:tr w:rsidR="000309E3" w14:paraId="383F541A"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262ED1F" w14:textId="77777777" w:rsidR="000309E3" w:rsidRDefault="000309E3"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82F7D80" w14:textId="77777777" w:rsidR="000309E3" w:rsidRDefault="000309E3"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0EE7D07" w14:textId="77777777" w:rsidR="000309E3" w:rsidRDefault="000309E3" w:rsidP="007712E9">
            <w:pPr>
              <w:pStyle w:val="CellBody"/>
              <w:rPr>
                <w:rFonts w:ascii="Times New Roman" w:hAnsi="Times New Roman"/>
                <w:color w:val="auto"/>
              </w:rPr>
            </w:pPr>
            <w:r>
              <w:rPr>
                <w:rFonts w:ascii="Times New Roman" w:hAnsi="Times New Roman"/>
                <w:color w:val="auto"/>
              </w:rPr>
              <w:t xml:space="preserve"> </w:t>
            </w:r>
          </w:p>
        </w:tc>
      </w:tr>
      <w:tr w:rsidR="0052212A" w14:paraId="3AFC154A"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08A4C20" w14:textId="640B7B8A" w:rsidR="0052212A" w:rsidRDefault="0052212A" w:rsidP="0052212A">
            <w:pPr>
              <w:pStyle w:val="CellBody"/>
              <w:numPr>
                <w:ilvl w:val="0"/>
                <w:numId w:val="57"/>
              </w:numPr>
              <w:rPr>
                <w:rFonts w:ascii="Times New Roman" w:hAnsi="Times New Roman"/>
                <w:color w:val="auto"/>
              </w:rPr>
            </w:pPr>
            <w:r>
              <w:rPr>
                <w:rFonts w:ascii="Times New Roman" w:hAnsi="Times New Roman"/>
                <w:color w:val="auto"/>
              </w:rPr>
              <w:t xml:space="preserve">Create administrator &amp; non-administrator users for a Controller using security configuation  </w:t>
            </w:r>
          </w:p>
        </w:tc>
        <w:tc>
          <w:tcPr>
            <w:tcW w:w="2070" w:type="dxa"/>
            <w:tcBorders>
              <w:top w:val="single" w:sz="6" w:space="0" w:color="auto"/>
              <w:left w:val="single" w:sz="4" w:space="0" w:color="auto"/>
              <w:bottom w:val="single" w:sz="4" w:space="0" w:color="auto"/>
              <w:right w:val="single" w:sz="4" w:space="0" w:color="auto"/>
            </w:tcBorders>
          </w:tcPr>
          <w:p w14:paraId="049749EF" w14:textId="43E1603C"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3A86B29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3C98BF3" w14:textId="454A746A" w:rsidR="0052212A" w:rsidRDefault="0052212A" w:rsidP="0052212A">
            <w:pPr>
              <w:pStyle w:val="CellBody"/>
              <w:numPr>
                <w:ilvl w:val="0"/>
                <w:numId w:val="57"/>
              </w:numPr>
              <w:rPr>
                <w:rFonts w:ascii="Times New Roman" w:hAnsi="Times New Roman"/>
                <w:color w:val="auto"/>
              </w:rPr>
            </w:pPr>
            <w:r>
              <w:rPr>
                <w:rFonts w:ascii="Times New Roman" w:hAnsi="Times New Roman"/>
                <w:color w:val="auto"/>
              </w:rPr>
              <w:t xml:space="preserve">Verify if able to establish a ssh connection to Controller using administrator users </w:t>
            </w:r>
          </w:p>
        </w:tc>
        <w:tc>
          <w:tcPr>
            <w:tcW w:w="2070" w:type="dxa"/>
            <w:tcBorders>
              <w:top w:val="single" w:sz="6" w:space="0" w:color="auto"/>
              <w:left w:val="single" w:sz="4" w:space="0" w:color="auto"/>
              <w:bottom w:val="single" w:sz="4" w:space="0" w:color="auto"/>
              <w:right w:val="single" w:sz="4" w:space="0" w:color="auto"/>
            </w:tcBorders>
          </w:tcPr>
          <w:p w14:paraId="160AE1D7" w14:textId="3835AF05"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672972C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A1912D3" w14:textId="658E3D25" w:rsidR="0052212A" w:rsidRDefault="0052212A" w:rsidP="0052212A">
            <w:pPr>
              <w:pStyle w:val="CellBody"/>
              <w:numPr>
                <w:ilvl w:val="0"/>
                <w:numId w:val="57"/>
              </w:numPr>
              <w:rPr>
                <w:rFonts w:ascii="Times New Roman" w:hAnsi="Times New Roman"/>
                <w:color w:val="auto"/>
              </w:rPr>
            </w:pPr>
            <w:r>
              <w:rPr>
                <w:rFonts w:ascii="Times New Roman" w:hAnsi="Times New Roman"/>
                <w:color w:val="auto"/>
              </w:rPr>
              <w:t>Verify attempt to establish a ssh connection to Controller using non administrator users should be failed</w:t>
            </w:r>
          </w:p>
        </w:tc>
        <w:tc>
          <w:tcPr>
            <w:tcW w:w="2070" w:type="dxa"/>
            <w:tcBorders>
              <w:top w:val="single" w:sz="6" w:space="0" w:color="auto"/>
              <w:left w:val="single" w:sz="4" w:space="0" w:color="auto"/>
              <w:bottom w:val="single" w:sz="4" w:space="0" w:color="auto"/>
              <w:right w:val="single" w:sz="4" w:space="0" w:color="auto"/>
            </w:tcBorders>
          </w:tcPr>
          <w:p w14:paraId="2EF42483" w14:textId="7E8828C1"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0309E3" w14:paraId="1D0B5837"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C7F5C78" w14:textId="77777777" w:rsidR="000309E3" w:rsidRDefault="000309E3" w:rsidP="007712E9">
            <w:pPr>
              <w:pStyle w:val="CellBody"/>
            </w:pPr>
            <w:r>
              <w:t>Comments:</w:t>
            </w:r>
          </w:p>
        </w:tc>
      </w:tr>
    </w:tbl>
    <w:p w14:paraId="5743E9AE" w14:textId="77777777" w:rsidR="000309E3" w:rsidRDefault="000309E3" w:rsidP="000309E3"/>
    <w:p w14:paraId="610E032D" w14:textId="77777777" w:rsidR="000E0679" w:rsidRDefault="000E0679" w:rsidP="00B20F93"/>
    <w:p w14:paraId="31E33D09" w14:textId="6597CFDF" w:rsidR="00B20F93" w:rsidRPr="00AD33AF" w:rsidRDefault="00B20F93">
      <w:pPr>
        <w:pStyle w:val="SectL2"/>
        <w:numPr>
          <w:ilvl w:val="2"/>
          <w:numId w:val="173"/>
        </w:numPr>
        <w:spacing w:after="120"/>
        <w:pPrChange w:id="3124" w:author="Jindal, Deepak [AUTOSOL/PWS/NOIDA]" w:date="2022-06-09T22:18:00Z">
          <w:pPr>
            <w:pStyle w:val="SectL2"/>
            <w:numPr>
              <w:ilvl w:val="2"/>
              <w:numId w:val="6"/>
            </w:numPr>
            <w:tabs>
              <w:tab w:val="clear" w:pos="1080"/>
            </w:tabs>
            <w:spacing w:after="120"/>
            <w:ind w:left="0" w:firstLine="0"/>
          </w:pPr>
        </w:pPrChange>
      </w:pPr>
      <w:bookmarkStart w:id="3125" w:name="_Toc102474037"/>
      <w:bookmarkStart w:id="3126" w:name="_Toc102474393"/>
      <w:bookmarkStart w:id="3127" w:name="_Toc102474448"/>
      <w:bookmarkStart w:id="3128" w:name="_Toc102474519"/>
      <w:bookmarkStart w:id="3129" w:name="_Toc105769696"/>
      <w:bookmarkStart w:id="3130" w:name="_Toc105844674"/>
      <w:bookmarkStart w:id="3131" w:name="_Toc108469395"/>
      <w:bookmarkStart w:id="3132" w:name="_Toc108469877"/>
      <w:r>
        <w:lastRenderedPageBreak/>
        <w:t>Tools</w:t>
      </w:r>
      <w:bookmarkEnd w:id="3125"/>
      <w:bookmarkEnd w:id="3126"/>
      <w:bookmarkEnd w:id="3127"/>
      <w:bookmarkEnd w:id="3128"/>
      <w:bookmarkEnd w:id="3129"/>
      <w:bookmarkEnd w:id="3130"/>
      <w:bookmarkEnd w:id="3131"/>
      <w:bookmarkEnd w:id="3132"/>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B20F93" w:rsidRPr="00515527" w14:paraId="77D05044"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55C78D9" w14:textId="77777777" w:rsidR="00B20F93" w:rsidRDefault="00096259" w:rsidP="00096259">
            <w:pPr>
              <w:pStyle w:val="CellBody"/>
              <w:jc w:val="center"/>
              <w:rPr>
                <w:b/>
              </w:rPr>
            </w:pPr>
            <w:r>
              <w:rPr>
                <w:b/>
              </w:rPr>
              <w:t>SRF Notes</w:t>
            </w:r>
          </w:p>
          <w:p w14:paraId="57950668" w14:textId="77777777" w:rsidR="00096259" w:rsidRDefault="00096259" w:rsidP="00096259">
            <w:r>
              <w:t xml:space="preserve">The tools for Standalone Controllers </w:t>
            </w:r>
            <w:r w:rsidRPr="20D6BF7B">
              <w:t>will be installed as part of the Ovation Standalone Software</w:t>
            </w:r>
            <w:r>
              <w:t xml:space="preserve">, will not require a server class computer or operating system, and </w:t>
            </w:r>
            <w:r w:rsidRPr="20D6BF7B">
              <w:t xml:space="preserve">will not require the computer to be part of a domain. </w:t>
            </w:r>
            <w:r>
              <w:t>[Source Req 2.1] [Source Req 2.2]</w:t>
            </w:r>
          </w:p>
          <w:p w14:paraId="0B239B00" w14:textId="77777777" w:rsidR="00096259" w:rsidRDefault="00096259" w:rsidP="00096259"/>
          <w:p w14:paraId="6FFE12F5" w14:textId="77777777" w:rsidR="00096259" w:rsidRDefault="00096259" w:rsidP="00096259">
            <w:r>
              <w:t>The tools for Standalone Controllers will require an Ovation license – tied to the computer on which the software is installed.  This will be similar to the Ovation licenses utilized on the Database Server of a standard Ovation system.  [Source Req 2.5]</w:t>
            </w:r>
          </w:p>
          <w:p w14:paraId="012A378B" w14:textId="77777777" w:rsidR="00096259" w:rsidRDefault="00096259" w:rsidP="00096259"/>
          <w:p w14:paraId="4BA190C2" w14:textId="77777777" w:rsidR="00096259" w:rsidRPr="00D43346" w:rsidRDefault="00096259" w:rsidP="00096259">
            <w:r>
              <w:t>The computer on which the tools for Standalone Controllers is installed will not be considered an Ovation drop – and installation of the software will not be permitted on an Ovation drop.  [Source Req 2.4]</w:t>
            </w:r>
          </w:p>
          <w:p w14:paraId="103B4456" w14:textId="77777777" w:rsidR="00096259" w:rsidRDefault="00096259" w:rsidP="00096259"/>
          <w:p w14:paraId="4CB95EB9" w14:textId="77777777" w:rsidR="00096259" w:rsidRDefault="00096259" w:rsidP="00096259">
            <w:r>
              <w:t>The tools for Standalone Controller will include a new application which will serve as the primary user interface where various engineering functions are performed, and where Ovation Engineering and HMI applications are initiated or launched.  Ovation user applications (Engineering or HMI) will be launched from this new application.  The new application will feature the following functionality:</w:t>
            </w:r>
          </w:p>
          <w:p w14:paraId="7E73C3FB" w14:textId="77777777" w:rsidR="00096259" w:rsidRDefault="00096259" w:rsidP="00E82BA1">
            <w:pPr>
              <w:pStyle w:val="ListParagraph"/>
              <w:numPr>
                <w:ilvl w:val="0"/>
                <w:numId w:val="15"/>
              </w:numPr>
              <w:spacing w:before="200" w:after="200" w:line="276" w:lineRule="auto"/>
            </w:pPr>
            <w:r>
              <w:t>Permit the user to connect to (and disconnect from) a Standalone Controller.  A username and password will be required to connect to a Standalone Controller.  The tools for Standalone Controller will only permit the connection to one Standalone Controller at a time.  [Source Req. 3.2]</w:t>
            </w:r>
          </w:p>
          <w:p w14:paraId="3A328026" w14:textId="77777777" w:rsidR="00096259" w:rsidRDefault="00096259" w:rsidP="00E82BA1">
            <w:pPr>
              <w:pStyle w:val="ListParagraph"/>
              <w:numPr>
                <w:ilvl w:val="0"/>
                <w:numId w:val="15"/>
              </w:numPr>
              <w:spacing w:before="200" w:after="200" w:line="276" w:lineRule="auto"/>
            </w:pPr>
            <w:r>
              <w:t>Launch Ovation engineering tools applications such as Ovation Developer Studio and Ovation Engineering Audit Viewer. [Source Req. 2.13]</w:t>
            </w:r>
          </w:p>
          <w:p w14:paraId="3E6B1755" w14:textId="77777777" w:rsidR="00096259" w:rsidRDefault="00096259" w:rsidP="00E82BA1">
            <w:pPr>
              <w:pStyle w:val="ListParagraph"/>
              <w:numPr>
                <w:ilvl w:val="0"/>
                <w:numId w:val="15"/>
              </w:numPr>
              <w:spacing w:before="200" w:after="200" w:line="276" w:lineRule="auto"/>
            </w:pPr>
            <w:r>
              <w:t>Launch Ovation HMI applications such as the Standalone Controller Alarm Window, Trend, Graphics, Point Information, Point Review, the Ovation Error Log, Signal Diagram Viewer, and Ovation Machine Works. [Source Req. 3.4]</w:t>
            </w:r>
          </w:p>
          <w:p w14:paraId="2D6AF671" w14:textId="77777777" w:rsidR="00096259" w:rsidRDefault="00096259" w:rsidP="00E82BA1">
            <w:pPr>
              <w:pStyle w:val="ListParagraph"/>
              <w:numPr>
                <w:ilvl w:val="0"/>
                <w:numId w:val="15"/>
              </w:numPr>
              <w:spacing w:before="200" w:after="200" w:line="276" w:lineRule="auto"/>
            </w:pPr>
            <w:r>
              <w:t>Launch Ovation Utility applications such as Controller Diagnostics and Sensor Calibrate. [Source Req. 3.4]</w:t>
            </w:r>
          </w:p>
          <w:p w14:paraId="7B7D095D" w14:textId="77777777" w:rsidR="00096259" w:rsidRDefault="00096259" w:rsidP="00E82BA1">
            <w:pPr>
              <w:pStyle w:val="ListParagraph"/>
              <w:numPr>
                <w:ilvl w:val="0"/>
                <w:numId w:val="15"/>
              </w:numPr>
              <w:spacing w:before="200" w:after="200" w:line="276" w:lineRule="auto"/>
            </w:pPr>
            <w:r>
              <w:t>Permit the user to create a new Standalone Controller database.</w:t>
            </w:r>
          </w:p>
          <w:p w14:paraId="06DD3D75" w14:textId="77777777" w:rsidR="00096259" w:rsidRDefault="00096259" w:rsidP="00E82BA1">
            <w:pPr>
              <w:pStyle w:val="ListParagraph"/>
              <w:numPr>
                <w:ilvl w:val="0"/>
                <w:numId w:val="15"/>
              </w:numPr>
              <w:spacing w:before="200" w:after="200" w:line="276" w:lineRule="auto"/>
            </w:pPr>
            <w:r>
              <w:t>Permit the user to archive an existing Standalone Controller database to disk.  [Source Req. 2.9]</w:t>
            </w:r>
          </w:p>
          <w:p w14:paraId="708B70F7" w14:textId="77777777" w:rsidR="00096259" w:rsidRDefault="00096259" w:rsidP="00E82BA1">
            <w:pPr>
              <w:pStyle w:val="ListParagraph"/>
              <w:numPr>
                <w:ilvl w:val="0"/>
                <w:numId w:val="15"/>
              </w:numPr>
              <w:spacing w:before="200" w:after="200" w:line="276" w:lineRule="auto"/>
            </w:pPr>
            <w:r>
              <w:t>Permit the user to restore a previously archived Standalone Controller database from disk.</w:t>
            </w:r>
          </w:p>
          <w:p w14:paraId="73720254" w14:textId="427D20B4" w:rsidR="00096259" w:rsidRPr="00096259" w:rsidRDefault="00096259" w:rsidP="00096259">
            <w:pPr>
              <w:pStyle w:val="CellBody"/>
              <w:jc w:val="center"/>
              <w:rPr>
                <w:b/>
              </w:rPr>
            </w:pPr>
          </w:p>
        </w:tc>
      </w:tr>
      <w:tr w:rsidR="00B20F93" w14:paraId="6FA029F1"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DA4355F" w14:textId="4FE92DEF" w:rsidR="00B20F93" w:rsidRPr="00961BBF" w:rsidRDefault="00C66EFF" w:rsidP="00C66EFF">
            <w:pPr>
              <w:pStyle w:val="SectL2"/>
              <w:tabs>
                <w:tab w:val="clear" w:pos="1080"/>
              </w:tabs>
              <w:spacing w:after="120"/>
              <w:ind w:left="0" w:firstLine="0"/>
              <w:rPr>
                <w:rFonts w:ascii="Times" w:hAnsi="Times" w:cs="Times"/>
                <w:sz w:val="24"/>
                <w:szCs w:val="24"/>
              </w:rPr>
            </w:pPr>
            <w:bookmarkStart w:id="3133" w:name="_Toc105769697"/>
            <w:bookmarkStart w:id="3134" w:name="_Toc105844675"/>
            <w:bookmarkStart w:id="3135" w:name="_Toc105845250"/>
            <w:bookmarkStart w:id="3136" w:name="_Toc105848952"/>
            <w:bookmarkStart w:id="3137" w:name="_Toc108469396"/>
            <w:bookmarkStart w:id="3138" w:name="_Toc108469878"/>
            <w:bookmarkStart w:id="3139" w:name="_Toc102405998"/>
            <w:bookmarkStart w:id="3140" w:name="_Toc102474038"/>
            <w:bookmarkStart w:id="3141" w:name="_Toc102474394"/>
            <w:bookmarkStart w:id="3142" w:name="_Toc102474449"/>
            <w:bookmarkStart w:id="3143" w:name="_Toc102474520"/>
            <w:r>
              <w:rPr>
                <w:rFonts w:ascii="Times" w:hAnsi="Times" w:cs="Times"/>
                <w:sz w:val="24"/>
                <w:szCs w:val="24"/>
              </w:rPr>
              <w:t xml:space="preserve">5.9.2.i </w:t>
            </w:r>
            <w:r w:rsidR="00B20F93" w:rsidRPr="00464FD5">
              <w:rPr>
                <w:rFonts w:ascii="Times" w:hAnsi="Times" w:cs="Times"/>
                <w:sz w:val="24"/>
                <w:szCs w:val="24"/>
              </w:rPr>
              <w:t xml:space="preserve">Test : </w:t>
            </w:r>
            <w:r w:rsidR="00961BBF" w:rsidRPr="00961BBF">
              <w:rPr>
                <w:rFonts w:ascii="Times" w:hAnsi="Times" w:cs="Times"/>
                <w:b w:val="0"/>
                <w:bCs/>
                <w:sz w:val="24"/>
                <w:szCs w:val="24"/>
              </w:rPr>
              <w:t>Verify that</w:t>
            </w:r>
            <w:r w:rsidR="00961BBF">
              <w:rPr>
                <w:rFonts w:ascii="Times" w:hAnsi="Times" w:cs="Times"/>
                <w:sz w:val="24"/>
                <w:szCs w:val="24"/>
              </w:rPr>
              <w:t xml:space="preserve"> </w:t>
            </w:r>
            <w:r w:rsidR="00961BBF" w:rsidRPr="00961BBF">
              <w:rPr>
                <w:rFonts w:ascii="Times" w:hAnsi="Times" w:cs="Times"/>
                <w:b w:val="0"/>
                <w:bCs/>
                <w:sz w:val="24"/>
                <w:szCs w:val="24"/>
              </w:rPr>
              <w:t>Ovation Standalone Software</w:t>
            </w:r>
            <w:r w:rsidR="00961BBF">
              <w:rPr>
                <w:rFonts w:ascii="Times" w:hAnsi="Times" w:cs="Times"/>
                <w:b w:val="0"/>
                <w:bCs/>
                <w:sz w:val="24"/>
                <w:szCs w:val="24"/>
              </w:rPr>
              <w:t xml:space="preserve"> get installed (along with all the tools) on a non server grade, non Ovation machine and machine is also not a member of any domain</w:t>
            </w:r>
            <w:bookmarkEnd w:id="3133"/>
            <w:bookmarkEnd w:id="3134"/>
            <w:bookmarkEnd w:id="3135"/>
            <w:bookmarkEnd w:id="3136"/>
            <w:bookmarkEnd w:id="3137"/>
            <w:bookmarkEnd w:id="3138"/>
            <w:r w:rsidR="00961BBF">
              <w:rPr>
                <w:rFonts w:ascii="Times" w:hAnsi="Times" w:cs="Times"/>
                <w:b w:val="0"/>
                <w:bCs/>
                <w:sz w:val="24"/>
                <w:szCs w:val="24"/>
              </w:rPr>
              <w:t xml:space="preserve"> </w:t>
            </w:r>
            <w:bookmarkEnd w:id="3139"/>
            <w:bookmarkEnd w:id="3140"/>
            <w:bookmarkEnd w:id="3141"/>
            <w:bookmarkEnd w:id="3142"/>
            <w:bookmarkEnd w:id="3143"/>
          </w:p>
        </w:tc>
      </w:tr>
      <w:tr w:rsidR="00B20F93" w14:paraId="1CE5E370"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E75F7BC" w14:textId="77777777" w:rsidR="00B20F93" w:rsidRDefault="00B20F93"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3EADEACC" w14:textId="77777777" w:rsidR="00B20F93" w:rsidRDefault="00B20F93"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115658F" w14:textId="77777777" w:rsidR="00B20F93" w:rsidRDefault="00B20F93" w:rsidP="007712E9">
            <w:pPr>
              <w:pStyle w:val="CellBody"/>
              <w:rPr>
                <w:rFonts w:ascii="Times New Roman" w:hAnsi="Times New Roman"/>
                <w:color w:val="auto"/>
              </w:rPr>
            </w:pPr>
            <w:r>
              <w:rPr>
                <w:rFonts w:ascii="Times New Roman" w:hAnsi="Times New Roman"/>
                <w:color w:val="auto"/>
              </w:rPr>
              <w:t xml:space="preserve"> </w:t>
            </w:r>
          </w:p>
        </w:tc>
      </w:tr>
      <w:tr w:rsidR="00B20F93" w14:paraId="6B919DC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A52F3EA" w14:textId="50231480" w:rsidR="00B20F93" w:rsidRDefault="00961BBF" w:rsidP="00BA7962">
            <w:pPr>
              <w:pStyle w:val="CellBody"/>
              <w:numPr>
                <w:ilvl w:val="0"/>
                <w:numId w:val="58"/>
              </w:numPr>
              <w:rPr>
                <w:rFonts w:ascii="Times New Roman" w:hAnsi="Times New Roman"/>
                <w:color w:val="auto"/>
              </w:rPr>
            </w:pPr>
            <w:r>
              <w:rPr>
                <w:rFonts w:ascii="Times New Roman" w:hAnsi="Times New Roman"/>
                <w:color w:val="auto"/>
              </w:rPr>
              <w:t>Refer &amp; execute tests mentioned in installation tests section</w:t>
            </w:r>
          </w:p>
        </w:tc>
        <w:tc>
          <w:tcPr>
            <w:tcW w:w="2070" w:type="dxa"/>
            <w:tcBorders>
              <w:top w:val="single" w:sz="6" w:space="0" w:color="auto"/>
              <w:left w:val="single" w:sz="4" w:space="0" w:color="auto"/>
              <w:bottom w:val="single" w:sz="4" w:space="0" w:color="auto"/>
              <w:right w:val="single" w:sz="4" w:space="0" w:color="auto"/>
            </w:tcBorders>
          </w:tcPr>
          <w:p w14:paraId="1B6422A4" w14:textId="77777777" w:rsidR="00B20F93" w:rsidRDefault="00B20F93" w:rsidP="007712E9">
            <w:pPr>
              <w:pStyle w:val="CellBody"/>
              <w:rPr>
                <w:rFonts w:ascii="Times New Roman" w:hAnsi="Times New Roman"/>
                <w:color w:val="auto"/>
              </w:rPr>
            </w:pPr>
            <w:r>
              <w:rPr>
                <w:rFonts w:ascii="Times New Roman" w:hAnsi="Times New Roman"/>
                <w:color w:val="auto"/>
              </w:rPr>
              <w:t xml:space="preserve">P/F/F#/NA:  </w:t>
            </w:r>
          </w:p>
        </w:tc>
      </w:tr>
      <w:tr w:rsidR="00B20F93" w14:paraId="6A97BF4D"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CB082D4" w14:textId="77777777" w:rsidR="00B20F93" w:rsidRDefault="00B20F93" w:rsidP="007712E9">
            <w:pPr>
              <w:pStyle w:val="CellBody"/>
            </w:pPr>
            <w:r>
              <w:t>Comments:</w:t>
            </w:r>
          </w:p>
        </w:tc>
      </w:tr>
    </w:tbl>
    <w:p w14:paraId="3B55AF91" w14:textId="77777777" w:rsidR="00464FD5" w:rsidRDefault="00B20F93" w:rsidP="00464FD5">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64FD5" w14:paraId="022D441D"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13D27D0" w14:textId="1FB3F535" w:rsidR="00464FD5" w:rsidRPr="00464FD5" w:rsidRDefault="00C66EFF" w:rsidP="00C66EFF">
            <w:pPr>
              <w:pStyle w:val="SectL2"/>
              <w:tabs>
                <w:tab w:val="clear" w:pos="1080"/>
              </w:tabs>
              <w:spacing w:after="120"/>
              <w:ind w:left="0" w:firstLine="0"/>
              <w:rPr>
                <w:rFonts w:ascii="Times" w:hAnsi="Times" w:cs="Times"/>
                <w:sz w:val="24"/>
                <w:szCs w:val="24"/>
              </w:rPr>
            </w:pPr>
            <w:bookmarkStart w:id="3144" w:name="_Toc102405999"/>
            <w:bookmarkStart w:id="3145" w:name="_Toc102474039"/>
            <w:bookmarkStart w:id="3146" w:name="_Toc102474395"/>
            <w:bookmarkStart w:id="3147" w:name="_Toc102474450"/>
            <w:bookmarkStart w:id="3148" w:name="_Toc102474521"/>
            <w:bookmarkStart w:id="3149" w:name="_Toc105769698"/>
            <w:bookmarkStart w:id="3150" w:name="_Toc105844676"/>
            <w:bookmarkStart w:id="3151" w:name="_Toc105845251"/>
            <w:bookmarkStart w:id="3152" w:name="_Toc105848953"/>
            <w:bookmarkStart w:id="3153" w:name="_Toc108469397"/>
            <w:bookmarkStart w:id="3154" w:name="_Toc108469879"/>
            <w:r>
              <w:rPr>
                <w:rFonts w:ascii="Times" w:hAnsi="Times" w:cs="Times"/>
                <w:sz w:val="24"/>
                <w:szCs w:val="24"/>
              </w:rPr>
              <w:t xml:space="preserve">5.9.2.ii </w:t>
            </w:r>
            <w:r w:rsidR="00464FD5" w:rsidRPr="00464FD5">
              <w:rPr>
                <w:rFonts w:ascii="Times" w:hAnsi="Times" w:cs="Times"/>
                <w:sz w:val="24"/>
                <w:szCs w:val="24"/>
              </w:rPr>
              <w:t xml:space="preserve">Test : </w:t>
            </w:r>
            <w:r w:rsidR="00961BBF">
              <w:rPr>
                <w:rFonts w:ascii="Times" w:hAnsi="Times" w:cs="Times"/>
                <w:b w:val="0"/>
                <w:bCs/>
                <w:sz w:val="24"/>
                <w:szCs w:val="24"/>
              </w:rPr>
              <w:t>Verify that</w:t>
            </w:r>
            <w:r w:rsidR="00464FD5" w:rsidRPr="00961BBF">
              <w:rPr>
                <w:rFonts w:ascii="Times" w:hAnsi="Times" w:cs="Times"/>
                <w:b w:val="0"/>
                <w:bCs/>
                <w:sz w:val="24"/>
                <w:szCs w:val="24"/>
              </w:rPr>
              <w:t xml:space="preserve"> tools for Standalone Controllers will require an Ovation license – tied to the computer on which the software is installed.  This will be similar to the Ovation licenses utilized on the Database Server of a standard Ovation system</w:t>
            </w:r>
            <w:bookmarkEnd w:id="3144"/>
            <w:bookmarkEnd w:id="3145"/>
            <w:bookmarkEnd w:id="3146"/>
            <w:bookmarkEnd w:id="3147"/>
            <w:bookmarkEnd w:id="3148"/>
            <w:bookmarkEnd w:id="3149"/>
            <w:bookmarkEnd w:id="3150"/>
            <w:bookmarkEnd w:id="3151"/>
            <w:bookmarkEnd w:id="3152"/>
            <w:bookmarkEnd w:id="3153"/>
            <w:bookmarkEnd w:id="3154"/>
          </w:p>
        </w:tc>
      </w:tr>
      <w:tr w:rsidR="00464FD5" w14:paraId="50C1FE21"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D9AAF14" w14:textId="77777777" w:rsidR="00464FD5" w:rsidRDefault="00464FD5"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23B61FE" w14:textId="77777777" w:rsidR="00464FD5" w:rsidRDefault="00464FD5"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B2B21F1"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 </w:t>
            </w:r>
          </w:p>
        </w:tc>
      </w:tr>
      <w:tr w:rsidR="00464FD5" w14:paraId="3C11DBEA"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D3F2130" w14:textId="38958B69" w:rsidR="00464FD5" w:rsidRDefault="00961BBF" w:rsidP="00BA7962">
            <w:pPr>
              <w:pStyle w:val="CellBody"/>
              <w:numPr>
                <w:ilvl w:val="0"/>
                <w:numId w:val="59"/>
              </w:numPr>
              <w:rPr>
                <w:rFonts w:ascii="Times New Roman" w:hAnsi="Times New Roman"/>
                <w:color w:val="auto"/>
              </w:rPr>
            </w:pPr>
            <w:r>
              <w:rPr>
                <w:rFonts w:ascii="Times New Roman" w:hAnsi="Times New Roman"/>
                <w:color w:val="auto"/>
              </w:rPr>
              <w:t>Refer &amp; execute tests mentioned in licensing tests section</w:t>
            </w:r>
          </w:p>
        </w:tc>
        <w:tc>
          <w:tcPr>
            <w:tcW w:w="2070" w:type="dxa"/>
            <w:tcBorders>
              <w:top w:val="single" w:sz="6" w:space="0" w:color="auto"/>
              <w:left w:val="single" w:sz="4" w:space="0" w:color="auto"/>
              <w:bottom w:val="single" w:sz="4" w:space="0" w:color="auto"/>
              <w:right w:val="single" w:sz="4" w:space="0" w:color="auto"/>
            </w:tcBorders>
          </w:tcPr>
          <w:p w14:paraId="39E9092D"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P/F/F#/NA:  </w:t>
            </w:r>
          </w:p>
        </w:tc>
      </w:tr>
      <w:tr w:rsidR="00464FD5" w14:paraId="5F6C1D0C"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69EA6A7" w14:textId="77777777" w:rsidR="00464FD5" w:rsidRDefault="00464FD5" w:rsidP="007712E9">
            <w:pPr>
              <w:pStyle w:val="CellBody"/>
            </w:pPr>
            <w:r>
              <w:t>Comments:</w:t>
            </w:r>
          </w:p>
        </w:tc>
      </w:tr>
    </w:tbl>
    <w:p w14:paraId="675AFC97" w14:textId="77777777" w:rsidR="00464FD5" w:rsidRDefault="00464FD5" w:rsidP="00464FD5">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64FD5" w14:paraId="144ECD8F"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8991887" w14:textId="4CD2AD73" w:rsidR="00464FD5" w:rsidRPr="00464FD5" w:rsidRDefault="00C66EFF" w:rsidP="00C66EFF">
            <w:pPr>
              <w:pStyle w:val="SectL2"/>
              <w:tabs>
                <w:tab w:val="clear" w:pos="1080"/>
              </w:tabs>
              <w:spacing w:after="120"/>
              <w:ind w:left="0" w:firstLine="0"/>
              <w:rPr>
                <w:rFonts w:ascii="Times" w:hAnsi="Times" w:cs="Times"/>
                <w:sz w:val="24"/>
                <w:szCs w:val="24"/>
              </w:rPr>
            </w:pPr>
            <w:bookmarkStart w:id="3155" w:name="_Toc102406000"/>
            <w:bookmarkStart w:id="3156" w:name="_Toc102474040"/>
            <w:bookmarkStart w:id="3157" w:name="_Toc102474396"/>
            <w:bookmarkStart w:id="3158" w:name="_Toc102474451"/>
            <w:bookmarkStart w:id="3159" w:name="_Toc102474522"/>
            <w:bookmarkStart w:id="3160" w:name="_Toc105769699"/>
            <w:bookmarkStart w:id="3161" w:name="_Toc105844677"/>
            <w:bookmarkStart w:id="3162" w:name="_Toc105845252"/>
            <w:bookmarkStart w:id="3163" w:name="_Toc105848954"/>
            <w:bookmarkStart w:id="3164" w:name="_Toc108469398"/>
            <w:bookmarkStart w:id="3165" w:name="_Toc108469880"/>
            <w:r>
              <w:rPr>
                <w:rFonts w:ascii="Times" w:hAnsi="Times" w:cs="Times"/>
                <w:sz w:val="24"/>
                <w:szCs w:val="24"/>
              </w:rPr>
              <w:lastRenderedPageBreak/>
              <w:t xml:space="preserve">5.9.2.iii </w:t>
            </w:r>
            <w:r w:rsidR="00464FD5" w:rsidRPr="00464FD5">
              <w:rPr>
                <w:rFonts w:ascii="Times" w:hAnsi="Times" w:cs="Times"/>
                <w:sz w:val="24"/>
                <w:szCs w:val="24"/>
              </w:rPr>
              <w:t xml:space="preserve">Test : </w:t>
            </w:r>
            <w:r w:rsidR="00961BBF" w:rsidRPr="00961BBF">
              <w:rPr>
                <w:rFonts w:ascii="Times" w:hAnsi="Times" w:cs="Times"/>
                <w:b w:val="0"/>
                <w:bCs/>
                <w:sz w:val="24"/>
                <w:szCs w:val="24"/>
              </w:rPr>
              <w:t>Verify that the</w:t>
            </w:r>
            <w:r w:rsidR="00464FD5" w:rsidRPr="00961BBF">
              <w:rPr>
                <w:rFonts w:ascii="Times" w:hAnsi="Times" w:cs="Times"/>
                <w:b w:val="0"/>
                <w:bCs/>
                <w:sz w:val="24"/>
                <w:szCs w:val="24"/>
              </w:rPr>
              <w:t xml:space="preserve"> computer on which the tools for Standalone Controllers is installed will not be considered an Ovation drop</w:t>
            </w:r>
            <w:bookmarkEnd w:id="3155"/>
            <w:bookmarkEnd w:id="3156"/>
            <w:bookmarkEnd w:id="3157"/>
            <w:bookmarkEnd w:id="3158"/>
            <w:bookmarkEnd w:id="3159"/>
            <w:bookmarkEnd w:id="3160"/>
            <w:bookmarkEnd w:id="3161"/>
            <w:bookmarkEnd w:id="3162"/>
            <w:bookmarkEnd w:id="3163"/>
            <w:bookmarkEnd w:id="3164"/>
            <w:bookmarkEnd w:id="3165"/>
          </w:p>
        </w:tc>
      </w:tr>
      <w:tr w:rsidR="00464FD5" w14:paraId="62001386"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E30AA9C" w14:textId="77777777" w:rsidR="00464FD5" w:rsidRDefault="00464FD5"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C0DFD56" w14:textId="77777777" w:rsidR="00464FD5" w:rsidRDefault="00464FD5"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FBC9DD6"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 </w:t>
            </w:r>
          </w:p>
        </w:tc>
      </w:tr>
      <w:tr w:rsidR="00961BBF" w14:paraId="1C2DCE4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7F9F464" w14:textId="2E312629" w:rsidR="00961BBF" w:rsidRDefault="00961BBF" w:rsidP="00BA7962">
            <w:pPr>
              <w:pStyle w:val="CellBody"/>
              <w:numPr>
                <w:ilvl w:val="0"/>
                <w:numId w:val="60"/>
              </w:numPr>
              <w:rPr>
                <w:rFonts w:ascii="Times New Roman" w:hAnsi="Times New Roman"/>
                <w:color w:val="auto"/>
              </w:rPr>
            </w:pPr>
            <w:r>
              <w:rPr>
                <w:rFonts w:ascii="Times New Roman" w:hAnsi="Times New Roman"/>
                <w:color w:val="auto"/>
              </w:rPr>
              <w:t>Refer &amp; execute tests mentioned in installation tests section</w:t>
            </w:r>
          </w:p>
        </w:tc>
        <w:tc>
          <w:tcPr>
            <w:tcW w:w="2070" w:type="dxa"/>
            <w:tcBorders>
              <w:top w:val="single" w:sz="6" w:space="0" w:color="auto"/>
              <w:left w:val="single" w:sz="4" w:space="0" w:color="auto"/>
              <w:bottom w:val="single" w:sz="4" w:space="0" w:color="auto"/>
              <w:right w:val="single" w:sz="4" w:space="0" w:color="auto"/>
            </w:tcBorders>
          </w:tcPr>
          <w:p w14:paraId="0B216BB6" w14:textId="77777777" w:rsidR="00961BBF" w:rsidRDefault="00961BBF" w:rsidP="00961BBF">
            <w:pPr>
              <w:pStyle w:val="CellBody"/>
              <w:rPr>
                <w:rFonts w:ascii="Times New Roman" w:hAnsi="Times New Roman"/>
                <w:color w:val="auto"/>
              </w:rPr>
            </w:pPr>
            <w:r>
              <w:rPr>
                <w:rFonts w:ascii="Times New Roman" w:hAnsi="Times New Roman"/>
                <w:color w:val="auto"/>
              </w:rPr>
              <w:t xml:space="preserve">P/F/F#/NA:  </w:t>
            </w:r>
          </w:p>
        </w:tc>
      </w:tr>
      <w:tr w:rsidR="00961BBF" w14:paraId="75A60AA7"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3AF42E5" w14:textId="77777777" w:rsidR="00961BBF" w:rsidRDefault="00961BBF" w:rsidP="00961BBF">
            <w:pPr>
              <w:pStyle w:val="CellBody"/>
            </w:pPr>
            <w:r>
              <w:t>Comments:</w:t>
            </w:r>
          </w:p>
        </w:tc>
      </w:tr>
    </w:tbl>
    <w:p w14:paraId="47722B8F" w14:textId="77777777" w:rsidR="00E878A9" w:rsidRDefault="00464FD5" w:rsidP="00464FD5">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E878A9" w14:paraId="04DF014F" w14:textId="77777777" w:rsidTr="002273A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1FDE8F7" w14:textId="0DE03DC1" w:rsidR="00E878A9" w:rsidRPr="00464FD5" w:rsidRDefault="00C66EFF" w:rsidP="00C66EFF">
            <w:pPr>
              <w:pStyle w:val="SectL2"/>
              <w:tabs>
                <w:tab w:val="clear" w:pos="1080"/>
              </w:tabs>
              <w:spacing w:after="120"/>
              <w:ind w:left="0" w:firstLine="0"/>
              <w:rPr>
                <w:rFonts w:ascii="Times" w:hAnsi="Times" w:cs="Times"/>
                <w:sz w:val="24"/>
                <w:szCs w:val="24"/>
              </w:rPr>
            </w:pPr>
            <w:bookmarkStart w:id="3166" w:name="_Toc105769700"/>
            <w:bookmarkStart w:id="3167" w:name="_Toc105844678"/>
            <w:bookmarkStart w:id="3168" w:name="_Toc105845253"/>
            <w:bookmarkStart w:id="3169" w:name="_Toc105848955"/>
            <w:bookmarkStart w:id="3170" w:name="_Toc108469399"/>
            <w:bookmarkStart w:id="3171" w:name="_Toc108469881"/>
            <w:r>
              <w:rPr>
                <w:rFonts w:ascii="Times" w:hAnsi="Times" w:cs="Times"/>
                <w:sz w:val="24"/>
                <w:szCs w:val="24"/>
              </w:rPr>
              <w:t xml:space="preserve">5.9.2.iv </w:t>
            </w:r>
            <w:r w:rsidR="00E878A9" w:rsidRPr="00464FD5">
              <w:rPr>
                <w:rFonts w:ascii="Times" w:hAnsi="Times" w:cs="Times"/>
                <w:sz w:val="24"/>
                <w:szCs w:val="24"/>
              </w:rPr>
              <w:t xml:space="preserve">Test : </w:t>
            </w:r>
            <w:r w:rsidR="00E878A9" w:rsidRPr="00961BBF">
              <w:rPr>
                <w:rFonts w:ascii="Times" w:hAnsi="Times" w:cs="Times"/>
                <w:b w:val="0"/>
                <w:bCs/>
                <w:sz w:val="24"/>
                <w:szCs w:val="24"/>
              </w:rPr>
              <w:t>Verify that installation of the software will not be permitted on an Ovation drop</w:t>
            </w:r>
            <w:bookmarkEnd w:id="3166"/>
            <w:bookmarkEnd w:id="3167"/>
            <w:bookmarkEnd w:id="3168"/>
            <w:bookmarkEnd w:id="3169"/>
            <w:bookmarkEnd w:id="3170"/>
            <w:bookmarkEnd w:id="3171"/>
          </w:p>
        </w:tc>
      </w:tr>
      <w:tr w:rsidR="00E878A9" w14:paraId="3675654A" w14:textId="77777777" w:rsidTr="002273A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A41E24E" w14:textId="77777777" w:rsidR="00E878A9" w:rsidRDefault="00E878A9" w:rsidP="002273A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C93BA6B" w14:textId="77777777" w:rsidR="00E878A9" w:rsidRDefault="00E878A9" w:rsidP="002273A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A6381BF" w14:textId="77777777" w:rsidR="00E878A9" w:rsidRDefault="00E878A9" w:rsidP="002273AE">
            <w:pPr>
              <w:pStyle w:val="CellBody"/>
              <w:rPr>
                <w:rFonts w:ascii="Times New Roman" w:hAnsi="Times New Roman"/>
                <w:color w:val="auto"/>
              </w:rPr>
            </w:pPr>
            <w:r>
              <w:rPr>
                <w:rFonts w:ascii="Times New Roman" w:hAnsi="Times New Roman"/>
                <w:color w:val="auto"/>
              </w:rPr>
              <w:t xml:space="preserve"> </w:t>
            </w:r>
          </w:p>
        </w:tc>
      </w:tr>
      <w:tr w:rsidR="00E878A9" w14:paraId="728E337C"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0BB86BF" w14:textId="5F22B5A3" w:rsidR="00E878A9" w:rsidRDefault="00E878A9" w:rsidP="00BA7962">
            <w:pPr>
              <w:pStyle w:val="CellBody"/>
              <w:numPr>
                <w:ilvl w:val="0"/>
                <w:numId w:val="142"/>
              </w:numPr>
              <w:rPr>
                <w:rFonts w:ascii="Times New Roman" w:hAnsi="Times New Roman"/>
                <w:color w:val="auto"/>
              </w:rPr>
            </w:pPr>
            <w:r>
              <w:rPr>
                <w:rFonts w:ascii="Times New Roman" w:hAnsi="Times New Roman"/>
                <w:color w:val="auto"/>
              </w:rPr>
              <w:t>Try to install Ovation standalone &amp; tools software on an Ovation drop</w:t>
            </w:r>
          </w:p>
        </w:tc>
        <w:tc>
          <w:tcPr>
            <w:tcW w:w="2070" w:type="dxa"/>
            <w:tcBorders>
              <w:top w:val="single" w:sz="6" w:space="0" w:color="auto"/>
              <w:left w:val="single" w:sz="4" w:space="0" w:color="auto"/>
              <w:bottom w:val="single" w:sz="4" w:space="0" w:color="auto"/>
              <w:right w:val="single" w:sz="4" w:space="0" w:color="auto"/>
            </w:tcBorders>
          </w:tcPr>
          <w:p w14:paraId="452D3670" w14:textId="77777777" w:rsidR="00E878A9" w:rsidRDefault="00E878A9" w:rsidP="002273AE">
            <w:pPr>
              <w:pStyle w:val="CellBody"/>
              <w:rPr>
                <w:rFonts w:ascii="Times New Roman" w:hAnsi="Times New Roman"/>
                <w:color w:val="auto"/>
              </w:rPr>
            </w:pPr>
            <w:r>
              <w:rPr>
                <w:rFonts w:ascii="Times New Roman" w:hAnsi="Times New Roman"/>
                <w:color w:val="auto"/>
              </w:rPr>
              <w:t xml:space="preserve">P/F/F#/NA:  </w:t>
            </w:r>
          </w:p>
        </w:tc>
      </w:tr>
      <w:tr w:rsidR="0052212A" w14:paraId="1E5B64F8"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AAA76D7" w14:textId="57D7E978" w:rsidR="0052212A" w:rsidRDefault="0052212A" w:rsidP="0052212A">
            <w:pPr>
              <w:pStyle w:val="CellBody"/>
              <w:numPr>
                <w:ilvl w:val="0"/>
                <w:numId w:val="142"/>
              </w:numPr>
              <w:rPr>
                <w:rFonts w:ascii="Times New Roman" w:hAnsi="Times New Roman"/>
                <w:color w:val="auto"/>
              </w:rPr>
            </w:pPr>
            <w:r>
              <w:rPr>
                <w:rFonts w:ascii="Times New Roman" w:hAnsi="Times New Roman"/>
                <w:color w:val="auto"/>
              </w:rPr>
              <w:t>Installation attempt should be failed as it is not permitted</w:t>
            </w:r>
          </w:p>
        </w:tc>
        <w:tc>
          <w:tcPr>
            <w:tcW w:w="2070" w:type="dxa"/>
            <w:tcBorders>
              <w:top w:val="single" w:sz="6" w:space="0" w:color="auto"/>
              <w:left w:val="single" w:sz="4" w:space="0" w:color="auto"/>
              <w:bottom w:val="single" w:sz="4" w:space="0" w:color="auto"/>
              <w:right w:val="single" w:sz="4" w:space="0" w:color="auto"/>
            </w:tcBorders>
          </w:tcPr>
          <w:p w14:paraId="389DF20B" w14:textId="563BB5CE"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2105E8E6" w14:textId="77777777" w:rsidTr="002273A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45A2337" w14:textId="77777777" w:rsidR="0052212A" w:rsidRDefault="0052212A" w:rsidP="0052212A">
            <w:pPr>
              <w:pStyle w:val="CellBody"/>
            </w:pPr>
            <w:r>
              <w:t>Comments:</w:t>
            </w:r>
          </w:p>
        </w:tc>
      </w:tr>
    </w:tbl>
    <w:p w14:paraId="7DF3A319" w14:textId="63D6EDEB" w:rsidR="00464FD5" w:rsidRDefault="00464FD5" w:rsidP="00464FD5"/>
    <w:p w14:paraId="301D01B3" w14:textId="77777777" w:rsidR="00E878A9" w:rsidRDefault="00E878A9" w:rsidP="00464FD5"/>
    <w:p w14:paraId="4C09AD33" w14:textId="77777777" w:rsidR="00464FD5" w:rsidRDefault="00464FD5" w:rsidP="00464FD5"/>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64FD5" w14:paraId="671128A3"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A4653FF" w14:textId="24CA7BC8" w:rsidR="00464FD5" w:rsidRPr="00E878A9" w:rsidRDefault="00C66EFF" w:rsidP="00C66EFF">
            <w:pPr>
              <w:pStyle w:val="SectL2"/>
              <w:tabs>
                <w:tab w:val="clear" w:pos="1080"/>
              </w:tabs>
              <w:spacing w:after="120"/>
              <w:ind w:left="0" w:firstLine="0"/>
              <w:rPr>
                <w:rFonts w:ascii="Times" w:hAnsi="Times" w:cs="Times"/>
                <w:sz w:val="24"/>
                <w:szCs w:val="24"/>
              </w:rPr>
            </w:pPr>
            <w:bookmarkStart w:id="3172" w:name="_Toc102406001"/>
            <w:bookmarkStart w:id="3173" w:name="_Toc102474041"/>
            <w:bookmarkStart w:id="3174" w:name="_Toc102474397"/>
            <w:bookmarkStart w:id="3175" w:name="_Toc102474452"/>
            <w:bookmarkStart w:id="3176" w:name="_Toc102474523"/>
            <w:bookmarkStart w:id="3177" w:name="_Toc105769701"/>
            <w:bookmarkStart w:id="3178" w:name="_Toc105844679"/>
            <w:bookmarkStart w:id="3179" w:name="_Toc105845254"/>
            <w:bookmarkStart w:id="3180" w:name="_Toc105848956"/>
            <w:bookmarkStart w:id="3181" w:name="_Toc108469400"/>
            <w:bookmarkStart w:id="3182" w:name="_Toc108469882"/>
            <w:r>
              <w:rPr>
                <w:rFonts w:ascii="Times" w:hAnsi="Times" w:cs="Times"/>
                <w:sz w:val="24"/>
                <w:szCs w:val="24"/>
              </w:rPr>
              <w:t xml:space="preserve">5.9.2.v </w:t>
            </w:r>
            <w:r w:rsidR="00464FD5" w:rsidRPr="00464FD5">
              <w:rPr>
                <w:rFonts w:ascii="Times" w:hAnsi="Times" w:cs="Times"/>
                <w:sz w:val="24"/>
                <w:szCs w:val="24"/>
              </w:rPr>
              <w:t xml:space="preserve">Test : </w:t>
            </w:r>
            <w:r w:rsidR="004A325F" w:rsidRPr="004A325F">
              <w:rPr>
                <w:rFonts w:ascii="Times" w:hAnsi="Times" w:cs="Times"/>
                <w:b w:val="0"/>
                <w:bCs/>
                <w:sz w:val="24"/>
                <w:szCs w:val="24"/>
              </w:rPr>
              <w:t>Verify that for connecting to Controller, username and password is required</w:t>
            </w:r>
            <w:bookmarkEnd w:id="3172"/>
            <w:bookmarkEnd w:id="3173"/>
            <w:bookmarkEnd w:id="3174"/>
            <w:bookmarkEnd w:id="3175"/>
            <w:bookmarkEnd w:id="3176"/>
            <w:bookmarkEnd w:id="3177"/>
            <w:bookmarkEnd w:id="3178"/>
            <w:bookmarkEnd w:id="3179"/>
            <w:bookmarkEnd w:id="3180"/>
            <w:bookmarkEnd w:id="3181"/>
            <w:bookmarkEnd w:id="3182"/>
          </w:p>
        </w:tc>
      </w:tr>
      <w:tr w:rsidR="00464FD5" w14:paraId="2E8E1C64"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850EE9A" w14:textId="77777777" w:rsidR="00464FD5" w:rsidRDefault="00464FD5"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3DE474F" w14:textId="77777777" w:rsidR="00464FD5" w:rsidRDefault="00464FD5"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16298D6"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 </w:t>
            </w:r>
          </w:p>
        </w:tc>
      </w:tr>
      <w:tr w:rsidR="00464FD5" w14:paraId="5DF1420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CE3E938" w14:textId="00E7ACE7" w:rsidR="00464FD5" w:rsidRDefault="004A325F" w:rsidP="00BA7962">
            <w:pPr>
              <w:pStyle w:val="CellBody"/>
              <w:numPr>
                <w:ilvl w:val="0"/>
                <w:numId w:val="61"/>
              </w:numPr>
              <w:rPr>
                <w:rFonts w:ascii="Times New Roman" w:hAnsi="Times New Roman"/>
                <w:color w:val="auto"/>
              </w:rPr>
            </w:pPr>
            <w:r>
              <w:rPr>
                <w:rFonts w:ascii="Times New Roman" w:hAnsi="Times New Roman"/>
                <w:color w:val="auto"/>
              </w:rPr>
              <w:t xml:space="preserve">Establish physical connectivity between Controller and </w:t>
            </w:r>
            <w:del w:id="3183" w:author="Jindal, Deepak [AUTOSOL/PWS/NOIDA]" w:date="2022-06-08T19:41:00Z">
              <w:r w:rsidDel="00A84C67">
                <w:rPr>
                  <w:rFonts w:ascii="Times New Roman" w:hAnsi="Times New Roman"/>
                  <w:color w:val="auto"/>
                </w:rPr>
                <w:delText>stanalone</w:delText>
              </w:r>
            </w:del>
            <w:ins w:id="3184" w:author="Jindal, Deepak [AUTOSOL/PWS/NOIDA]" w:date="2022-06-08T19:41:00Z">
              <w:r w:rsidR="00A84C67">
                <w:rPr>
                  <w:rFonts w:ascii="Times New Roman" w:hAnsi="Times New Roman"/>
                  <w:color w:val="auto"/>
                </w:rPr>
                <w:t>Standalone</w:t>
              </w:r>
            </w:ins>
            <w:r>
              <w:rPr>
                <w:rFonts w:ascii="Times New Roman" w:hAnsi="Times New Roman"/>
                <w:color w:val="auto"/>
              </w:rPr>
              <w:t xml:space="preserve"> setup</w:t>
            </w:r>
          </w:p>
        </w:tc>
        <w:tc>
          <w:tcPr>
            <w:tcW w:w="2070" w:type="dxa"/>
            <w:tcBorders>
              <w:top w:val="single" w:sz="6" w:space="0" w:color="auto"/>
              <w:left w:val="single" w:sz="4" w:space="0" w:color="auto"/>
              <w:bottom w:val="single" w:sz="4" w:space="0" w:color="auto"/>
              <w:right w:val="single" w:sz="4" w:space="0" w:color="auto"/>
            </w:tcBorders>
          </w:tcPr>
          <w:p w14:paraId="6E76C85B"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P/F/F#/NA:  </w:t>
            </w:r>
          </w:p>
        </w:tc>
      </w:tr>
      <w:tr w:rsidR="00464FD5" w14:paraId="453E82F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B7F8AEC" w14:textId="07BA9025" w:rsidR="00464FD5" w:rsidRDefault="00E11D20" w:rsidP="00BA7962">
            <w:pPr>
              <w:pStyle w:val="CellBody"/>
              <w:numPr>
                <w:ilvl w:val="0"/>
                <w:numId w:val="61"/>
              </w:numPr>
              <w:rPr>
                <w:rFonts w:ascii="Times New Roman" w:hAnsi="Times New Roman"/>
                <w:color w:val="auto"/>
              </w:rPr>
            </w:pPr>
            <w:r>
              <w:rPr>
                <w:rFonts w:ascii="Times New Roman" w:hAnsi="Times New Roman"/>
                <w:color w:val="auto"/>
              </w:rPr>
              <w:t xml:space="preserve"> </w:t>
            </w:r>
            <w:r w:rsidR="004A325F">
              <w:rPr>
                <w:rFonts w:ascii="Times New Roman" w:hAnsi="Times New Roman"/>
                <w:color w:val="auto"/>
              </w:rPr>
              <w:t>Perform initial configuration setting on Contro</w:t>
            </w:r>
            <w:r w:rsidR="003213DF">
              <w:rPr>
                <w:rFonts w:ascii="Times New Roman" w:hAnsi="Times New Roman"/>
                <w:color w:val="auto"/>
              </w:rPr>
              <w:t>ller using internet browser</w:t>
            </w:r>
          </w:p>
        </w:tc>
        <w:tc>
          <w:tcPr>
            <w:tcW w:w="2070" w:type="dxa"/>
            <w:tcBorders>
              <w:top w:val="single" w:sz="6" w:space="0" w:color="auto"/>
              <w:left w:val="single" w:sz="4" w:space="0" w:color="auto"/>
              <w:bottom w:val="single" w:sz="4" w:space="0" w:color="auto"/>
              <w:right w:val="single" w:sz="4" w:space="0" w:color="auto"/>
            </w:tcBorders>
          </w:tcPr>
          <w:p w14:paraId="37013AEE"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P/F/F#/NA:  </w:t>
            </w:r>
          </w:p>
        </w:tc>
      </w:tr>
      <w:tr w:rsidR="0052212A" w14:paraId="40607ECA"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A333B04" w14:textId="7C4BD88C" w:rsidR="0052212A" w:rsidRDefault="0052212A" w:rsidP="0052212A">
            <w:pPr>
              <w:pStyle w:val="CellBody"/>
              <w:numPr>
                <w:ilvl w:val="0"/>
                <w:numId w:val="61"/>
              </w:numPr>
              <w:rPr>
                <w:rFonts w:ascii="Times New Roman" w:hAnsi="Times New Roman"/>
                <w:color w:val="auto"/>
              </w:rPr>
            </w:pPr>
            <w:r>
              <w:rPr>
                <w:rFonts w:ascii="Times New Roman" w:hAnsi="Times New Roman"/>
                <w:color w:val="auto"/>
              </w:rPr>
              <w:t xml:space="preserve">Verify if able to connect to Controller using </w:t>
            </w:r>
            <w:r w:rsidRPr="00464FD5">
              <w:rPr>
                <w:rFonts w:cs="Times"/>
                <w:szCs w:val="24"/>
              </w:rPr>
              <w:t>username and password</w:t>
            </w:r>
          </w:p>
        </w:tc>
        <w:tc>
          <w:tcPr>
            <w:tcW w:w="2070" w:type="dxa"/>
            <w:tcBorders>
              <w:top w:val="single" w:sz="6" w:space="0" w:color="auto"/>
              <w:left w:val="single" w:sz="4" w:space="0" w:color="auto"/>
              <w:bottom w:val="single" w:sz="4" w:space="0" w:color="auto"/>
              <w:right w:val="single" w:sz="4" w:space="0" w:color="auto"/>
            </w:tcBorders>
          </w:tcPr>
          <w:p w14:paraId="6A6BB08A" w14:textId="5AECCB05"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2CF4386E"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0ECF15C" w14:textId="77777777" w:rsidR="0052212A" w:rsidRDefault="0052212A" w:rsidP="0052212A">
            <w:pPr>
              <w:pStyle w:val="CellBody"/>
            </w:pPr>
            <w:r>
              <w:t>Comments:</w:t>
            </w:r>
          </w:p>
        </w:tc>
      </w:tr>
    </w:tbl>
    <w:p w14:paraId="3B580FB5" w14:textId="77777777" w:rsidR="003213DF" w:rsidRDefault="00464FD5" w:rsidP="00464FD5">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3213DF" w14:paraId="57B0FC9D" w14:textId="77777777" w:rsidTr="002273A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3CFD87E" w14:textId="03028140" w:rsidR="003213DF" w:rsidRPr="00E878A9" w:rsidRDefault="00C66EFF" w:rsidP="00C66EFF">
            <w:pPr>
              <w:pStyle w:val="SectL2"/>
              <w:tabs>
                <w:tab w:val="clear" w:pos="1080"/>
              </w:tabs>
              <w:spacing w:after="120"/>
              <w:ind w:left="0" w:firstLine="0"/>
              <w:rPr>
                <w:rFonts w:ascii="Times" w:hAnsi="Times" w:cs="Times"/>
                <w:sz w:val="24"/>
                <w:szCs w:val="24"/>
              </w:rPr>
            </w:pPr>
            <w:bookmarkStart w:id="3185" w:name="_Toc105769702"/>
            <w:bookmarkStart w:id="3186" w:name="_Toc105844680"/>
            <w:bookmarkStart w:id="3187" w:name="_Toc105845255"/>
            <w:bookmarkStart w:id="3188" w:name="_Toc105848957"/>
            <w:bookmarkStart w:id="3189" w:name="_Toc108469401"/>
            <w:bookmarkStart w:id="3190" w:name="_Toc108469883"/>
            <w:r>
              <w:rPr>
                <w:rFonts w:ascii="Times" w:hAnsi="Times" w:cs="Times"/>
                <w:sz w:val="24"/>
                <w:szCs w:val="24"/>
              </w:rPr>
              <w:t xml:space="preserve">5.9.2.vi </w:t>
            </w:r>
            <w:r w:rsidR="003213DF" w:rsidRPr="00464FD5">
              <w:rPr>
                <w:rFonts w:ascii="Times" w:hAnsi="Times" w:cs="Times"/>
                <w:sz w:val="24"/>
                <w:szCs w:val="24"/>
              </w:rPr>
              <w:t xml:space="preserve">Test : </w:t>
            </w:r>
            <w:r w:rsidR="003213DF" w:rsidRPr="004A325F">
              <w:rPr>
                <w:rFonts w:ascii="Times" w:hAnsi="Times" w:cs="Times"/>
                <w:b w:val="0"/>
                <w:bCs/>
                <w:sz w:val="24"/>
                <w:szCs w:val="24"/>
              </w:rPr>
              <w:t xml:space="preserve">Verify that </w:t>
            </w:r>
            <w:r w:rsidR="00E878A9" w:rsidRPr="00961BBF">
              <w:rPr>
                <w:rFonts w:ascii="Times" w:hAnsi="Times" w:cs="Times"/>
                <w:b w:val="0"/>
                <w:bCs/>
                <w:sz w:val="24"/>
                <w:szCs w:val="24"/>
              </w:rPr>
              <w:t xml:space="preserve">tools for Standalone </w:t>
            </w:r>
            <w:r w:rsidR="00E878A9">
              <w:rPr>
                <w:rFonts w:ascii="Times" w:hAnsi="Times" w:cs="Times"/>
                <w:b w:val="0"/>
                <w:bCs/>
                <w:sz w:val="24"/>
                <w:szCs w:val="24"/>
              </w:rPr>
              <w:t xml:space="preserve">tools </w:t>
            </w:r>
            <w:r w:rsidR="00E878A9" w:rsidRPr="00961BBF">
              <w:rPr>
                <w:rFonts w:ascii="Times" w:hAnsi="Times" w:cs="Times"/>
                <w:b w:val="0"/>
                <w:bCs/>
                <w:sz w:val="24"/>
                <w:szCs w:val="24"/>
              </w:rPr>
              <w:t>will only permit the connection to one Standalone Controller at a time</w:t>
            </w:r>
            <w:bookmarkEnd w:id="3185"/>
            <w:bookmarkEnd w:id="3186"/>
            <w:bookmarkEnd w:id="3187"/>
            <w:bookmarkEnd w:id="3188"/>
            <w:bookmarkEnd w:id="3189"/>
            <w:bookmarkEnd w:id="3190"/>
          </w:p>
        </w:tc>
      </w:tr>
      <w:tr w:rsidR="003213DF" w14:paraId="7CBA1C07" w14:textId="77777777" w:rsidTr="002273A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BD7FEA2" w14:textId="77777777" w:rsidR="003213DF" w:rsidRDefault="003213DF" w:rsidP="002273A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8506065" w14:textId="77777777" w:rsidR="003213DF" w:rsidRDefault="003213DF" w:rsidP="002273A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E8EF0D5" w14:textId="77777777" w:rsidR="003213DF" w:rsidRDefault="003213DF" w:rsidP="002273AE">
            <w:pPr>
              <w:pStyle w:val="CellBody"/>
              <w:rPr>
                <w:rFonts w:ascii="Times New Roman" w:hAnsi="Times New Roman"/>
                <w:color w:val="auto"/>
              </w:rPr>
            </w:pPr>
            <w:r>
              <w:rPr>
                <w:rFonts w:ascii="Times New Roman" w:hAnsi="Times New Roman"/>
                <w:color w:val="auto"/>
              </w:rPr>
              <w:t xml:space="preserve"> </w:t>
            </w:r>
          </w:p>
        </w:tc>
      </w:tr>
      <w:tr w:rsidR="003213DF" w14:paraId="653E587C"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AD2341A" w14:textId="1C5F9316" w:rsidR="003213DF" w:rsidRDefault="00E878A9" w:rsidP="00BA7962">
            <w:pPr>
              <w:pStyle w:val="CellBody"/>
              <w:numPr>
                <w:ilvl w:val="0"/>
                <w:numId w:val="141"/>
              </w:numPr>
              <w:rPr>
                <w:rFonts w:ascii="Times New Roman" w:hAnsi="Times New Roman"/>
                <w:color w:val="auto"/>
              </w:rPr>
            </w:pPr>
            <w:r>
              <w:rPr>
                <w:rFonts w:ascii="Times New Roman" w:hAnsi="Times New Roman"/>
                <w:color w:val="auto"/>
              </w:rPr>
              <w:t xml:space="preserve">Verify if able to connect to Controller using </w:t>
            </w:r>
            <w:r w:rsidRPr="00464FD5">
              <w:rPr>
                <w:rFonts w:cs="Times"/>
                <w:szCs w:val="24"/>
              </w:rPr>
              <w:t>username and password</w:t>
            </w:r>
          </w:p>
        </w:tc>
        <w:tc>
          <w:tcPr>
            <w:tcW w:w="2070" w:type="dxa"/>
            <w:tcBorders>
              <w:top w:val="single" w:sz="6" w:space="0" w:color="auto"/>
              <w:left w:val="single" w:sz="4" w:space="0" w:color="auto"/>
              <w:bottom w:val="single" w:sz="4" w:space="0" w:color="auto"/>
              <w:right w:val="single" w:sz="4" w:space="0" w:color="auto"/>
            </w:tcBorders>
          </w:tcPr>
          <w:p w14:paraId="3D259127" w14:textId="77777777" w:rsidR="003213DF" w:rsidRDefault="003213DF" w:rsidP="002273AE">
            <w:pPr>
              <w:pStyle w:val="CellBody"/>
              <w:rPr>
                <w:rFonts w:ascii="Times New Roman" w:hAnsi="Times New Roman"/>
                <w:color w:val="auto"/>
              </w:rPr>
            </w:pPr>
            <w:r>
              <w:rPr>
                <w:rFonts w:ascii="Times New Roman" w:hAnsi="Times New Roman"/>
                <w:color w:val="auto"/>
              </w:rPr>
              <w:t xml:space="preserve">P/F/F#/NA:  </w:t>
            </w:r>
          </w:p>
        </w:tc>
      </w:tr>
      <w:tr w:rsidR="003213DF" w14:paraId="525564FF"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3D58CA7" w14:textId="2E3BC2BE" w:rsidR="003213DF" w:rsidRDefault="003213DF" w:rsidP="00BA7962">
            <w:pPr>
              <w:pStyle w:val="CellBody"/>
              <w:numPr>
                <w:ilvl w:val="0"/>
                <w:numId w:val="141"/>
              </w:numPr>
              <w:rPr>
                <w:rFonts w:ascii="Times New Roman" w:hAnsi="Times New Roman"/>
                <w:color w:val="auto"/>
              </w:rPr>
            </w:pPr>
            <w:r>
              <w:rPr>
                <w:rFonts w:ascii="Times New Roman" w:hAnsi="Times New Roman"/>
                <w:color w:val="auto"/>
              </w:rPr>
              <w:t xml:space="preserve"> </w:t>
            </w:r>
            <w:r w:rsidR="00E878A9">
              <w:rPr>
                <w:rFonts w:ascii="Times New Roman" w:hAnsi="Times New Roman"/>
                <w:color w:val="auto"/>
              </w:rPr>
              <w:t xml:space="preserve">Try connecting to Controller by some other user and it shouldn’t be allowed as </w:t>
            </w:r>
            <w:r w:rsidR="00E878A9" w:rsidRPr="00E878A9">
              <w:rPr>
                <w:rFonts w:cs="Times"/>
                <w:szCs w:val="24"/>
              </w:rPr>
              <w:t>Standalone tools will only permit the connection to one Standalone Controller at a time</w:t>
            </w:r>
          </w:p>
        </w:tc>
        <w:tc>
          <w:tcPr>
            <w:tcW w:w="2070" w:type="dxa"/>
            <w:tcBorders>
              <w:top w:val="single" w:sz="6" w:space="0" w:color="auto"/>
              <w:left w:val="single" w:sz="4" w:space="0" w:color="auto"/>
              <w:bottom w:val="single" w:sz="4" w:space="0" w:color="auto"/>
              <w:right w:val="single" w:sz="4" w:space="0" w:color="auto"/>
            </w:tcBorders>
          </w:tcPr>
          <w:p w14:paraId="5281A2F5" w14:textId="77777777" w:rsidR="003213DF" w:rsidRDefault="003213DF" w:rsidP="002273AE">
            <w:pPr>
              <w:pStyle w:val="CellBody"/>
              <w:rPr>
                <w:rFonts w:ascii="Times New Roman" w:hAnsi="Times New Roman"/>
                <w:color w:val="auto"/>
              </w:rPr>
            </w:pPr>
            <w:r>
              <w:rPr>
                <w:rFonts w:ascii="Times New Roman" w:hAnsi="Times New Roman"/>
                <w:color w:val="auto"/>
              </w:rPr>
              <w:t xml:space="preserve">P/F/F#/NA:  </w:t>
            </w:r>
          </w:p>
        </w:tc>
      </w:tr>
      <w:tr w:rsidR="003213DF" w14:paraId="74C185E5" w14:textId="77777777" w:rsidTr="002273A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CB206F4" w14:textId="77777777" w:rsidR="003213DF" w:rsidRDefault="003213DF" w:rsidP="002273AE">
            <w:pPr>
              <w:pStyle w:val="CellBody"/>
            </w:pPr>
            <w:r>
              <w:t>Comments:</w:t>
            </w:r>
          </w:p>
        </w:tc>
      </w:tr>
    </w:tbl>
    <w:p w14:paraId="30259DEB" w14:textId="5A098C4B" w:rsidR="00464FD5" w:rsidRDefault="00464FD5" w:rsidP="00464FD5"/>
    <w:p w14:paraId="2E27FE90" w14:textId="77777777" w:rsidR="00464FD5" w:rsidRDefault="00464FD5" w:rsidP="00464FD5"/>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64FD5" w14:paraId="57765D9E"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F5DAB02" w14:textId="422B7249" w:rsidR="00464FD5" w:rsidRPr="00464FD5" w:rsidRDefault="00C66EFF" w:rsidP="00C66EFF">
            <w:pPr>
              <w:pStyle w:val="SectL2"/>
              <w:tabs>
                <w:tab w:val="clear" w:pos="1080"/>
              </w:tabs>
              <w:spacing w:after="120"/>
              <w:ind w:left="0" w:firstLine="0"/>
              <w:rPr>
                <w:rFonts w:ascii="Times" w:hAnsi="Times" w:cs="Times"/>
                <w:sz w:val="24"/>
                <w:szCs w:val="24"/>
              </w:rPr>
            </w:pPr>
            <w:bookmarkStart w:id="3191" w:name="_Toc105769703"/>
            <w:bookmarkStart w:id="3192" w:name="_Toc105844681"/>
            <w:bookmarkStart w:id="3193" w:name="_Toc105845256"/>
            <w:bookmarkStart w:id="3194" w:name="_Toc105848958"/>
            <w:bookmarkStart w:id="3195" w:name="_Toc108469402"/>
            <w:bookmarkStart w:id="3196" w:name="_Toc108469884"/>
            <w:bookmarkStart w:id="3197" w:name="_Toc102406002"/>
            <w:bookmarkStart w:id="3198" w:name="_Toc102474042"/>
            <w:bookmarkStart w:id="3199" w:name="_Toc102474398"/>
            <w:bookmarkStart w:id="3200" w:name="_Toc102474453"/>
            <w:bookmarkStart w:id="3201" w:name="_Toc102474524"/>
            <w:r>
              <w:rPr>
                <w:rFonts w:ascii="Times" w:hAnsi="Times" w:cs="Times"/>
                <w:sz w:val="24"/>
                <w:szCs w:val="24"/>
              </w:rPr>
              <w:t xml:space="preserve">5.9.2.vii </w:t>
            </w:r>
            <w:r w:rsidR="00464FD5" w:rsidRPr="00464FD5">
              <w:rPr>
                <w:rFonts w:ascii="Times" w:hAnsi="Times" w:cs="Times"/>
                <w:sz w:val="24"/>
                <w:szCs w:val="24"/>
              </w:rPr>
              <w:t xml:space="preserve">Test : </w:t>
            </w:r>
            <w:r w:rsidR="00E878A9" w:rsidRPr="00E878A9">
              <w:rPr>
                <w:rFonts w:ascii="Times" w:hAnsi="Times" w:cs="Times"/>
                <w:b w:val="0"/>
                <w:bCs/>
                <w:sz w:val="24"/>
                <w:szCs w:val="24"/>
              </w:rPr>
              <w:t xml:space="preserve">Verify if </w:t>
            </w:r>
            <w:del w:id="3202" w:author="Jindal, Deepak [AUTOSOL/PWS/NOIDA]" w:date="2022-06-08T19:41:00Z">
              <w:r w:rsidR="00E878A9" w:rsidRPr="00E878A9" w:rsidDel="00A84C67">
                <w:rPr>
                  <w:rFonts w:ascii="Times" w:hAnsi="Times" w:cs="Times"/>
                  <w:b w:val="0"/>
                  <w:bCs/>
                  <w:sz w:val="24"/>
                  <w:szCs w:val="24"/>
                </w:rPr>
                <w:delText>Stanalone</w:delText>
              </w:r>
            </w:del>
            <w:ins w:id="3203" w:author="Jindal, Deepak [AUTOSOL/PWS/NOIDA]" w:date="2022-06-08T19:41:00Z">
              <w:r w:rsidR="00A84C67">
                <w:rPr>
                  <w:rFonts w:ascii="Times" w:hAnsi="Times" w:cs="Times"/>
                  <w:b w:val="0"/>
                  <w:bCs/>
                  <w:sz w:val="24"/>
                  <w:szCs w:val="24"/>
                </w:rPr>
                <w:t>Standalone</w:t>
              </w:r>
            </w:ins>
            <w:r w:rsidR="00E878A9" w:rsidRPr="00E878A9">
              <w:rPr>
                <w:rFonts w:ascii="Times" w:hAnsi="Times" w:cs="Times"/>
                <w:b w:val="0"/>
                <w:bCs/>
                <w:sz w:val="24"/>
                <w:szCs w:val="24"/>
              </w:rPr>
              <w:t xml:space="preserve"> application Launch Ovation engineering tools applications such as Ovation Developer Studio</w:t>
            </w:r>
            <w:bookmarkEnd w:id="3191"/>
            <w:bookmarkEnd w:id="3192"/>
            <w:bookmarkEnd w:id="3193"/>
            <w:bookmarkEnd w:id="3194"/>
            <w:bookmarkEnd w:id="3195"/>
            <w:bookmarkEnd w:id="3196"/>
            <w:r w:rsidR="00E878A9" w:rsidRPr="00E878A9">
              <w:rPr>
                <w:rFonts w:ascii="Times" w:hAnsi="Times" w:cs="Times"/>
                <w:b w:val="0"/>
                <w:bCs/>
                <w:sz w:val="24"/>
                <w:szCs w:val="24"/>
              </w:rPr>
              <w:t xml:space="preserve"> </w:t>
            </w:r>
            <w:bookmarkEnd w:id="3197"/>
            <w:bookmarkEnd w:id="3198"/>
            <w:bookmarkEnd w:id="3199"/>
            <w:bookmarkEnd w:id="3200"/>
            <w:bookmarkEnd w:id="3201"/>
          </w:p>
        </w:tc>
      </w:tr>
      <w:tr w:rsidR="00464FD5" w14:paraId="00343E45"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2F253D5" w14:textId="77777777" w:rsidR="00464FD5" w:rsidRDefault="00464FD5"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586FFA0" w14:textId="77777777" w:rsidR="00464FD5" w:rsidRDefault="00464FD5"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70970AC"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 </w:t>
            </w:r>
          </w:p>
        </w:tc>
      </w:tr>
      <w:tr w:rsidR="00464FD5" w14:paraId="338532B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F4590FD" w14:textId="19D05371" w:rsidR="00464FD5" w:rsidRDefault="00E878A9" w:rsidP="00BA7962">
            <w:pPr>
              <w:pStyle w:val="CellBody"/>
              <w:numPr>
                <w:ilvl w:val="0"/>
                <w:numId w:val="62"/>
              </w:numPr>
              <w:rPr>
                <w:rFonts w:ascii="Times New Roman" w:hAnsi="Times New Roman"/>
                <w:color w:val="auto"/>
              </w:rPr>
            </w:pPr>
            <w:r>
              <w:rPr>
                <w:rFonts w:ascii="Times New Roman" w:hAnsi="Times New Roman"/>
                <w:color w:val="auto"/>
              </w:rPr>
              <w:t>Launch Standalone application on an standlone machine</w:t>
            </w:r>
          </w:p>
        </w:tc>
        <w:tc>
          <w:tcPr>
            <w:tcW w:w="2070" w:type="dxa"/>
            <w:tcBorders>
              <w:top w:val="single" w:sz="6" w:space="0" w:color="auto"/>
              <w:left w:val="single" w:sz="4" w:space="0" w:color="auto"/>
              <w:bottom w:val="single" w:sz="4" w:space="0" w:color="auto"/>
              <w:right w:val="single" w:sz="4" w:space="0" w:color="auto"/>
            </w:tcBorders>
          </w:tcPr>
          <w:p w14:paraId="5AD83564"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P/F/F#/NA:  </w:t>
            </w:r>
          </w:p>
        </w:tc>
      </w:tr>
      <w:tr w:rsidR="0052212A" w14:paraId="2C04920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7F86EB4" w14:textId="3EF6F335" w:rsidR="0052212A" w:rsidRPr="00E878A9" w:rsidRDefault="0052212A" w:rsidP="0052212A">
            <w:pPr>
              <w:pStyle w:val="CellBody"/>
              <w:numPr>
                <w:ilvl w:val="0"/>
                <w:numId w:val="62"/>
              </w:numPr>
              <w:rPr>
                <w:rFonts w:ascii="Times New Roman" w:hAnsi="Times New Roman"/>
                <w:color w:val="auto"/>
              </w:rPr>
            </w:pPr>
            <w:r w:rsidRPr="00E878A9">
              <w:rPr>
                <w:rFonts w:ascii="Times New Roman" w:hAnsi="Times New Roman"/>
                <w:color w:val="auto"/>
              </w:rPr>
              <w:t xml:space="preserve">Go to tools section and open </w:t>
            </w:r>
            <w:r w:rsidRPr="00E878A9">
              <w:rPr>
                <w:rFonts w:cs="Times"/>
                <w:szCs w:val="24"/>
              </w:rPr>
              <w:t>Ovation Developer Studio</w:t>
            </w:r>
          </w:p>
        </w:tc>
        <w:tc>
          <w:tcPr>
            <w:tcW w:w="2070" w:type="dxa"/>
            <w:tcBorders>
              <w:top w:val="single" w:sz="6" w:space="0" w:color="auto"/>
              <w:left w:val="single" w:sz="4" w:space="0" w:color="auto"/>
              <w:bottom w:val="single" w:sz="4" w:space="0" w:color="auto"/>
              <w:right w:val="single" w:sz="4" w:space="0" w:color="auto"/>
            </w:tcBorders>
          </w:tcPr>
          <w:p w14:paraId="30BBB467" w14:textId="1FA7D1FC"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11D0744A"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6641D98" w14:textId="4B0081F3" w:rsidR="0052212A" w:rsidRPr="00E878A9" w:rsidRDefault="0052212A" w:rsidP="0052212A">
            <w:pPr>
              <w:pStyle w:val="CellBody"/>
              <w:numPr>
                <w:ilvl w:val="0"/>
                <w:numId w:val="62"/>
              </w:numPr>
              <w:rPr>
                <w:rFonts w:ascii="Times New Roman" w:hAnsi="Times New Roman"/>
                <w:color w:val="auto"/>
              </w:rPr>
            </w:pPr>
            <w:r w:rsidRPr="00E878A9">
              <w:rPr>
                <w:rFonts w:ascii="Times New Roman" w:hAnsi="Times New Roman"/>
                <w:color w:val="auto"/>
              </w:rPr>
              <w:lastRenderedPageBreak/>
              <w:t>Refer &amp; execute tests mentioned in HMI interface section for proper working of Ovation developer studio when launched from standalone application</w:t>
            </w:r>
          </w:p>
        </w:tc>
        <w:tc>
          <w:tcPr>
            <w:tcW w:w="2070" w:type="dxa"/>
            <w:tcBorders>
              <w:top w:val="single" w:sz="6" w:space="0" w:color="auto"/>
              <w:left w:val="single" w:sz="4" w:space="0" w:color="auto"/>
              <w:bottom w:val="single" w:sz="4" w:space="0" w:color="auto"/>
              <w:right w:val="single" w:sz="4" w:space="0" w:color="auto"/>
            </w:tcBorders>
          </w:tcPr>
          <w:p w14:paraId="09D02963" w14:textId="1393F527"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68C7F411"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509ECA4" w14:textId="77777777" w:rsidR="0052212A" w:rsidRDefault="0052212A" w:rsidP="0052212A">
            <w:pPr>
              <w:pStyle w:val="CellBody"/>
            </w:pPr>
            <w:r>
              <w:t>Comments:</w:t>
            </w:r>
          </w:p>
        </w:tc>
      </w:tr>
    </w:tbl>
    <w:p w14:paraId="28B20026" w14:textId="77777777" w:rsidR="00E878A9" w:rsidRDefault="00464FD5" w:rsidP="00464FD5">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E878A9" w14:paraId="09F947A9" w14:textId="77777777" w:rsidTr="002273A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FBC6847" w14:textId="51FDE22C" w:rsidR="00E878A9" w:rsidRPr="00464FD5" w:rsidRDefault="00C66EFF" w:rsidP="00C66EFF">
            <w:pPr>
              <w:pStyle w:val="SectL2"/>
              <w:tabs>
                <w:tab w:val="clear" w:pos="1080"/>
              </w:tabs>
              <w:spacing w:after="120"/>
              <w:ind w:left="0" w:firstLine="0"/>
              <w:rPr>
                <w:rFonts w:ascii="Times" w:hAnsi="Times" w:cs="Times"/>
                <w:sz w:val="24"/>
                <w:szCs w:val="24"/>
              </w:rPr>
            </w:pPr>
            <w:bookmarkStart w:id="3204" w:name="_Toc105769704"/>
            <w:bookmarkStart w:id="3205" w:name="_Toc105844682"/>
            <w:bookmarkStart w:id="3206" w:name="_Toc105845257"/>
            <w:bookmarkStart w:id="3207" w:name="_Toc105848959"/>
            <w:bookmarkStart w:id="3208" w:name="_Toc108469403"/>
            <w:bookmarkStart w:id="3209" w:name="_Toc108469885"/>
            <w:r>
              <w:rPr>
                <w:rFonts w:ascii="Times" w:hAnsi="Times" w:cs="Times"/>
                <w:sz w:val="24"/>
                <w:szCs w:val="24"/>
              </w:rPr>
              <w:t xml:space="preserve">5.9.2.viii </w:t>
            </w:r>
            <w:r w:rsidR="00E878A9" w:rsidRPr="00464FD5">
              <w:rPr>
                <w:rFonts w:ascii="Times" w:hAnsi="Times" w:cs="Times"/>
                <w:sz w:val="24"/>
                <w:szCs w:val="24"/>
              </w:rPr>
              <w:t xml:space="preserve">Test : </w:t>
            </w:r>
            <w:r w:rsidR="00E878A9" w:rsidRPr="00E878A9">
              <w:rPr>
                <w:rFonts w:ascii="Times" w:hAnsi="Times" w:cs="Times"/>
                <w:b w:val="0"/>
                <w:bCs/>
                <w:sz w:val="24"/>
                <w:szCs w:val="24"/>
              </w:rPr>
              <w:t xml:space="preserve">Verify if </w:t>
            </w:r>
            <w:del w:id="3210" w:author="Jindal, Deepak [AUTOSOL/PWS/NOIDA]" w:date="2022-06-08T19:41:00Z">
              <w:r w:rsidR="00E878A9" w:rsidRPr="00E878A9" w:rsidDel="00A84C67">
                <w:rPr>
                  <w:rFonts w:ascii="Times" w:hAnsi="Times" w:cs="Times"/>
                  <w:b w:val="0"/>
                  <w:bCs/>
                  <w:sz w:val="24"/>
                  <w:szCs w:val="24"/>
                </w:rPr>
                <w:delText>Stanalone</w:delText>
              </w:r>
            </w:del>
            <w:ins w:id="3211" w:author="Jindal, Deepak [AUTOSOL/PWS/NOIDA]" w:date="2022-06-08T19:41:00Z">
              <w:r w:rsidR="00A84C67">
                <w:rPr>
                  <w:rFonts w:ascii="Times" w:hAnsi="Times" w:cs="Times"/>
                  <w:b w:val="0"/>
                  <w:bCs/>
                  <w:sz w:val="24"/>
                  <w:szCs w:val="24"/>
                </w:rPr>
                <w:t>Standalone</w:t>
              </w:r>
            </w:ins>
            <w:r w:rsidR="00E878A9" w:rsidRPr="00E878A9">
              <w:rPr>
                <w:rFonts w:ascii="Times" w:hAnsi="Times" w:cs="Times"/>
                <w:b w:val="0"/>
                <w:bCs/>
                <w:sz w:val="24"/>
                <w:szCs w:val="24"/>
              </w:rPr>
              <w:t xml:space="preserve"> application Launch Ovation engineering tools applications such as Ovation Engineering Audit Viewer</w:t>
            </w:r>
            <w:bookmarkEnd w:id="3204"/>
            <w:bookmarkEnd w:id="3205"/>
            <w:bookmarkEnd w:id="3206"/>
            <w:bookmarkEnd w:id="3207"/>
            <w:bookmarkEnd w:id="3208"/>
            <w:bookmarkEnd w:id="3209"/>
          </w:p>
        </w:tc>
      </w:tr>
      <w:tr w:rsidR="00E878A9" w14:paraId="78110CFE" w14:textId="77777777" w:rsidTr="002273A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B3EC608" w14:textId="77777777" w:rsidR="00E878A9" w:rsidRDefault="00E878A9" w:rsidP="002273A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23FFE1D" w14:textId="77777777" w:rsidR="00E878A9" w:rsidRDefault="00E878A9" w:rsidP="002273A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C049D3E" w14:textId="77777777" w:rsidR="00E878A9" w:rsidRDefault="00E878A9" w:rsidP="002273AE">
            <w:pPr>
              <w:pStyle w:val="CellBody"/>
              <w:rPr>
                <w:rFonts w:ascii="Times New Roman" w:hAnsi="Times New Roman"/>
                <w:color w:val="auto"/>
              </w:rPr>
            </w:pPr>
            <w:r>
              <w:rPr>
                <w:rFonts w:ascii="Times New Roman" w:hAnsi="Times New Roman"/>
                <w:color w:val="auto"/>
              </w:rPr>
              <w:t xml:space="preserve"> </w:t>
            </w:r>
          </w:p>
        </w:tc>
      </w:tr>
      <w:tr w:rsidR="00E878A9" w14:paraId="48D92E90"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12C5253" w14:textId="77777777" w:rsidR="00E878A9" w:rsidRDefault="00E878A9" w:rsidP="0047647A">
            <w:pPr>
              <w:pStyle w:val="CellBody"/>
              <w:numPr>
                <w:ilvl w:val="0"/>
                <w:numId w:val="243"/>
              </w:numPr>
              <w:rPr>
                <w:rFonts w:ascii="Times New Roman" w:hAnsi="Times New Roman"/>
                <w:color w:val="auto"/>
              </w:rPr>
            </w:pPr>
            <w:r>
              <w:rPr>
                <w:rFonts w:ascii="Times New Roman" w:hAnsi="Times New Roman"/>
                <w:color w:val="auto"/>
              </w:rPr>
              <w:t>Launch Standalone application on an standlone machine</w:t>
            </w:r>
          </w:p>
        </w:tc>
        <w:tc>
          <w:tcPr>
            <w:tcW w:w="2070" w:type="dxa"/>
            <w:tcBorders>
              <w:top w:val="single" w:sz="6" w:space="0" w:color="auto"/>
              <w:left w:val="single" w:sz="4" w:space="0" w:color="auto"/>
              <w:bottom w:val="single" w:sz="4" w:space="0" w:color="auto"/>
              <w:right w:val="single" w:sz="4" w:space="0" w:color="auto"/>
            </w:tcBorders>
          </w:tcPr>
          <w:p w14:paraId="5C5F2346" w14:textId="77777777" w:rsidR="00E878A9" w:rsidRDefault="00E878A9" w:rsidP="002273AE">
            <w:pPr>
              <w:pStyle w:val="CellBody"/>
              <w:rPr>
                <w:rFonts w:ascii="Times New Roman" w:hAnsi="Times New Roman"/>
                <w:color w:val="auto"/>
              </w:rPr>
            </w:pPr>
            <w:r>
              <w:rPr>
                <w:rFonts w:ascii="Times New Roman" w:hAnsi="Times New Roman"/>
                <w:color w:val="auto"/>
              </w:rPr>
              <w:t xml:space="preserve">P/F/F#/NA:  </w:t>
            </w:r>
          </w:p>
        </w:tc>
      </w:tr>
      <w:tr w:rsidR="0052212A" w14:paraId="61EA7257"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EDC2700" w14:textId="38806567" w:rsidR="0052212A" w:rsidRPr="006E3277" w:rsidRDefault="0052212A" w:rsidP="0047647A">
            <w:pPr>
              <w:pStyle w:val="CellBody"/>
              <w:numPr>
                <w:ilvl w:val="0"/>
                <w:numId w:val="243"/>
              </w:numPr>
              <w:rPr>
                <w:rFonts w:ascii="Times New Roman" w:hAnsi="Times New Roman"/>
                <w:color w:val="auto"/>
              </w:rPr>
            </w:pPr>
            <w:r w:rsidRPr="006E3277">
              <w:rPr>
                <w:rFonts w:ascii="Times New Roman" w:hAnsi="Times New Roman"/>
                <w:color w:val="auto"/>
              </w:rPr>
              <w:t xml:space="preserve">Go to tools section and open </w:t>
            </w:r>
            <w:r w:rsidRPr="006E3277">
              <w:rPr>
                <w:rFonts w:cs="Times"/>
                <w:szCs w:val="24"/>
              </w:rPr>
              <w:t>Ovation Engineering Audit Viewer</w:t>
            </w:r>
          </w:p>
        </w:tc>
        <w:tc>
          <w:tcPr>
            <w:tcW w:w="2070" w:type="dxa"/>
            <w:tcBorders>
              <w:top w:val="single" w:sz="6" w:space="0" w:color="auto"/>
              <w:left w:val="single" w:sz="4" w:space="0" w:color="auto"/>
              <w:bottom w:val="single" w:sz="4" w:space="0" w:color="auto"/>
              <w:right w:val="single" w:sz="4" w:space="0" w:color="auto"/>
            </w:tcBorders>
          </w:tcPr>
          <w:p w14:paraId="6ED0F8EC" w14:textId="659685A3"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30AC6999"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A315024" w14:textId="55F5428E" w:rsidR="0052212A" w:rsidRPr="0047647A" w:rsidRDefault="0047647A" w:rsidP="0047647A">
            <w:pPr>
              <w:pStyle w:val="CellBody"/>
              <w:numPr>
                <w:ilvl w:val="0"/>
                <w:numId w:val="243"/>
              </w:numPr>
              <w:rPr>
                <w:rFonts w:ascii="Times New Roman" w:hAnsi="Times New Roman"/>
                <w:bCs/>
                <w:color w:val="auto"/>
              </w:rPr>
            </w:pPr>
            <w:ins w:id="3212" w:author="Jindal, Deepak [AUTOSOL/PWS/NOIDA]" w:date="2022-06-19T14:38:00Z">
              <w:r w:rsidRPr="0047647A">
                <w:rPr>
                  <w:bCs/>
                </w:rPr>
                <w:t xml:space="preserve">Verify </w:t>
              </w:r>
            </w:ins>
            <w:r w:rsidRPr="0047647A">
              <w:rPr>
                <w:bCs/>
              </w:rPr>
              <w:t>basic</w:t>
            </w:r>
            <w:ins w:id="3213" w:author="Jindal, Deepak [AUTOSOL/PWS/NOIDA]" w:date="2022-06-19T14:38:00Z">
              <w:r w:rsidRPr="0047647A">
                <w:rPr>
                  <w:bCs/>
                </w:rPr>
                <w:t xml:space="preserve"> functionalities of </w:t>
              </w:r>
            </w:ins>
            <w:r w:rsidRPr="0047647A">
              <w:rPr>
                <w:rFonts w:cs="Times"/>
                <w:bCs/>
                <w:szCs w:val="24"/>
              </w:rPr>
              <w:t>Ovation Engineering Audit Viewer</w:t>
            </w:r>
            <w:r w:rsidRPr="0047647A">
              <w:rPr>
                <w:bCs/>
              </w:rPr>
              <w:t xml:space="preserve"> </w:t>
            </w:r>
            <w:ins w:id="3214" w:author="Jindal, Deepak [AUTOSOL/PWS/NOIDA]" w:date="2022-06-19T14:38:00Z">
              <w:r w:rsidRPr="0047647A">
                <w:rPr>
                  <w:bCs/>
                </w:rPr>
                <w:t>and list down below the verified operations &amp; tests</w:t>
              </w:r>
            </w:ins>
            <w:r w:rsidRPr="0047647A">
              <w:rPr>
                <w:bCs/>
              </w:rPr>
              <w:t xml:space="preserve">. </w:t>
            </w:r>
            <w:r w:rsidRPr="0047647A">
              <w:rPr>
                <w:rFonts w:ascii="Times New Roman" w:hAnsi="Times New Roman"/>
                <w:bCs/>
                <w:color w:val="auto"/>
              </w:rPr>
              <w:t>(</w:t>
            </w:r>
            <w:r w:rsidR="0052212A" w:rsidRPr="0047647A">
              <w:rPr>
                <w:rFonts w:ascii="Times New Roman" w:hAnsi="Times New Roman"/>
                <w:bCs/>
                <w:color w:val="auto"/>
              </w:rPr>
              <w:t xml:space="preserve">Refer </w:t>
            </w:r>
            <w:r w:rsidRPr="0047647A">
              <w:rPr>
                <w:rFonts w:ascii="Times New Roman" w:hAnsi="Times New Roman"/>
                <w:bCs/>
                <w:color w:val="auto"/>
              </w:rPr>
              <w:t>Ovation basic functionality checking SVTP)</w:t>
            </w:r>
          </w:p>
        </w:tc>
        <w:tc>
          <w:tcPr>
            <w:tcW w:w="2070" w:type="dxa"/>
            <w:tcBorders>
              <w:top w:val="single" w:sz="6" w:space="0" w:color="auto"/>
              <w:left w:val="single" w:sz="4" w:space="0" w:color="auto"/>
              <w:bottom w:val="single" w:sz="4" w:space="0" w:color="auto"/>
              <w:right w:val="single" w:sz="4" w:space="0" w:color="auto"/>
            </w:tcBorders>
          </w:tcPr>
          <w:p w14:paraId="50DC5B6E" w14:textId="5A91A949"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47647A" w14:paraId="203CD7F6"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632AEF8" w14:textId="77777777" w:rsidR="0047647A" w:rsidRPr="0047647A" w:rsidRDefault="0047647A" w:rsidP="0047647A">
            <w:pPr>
              <w:pStyle w:val="CellBody"/>
              <w:numPr>
                <w:ilvl w:val="0"/>
                <w:numId w:val="243"/>
              </w:numPr>
              <w:rPr>
                <w:bCs/>
              </w:rPr>
            </w:pPr>
          </w:p>
        </w:tc>
        <w:tc>
          <w:tcPr>
            <w:tcW w:w="2070" w:type="dxa"/>
            <w:tcBorders>
              <w:top w:val="single" w:sz="6" w:space="0" w:color="auto"/>
              <w:left w:val="single" w:sz="4" w:space="0" w:color="auto"/>
              <w:bottom w:val="single" w:sz="4" w:space="0" w:color="auto"/>
              <w:right w:val="single" w:sz="4" w:space="0" w:color="auto"/>
            </w:tcBorders>
          </w:tcPr>
          <w:p w14:paraId="016F2721" w14:textId="77777777" w:rsidR="0047647A" w:rsidRDefault="0047647A" w:rsidP="0052212A">
            <w:pPr>
              <w:pStyle w:val="CellBody"/>
              <w:rPr>
                <w:rFonts w:ascii="Times New Roman" w:hAnsi="Times New Roman"/>
                <w:color w:val="auto"/>
              </w:rPr>
            </w:pPr>
          </w:p>
        </w:tc>
      </w:tr>
      <w:tr w:rsidR="0047647A" w14:paraId="2BD7D663"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935A9F8" w14:textId="77777777" w:rsidR="0047647A" w:rsidRPr="0047647A" w:rsidRDefault="0047647A" w:rsidP="0047647A">
            <w:pPr>
              <w:pStyle w:val="CellBody"/>
              <w:numPr>
                <w:ilvl w:val="0"/>
                <w:numId w:val="243"/>
              </w:numPr>
              <w:rPr>
                <w:bCs/>
              </w:rPr>
            </w:pPr>
          </w:p>
        </w:tc>
        <w:tc>
          <w:tcPr>
            <w:tcW w:w="2070" w:type="dxa"/>
            <w:tcBorders>
              <w:top w:val="single" w:sz="6" w:space="0" w:color="auto"/>
              <w:left w:val="single" w:sz="4" w:space="0" w:color="auto"/>
              <w:bottom w:val="single" w:sz="4" w:space="0" w:color="auto"/>
              <w:right w:val="single" w:sz="4" w:space="0" w:color="auto"/>
            </w:tcBorders>
          </w:tcPr>
          <w:p w14:paraId="7AC67DDF" w14:textId="77777777" w:rsidR="0047647A" w:rsidRDefault="0047647A" w:rsidP="0052212A">
            <w:pPr>
              <w:pStyle w:val="CellBody"/>
              <w:rPr>
                <w:rFonts w:ascii="Times New Roman" w:hAnsi="Times New Roman"/>
                <w:color w:val="auto"/>
              </w:rPr>
            </w:pPr>
          </w:p>
        </w:tc>
      </w:tr>
      <w:tr w:rsidR="0047647A" w14:paraId="2C296E8E"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2486FE8" w14:textId="77777777" w:rsidR="0047647A" w:rsidRPr="0047647A" w:rsidRDefault="0047647A" w:rsidP="0047647A">
            <w:pPr>
              <w:pStyle w:val="CellBody"/>
              <w:numPr>
                <w:ilvl w:val="0"/>
                <w:numId w:val="243"/>
              </w:numPr>
              <w:rPr>
                <w:bCs/>
              </w:rPr>
            </w:pPr>
          </w:p>
        </w:tc>
        <w:tc>
          <w:tcPr>
            <w:tcW w:w="2070" w:type="dxa"/>
            <w:tcBorders>
              <w:top w:val="single" w:sz="6" w:space="0" w:color="auto"/>
              <w:left w:val="single" w:sz="4" w:space="0" w:color="auto"/>
              <w:bottom w:val="single" w:sz="4" w:space="0" w:color="auto"/>
              <w:right w:val="single" w:sz="4" w:space="0" w:color="auto"/>
            </w:tcBorders>
          </w:tcPr>
          <w:p w14:paraId="7FF9C5E2" w14:textId="77777777" w:rsidR="0047647A" w:rsidRDefault="0047647A" w:rsidP="0052212A">
            <w:pPr>
              <w:pStyle w:val="CellBody"/>
              <w:rPr>
                <w:rFonts w:ascii="Times New Roman" w:hAnsi="Times New Roman"/>
                <w:color w:val="auto"/>
              </w:rPr>
            </w:pPr>
          </w:p>
        </w:tc>
      </w:tr>
      <w:tr w:rsidR="00E878A9" w14:paraId="1B2883D6" w14:textId="77777777" w:rsidTr="002273A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15BD5DE" w14:textId="77777777" w:rsidR="00E878A9" w:rsidRDefault="00E878A9" w:rsidP="002273AE">
            <w:pPr>
              <w:pStyle w:val="CellBody"/>
            </w:pPr>
            <w:r>
              <w:t>Comments:</w:t>
            </w:r>
          </w:p>
        </w:tc>
      </w:tr>
    </w:tbl>
    <w:p w14:paraId="59EB1B9F" w14:textId="0D1639BF" w:rsidR="00464FD5" w:rsidRDefault="00464FD5" w:rsidP="00464FD5"/>
    <w:p w14:paraId="225BFE00" w14:textId="3E2C18F2" w:rsidR="00E878A9" w:rsidRDefault="00E878A9" w:rsidP="00464FD5"/>
    <w:p w14:paraId="3CC5D8AD" w14:textId="77777777" w:rsidR="00E878A9" w:rsidRDefault="00E878A9" w:rsidP="00464FD5"/>
    <w:p w14:paraId="2B8F8EBC" w14:textId="77777777" w:rsidR="00464FD5" w:rsidRDefault="00464FD5" w:rsidP="00464FD5"/>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64FD5" w14:paraId="2FF12D54"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D639252" w14:textId="40DFBE96" w:rsidR="00464FD5" w:rsidRPr="00464FD5" w:rsidRDefault="00C66EFF" w:rsidP="00C66EFF">
            <w:pPr>
              <w:pStyle w:val="SectL2"/>
              <w:tabs>
                <w:tab w:val="clear" w:pos="1080"/>
              </w:tabs>
              <w:spacing w:after="120"/>
              <w:ind w:left="0" w:firstLine="0"/>
              <w:rPr>
                <w:rFonts w:ascii="Times" w:hAnsi="Times" w:cs="Times"/>
                <w:sz w:val="24"/>
                <w:szCs w:val="24"/>
              </w:rPr>
            </w:pPr>
            <w:bookmarkStart w:id="3215" w:name="_Toc102406003"/>
            <w:bookmarkStart w:id="3216" w:name="_Toc102474043"/>
            <w:bookmarkStart w:id="3217" w:name="_Toc102474399"/>
            <w:bookmarkStart w:id="3218" w:name="_Toc102474454"/>
            <w:bookmarkStart w:id="3219" w:name="_Toc102474525"/>
            <w:bookmarkStart w:id="3220" w:name="_Toc105769705"/>
            <w:bookmarkStart w:id="3221" w:name="_Toc105844683"/>
            <w:bookmarkStart w:id="3222" w:name="_Toc105845258"/>
            <w:bookmarkStart w:id="3223" w:name="_Toc105848960"/>
            <w:bookmarkStart w:id="3224" w:name="_Toc108469404"/>
            <w:bookmarkStart w:id="3225" w:name="_Toc108469886"/>
            <w:r>
              <w:rPr>
                <w:rFonts w:ascii="Times" w:hAnsi="Times" w:cs="Times"/>
                <w:sz w:val="24"/>
                <w:szCs w:val="24"/>
              </w:rPr>
              <w:t xml:space="preserve">5.9.2.ix </w:t>
            </w:r>
            <w:r w:rsidR="00464FD5" w:rsidRPr="00464FD5">
              <w:rPr>
                <w:rFonts w:ascii="Times" w:hAnsi="Times" w:cs="Times"/>
                <w:sz w:val="24"/>
                <w:szCs w:val="24"/>
              </w:rPr>
              <w:t xml:space="preserve">Test : </w:t>
            </w:r>
            <w:r w:rsidR="006E3277" w:rsidRPr="00E878A9">
              <w:rPr>
                <w:rFonts w:ascii="Times" w:hAnsi="Times" w:cs="Times"/>
                <w:b w:val="0"/>
                <w:bCs/>
                <w:sz w:val="24"/>
                <w:szCs w:val="24"/>
              </w:rPr>
              <w:t xml:space="preserve">Verify if </w:t>
            </w:r>
            <w:del w:id="3226" w:author="Jindal, Deepak [AUTOSOL/PWS/NOIDA]" w:date="2022-06-08T19:41:00Z">
              <w:r w:rsidR="006E3277" w:rsidRPr="00E878A9" w:rsidDel="00A84C67">
                <w:rPr>
                  <w:rFonts w:ascii="Times" w:hAnsi="Times" w:cs="Times"/>
                  <w:b w:val="0"/>
                  <w:bCs/>
                  <w:sz w:val="24"/>
                  <w:szCs w:val="24"/>
                </w:rPr>
                <w:delText>Stanalone</w:delText>
              </w:r>
            </w:del>
            <w:ins w:id="3227" w:author="Jindal, Deepak [AUTOSOL/PWS/NOIDA]" w:date="2022-06-08T19:41:00Z">
              <w:r w:rsidR="00A84C67">
                <w:rPr>
                  <w:rFonts w:ascii="Times" w:hAnsi="Times" w:cs="Times"/>
                  <w:b w:val="0"/>
                  <w:bCs/>
                  <w:sz w:val="24"/>
                  <w:szCs w:val="24"/>
                </w:rPr>
                <w:t>Standalone</w:t>
              </w:r>
            </w:ins>
            <w:r w:rsidR="006E3277" w:rsidRPr="00E878A9">
              <w:rPr>
                <w:rFonts w:ascii="Times" w:hAnsi="Times" w:cs="Times"/>
                <w:b w:val="0"/>
                <w:bCs/>
                <w:sz w:val="24"/>
                <w:szCs w:val="24"/>
              </w:rPr>
              <w:t xml:space="preserve"> application Launch</w:t>
            </w:r>
            <w:r w:rsidR="006E3277">
              <w:rPr>
                <w:rFonts w:ascii="Times" w:hAnsi="Times" w:cs="Times"/>
                <w:b w:val="0"/>
                <w:bCs/>
                <w:sz w:val="24"/>
                <w:szCs w:val="24"/>
              </w:rPr>
              <w:t xml:space="preserve"> </w:t>
            </w:r>
            <w:r w:rsidR="00464FD5" w:rsidRPr="006E3277">
              <w:rPr>
                <w:rFonts w:ascii="Times" w:hAnsi="Times" w:cs="Times"/>
                <w:b w:val="0"/>
                <w:bCs/>
                <w:sz w:val="24"/>
                <w:szCs w:val="24"/>
              </w:rPr>
              <w:t>Ovation HMI applications such as the Standalone Controller Alarm Window, Trend, Graphics, Point Information, Point Review, the Ovation Error Log, Signal Diagram Viewer, and Ovation Machine Works</w:t>
            </w:r>
            <w:bookmarkEnd w:id="3215"/>
            <w:bookmarkEnd w:id="3216"/>
            <w:bookmarkEnd w:id="3217"/>
            <w:bookmarkEnd w:id="3218"/>
            <w:bookmarkEnd w:id="3219"/>
            <w:bookmarkEnd w:id="3220"/>
            <w:bookmarkEnd w:id="3221"/>
            <w:bookmarkEnd w:id="3222"/>
            <w:bookmarkEnd w:id="3223"/>
            <w:bookmarkEnd w:id="3224"/>
            <w:bookmarkEnd w:id="3225"/>
          </w:p>
        </w:tc>
      </w:tr>
      <w:tr w:rsidR="00464FD5" w14:paraId="4FB2F8AA"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264CBAD" w14:textId="77777777" w:rsidR="00464FD5" w:rsidRDefault="00464FD5"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FE695B8" w14:textId="77777777" w:rsidR="00464FD5" w:rsidRDefault="00464FD5"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C0AA6EF"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 </w:t>
            </w:r>
          </w:p>
        </w:tc>
      </w:tr>
      <w:tr w:rsidR="00464FD5" w14:paraId="230EE6EC"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FFA636F" w14:textId="1CC09168" w:rsidR="00464FD5" w:rsidRDefault="006E3277" w:rsidP="00BA7962">
            <w:pPr>
              <w:pStyle w:val="CellBody"/>
              <w:numPr>
                <w:ilvl w:val="0"/>
                <w:numId w:val="63"/>
              </w:numPr>
              <w:rPr>
                <w:rFonts w:ascii="Times New Roman" w:hAnsi="Times New Roman"/>
                <w:color w:val="auto"/>
              </w:rPr>
            </w:pPr>
            <w:r w:rsidRPr="006E3277">
              <w:rPr>
                <w:rFonts w:ascii="Times New Roman" w:hAnsi="Times New Roman"/>
                <w:color w:val="auto"/>
              </w:rPr>
              <w:t>Refer &amp; execute tests mentioned in HMI interface section</w:t>
            </w:r>
            <w:r w:rsidR="00464FD5">
              <w:rPr>
                <w:rFonts w:ascii="Times New Roman" w:hAnsi="Times New Roman"/>
                <w:color w:val="auto"/>
              </w:rPr>
              <w:t>.</w:t>
            </w:r>
          </w:p>
        </w:tc>
        <w:tc>
          <w:tcPr>
            <w:tcW w:w="2070" w:type="dxa"/>
            <w:tcBorders>
              <w:top w:val="single" w:sz="6" w:space="0" w:color="auto"/>
              <w:left w:val="single" w:sz="4" w:space="0" w:color="auto"/>
              <w:bottom w:val="single" w:sz="4" w:space="0" w:color="auto"/>
              <w:right w:val="single" w:sz="4" w:space="0" w:color="auto"/>
            </w:tcBorders>
          </w:tcPr>
          <w:p w14:paraId="63C54C59"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P/F/F#/NA:  </w:t>
            </w:r>
          </w:p>
        </w:tc>
      </w:tr>
      <w:tr w:rsidR="00464FD5" w14:paraId="06A970DA"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DBDB77E" w14:textId="35272CB9" w:rsidR="00464FD5" w:rsidRDefault="00464FD5" w:rsidP="007712E9">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2350263" w14:textId="2C257C88" w:rsidR="00464FD5" w:rsidRDefault="00464FD5" w:rsidP="007712E9">
            <w:pPr>
              <w:pStyle w:val="CellBody"/>
              <w:rPr>
                <w:rFonts w:ascii="Times New Roman" w:hAnsi="Times New Roman"/>
                <w:color w:val="auto"/>
              </w:rPr>
            </w:pPr>
          </w:p>
        </w:tc>
      </w:tr>
      <w:tr w:rsidR="00464FD5" w14:paraId="64F4AFA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D5B095A" w14:textId="77777777" w:rsidR="00464FD5" w:rsidRDefault="00464FD5" w:rsidP="007712E9">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8829757" w14:textId="77777777" w:rsidR="00464FD5" w:rsidRDefault="00464FD5" w:rsidP="007712E9">
            <w:pPr>
              <w:pStyle w:val="CellBody"/>
              <w:rPr>
                <w:rFonts w:ascii="Times New Roman" w:hAnsi="Times New Roman"/>
                <w:color w:val="auto"/>
              </w:rPr>
            </w:pPr>
          </w:p>
        </w:tc>
      </w:tr>
      <w:tr w:rsidR="00464FD5" w14:paraId="3F76C1EC"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A04A691" w14:textId="77777777" w:rsidR="00464FD5" w:rsidRDefault="00464FD5" w:rsidP="007712E9">
            <w:pPr>
              <w:pStyle w:val="CellBody"/>
            </w:pPr>
            <w:r>
              <w:t>Comments:</w:t>
            </w:r>
          </w:p>
        </w:tc>
      </w:tr>
    </w:tbl>
    <w:p w14:paraId="49FA4BE2" w14:textId="77777777" w:rsidR="00464FD5" w:rsidRDefault="00464FD5" w:rsidP="00464FD5">
      <w:r>
        <w:br/>
      </w:r>
    </w:p>
    <w:p w14:paraId="223DEC14" w14:textId="77777777" w:rsidR="00464FD5" w:rsidRDefault="00464FD5" w:rsidP="00464FD5"/>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64FD5" w14:paraId="74B862F3"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C967FFA" w14:textId="61BF156B" w:rsidR="00464FD5" w:rsidRPr="00464FD5" w:rsidRDefault="00C66EFF" w:rsidP="00C66EFF">
            <w:pPr>
              <w:pStyle w:val="SectL2"/>
              <w:tabs>
                <w:tab w:val="clear" w:pos="1080"/>
              </w:tabs>
              <w:spacing w:after="120"/>
              <w:ind w:left="0" w:firstLine="0"/>
              <w:rPr>
                <w:rFonts w:ascii="Times" w:hAnsi="Times" w:cs="Times"/>
                <w:sz w:val="24"/>
                <w:szCs w:val="24"/>
              </w:rPr>
            </w:pPr>
            <w:bookmarkStart w:id="3228" w:name="_Toc102406004"/>
            <w:bookmarkStart w:id="3229" w:name="_Toc102474044"/>
            <w:bookmarkStart w:id="3230" w:name="_Toc102474400"/>
            <w:bookmarkStart w:id="3231" w:name="_Toc102474455"/>
            <w:bookmarkStart w:id="3232" w:name="_Toc102474526"/>
            <w:bookmarkStart w:id="3233" w:name="_Toc105769706"/>
            <w:bookmarkStart w:id="3234" w:name="_Toc105844684"/>
            <w:bookmarkStart w:id="3235" w:name="_Toc105845259"/>
            <w:bookmarkStart w:id="3236" w:name="_Toc105848961"/>
            <w:bookmarkStart w:id="3237" w:name="_Toc108469405"/>
            <w:bookmarkStart w:id="3238" w:name="_Toc108469887"/>
            <w:r>
              <w:rPr>
                <w:rFonts w:ascii="Times" w:hAnsi="Times" w:cs="Times"/>
                <w:sz w:val="24"/>
                <w:szCs w:val="24"/>
              </w:rPr>
              <w:t xml:space="preserve">5.9.2.x </w:t>
            </w:r>
            <w:r w:rsidR="00464FD5" w:rsidRPr="00464FD5">
              <w:rPr>
                <w:rFonts w:ascii="Times" w:hAnsi="Times" w:cs="Times"/>
                <w:sz w:val="24"/>
                <w:szCs w:val="24"/>
              </w:rPr>
              <w:t xml:space="preserve">Test </w:t>
            </w:r>
            <w:r w:rsidR="006E3277">
              <w:rPr>
                <w:rFonts w:ascii="Times" w:hAnsi="Times" w:cs="Times"/>
                <w:sz w:val="24"/>
                <w:szCs w:val="24"/>
              </w:rPr>
              <w:t xml:space="preserve">: </w:t>
            </w:r>
            <w:r w:rsidR="006E3277" w:rsidRPr="00E878A9">
              <w:rPr>
                <w:rFonts w:ascii="Times" w:hAnsi="Times" w:cs="Times"/>
                <w:b w:val="0"/>
                <w:bCs/>
                <w:sz w:val="24"/>
                <w:szCs w:val="24"/>
              </w:rPr>
              <w:t xml:space="preserve">Verify if </w:t>
            </w:r>
            <w:del w:id="3239" w:author="Jindal, Deepak [AUTOSOL/PWS/NOIDA]" w:date="2022-06-08T19:41:00Z">
              <w:r w:rsidR="006E3277" w:rsidRPr="00E878A9" w:rsidDel="00A84C67">
                <w:rPr>
                  <w:rFonts w:ascii="Times" w:hAnsi="Times" w:cs="Times"/>
                  <w:b w:val="0"/>
                  <w:bCs/>
                  <w:sz w:val="24"/>
                  <w:szCs w:val="24"/>
                </w:rPr>
                <w:delText>Stanalone</w:delText>
              </w:r>
            </w:del>
            <w:ins w:id="3240" w:author="Jindal, Deepak [AUTOSOL/PWS/NOIDA]" w:date="2022-06-08T19:41:00Z">
              <w:r w:rsidR="00A84C67">
                <w:rPr>
                  <w:rFonts w:ascii="Times" w:hAnsi="Times" w:cs="Times"/>
                  <w:b w:val="0"/>
                  <w:bCs/>
                  <w:sz w:val="24"/>
                  <w:szCs w:val="24"/>
                </w:rPr>
                <w:t>Standalone</w:t>
              </w:r>
            </w:ins>
            <w:r w:rsidR="006E3277" w:rsidRPr="00E878A9">
              <w:rPr>
                <w:rFonts w:ascii="Times" w:hAnsi="Times" w:cs="Times"/>
                <w:b w:val="0"/>
                <w:bCs/>
                <w:sz w:val="24"/>
                <w:szCs w:val="24"/>
              </w:rPr>
              <w:t xml:space="preserve"> application Launc</w:t>
            </w:r>
            <w:r w:rsidR="006E3277" w:rsidRPr="006E3277">
              <w:rPr>
                <w:rFonts w:ascii="Times" w:hAnsi="Times" w:cs="Times"/>
                <w:b w:val="0"/>
                <w:bCs/>
                <w:sz w:val="24"/>
                <w:szCs w:val="24"/>
              </w:rPr>
              <w:t xml:space="preserve">h </w:t>
            </w:r>
            <w:r w:rsidR="00464FD5" w:rsidRPr="006E3277">
              <w:rPr>
                <w:rFonts w:ascii="Times" w:hAnsi="Times" w:cs="Times"/>
                <w:b w:val="0"/>
                <w:bCs/>
                <w:sz w:val="24"/>
                <w:szCs w:val="24"/>
              </w:rPr>
              <w:t>Ovation Utility applications such as Controller Diagnostics and Sensor Calibrate</w:t>
            </w:r>
            <w:bookmarkEnd w:id="3228"/>
            <w:bookmarkEnd w:id="3229"/>
            <w:bookmarkEnd w:id="3230"/>
            <w:bookmarkEnd w:id="3231"/>
            <w:bookmarkEnd w:id="3232"/>
            <w:bookmarkEnd w:id="3233"/>
            <w:bookmarkEnd w:id="3234"/>
            <w:bookmarkEnd w:id="3235"/>
            <w:bookmarkEnd w:id="3236"/>
            <w:bookmarkEnd w:id="3237"/>
            <w:bookmarkEnd w:id="3238"/>
          </w:p>
        </w:tc>
      </w:tr>
      <w:tr w:rsidR="00464FD5" w14:paraId="6B3E8946"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0B8E8E8" w14:textId="77777777" w:rsidR="00464FD5" w:rsidRDefault="00464FD5"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30CBE406" w14:textId="77777777" w:rsidR="00464FD5" w:rsidRDefault="00464FD5"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8F7888F"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 </w:t>
            </w:r>
          </w:p>
        </w:tc>
      </w:tr>
      <w:tr w:rsidR="006E3277" w14:paraId="24017253"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9252C87" w14:textId="527F760E" w:rsidR="006E3277" w:rsidRDefault="006E3277" w:rsidP="00BA7962">
            <w:pPr>
              <w:pStyle w:val="CellBody"/>
              <w:numPr>
                <w:ilvl w:val="0"/>
                <w:numId w:val="64"/>
              </w:numPr>
              <w:rPr>
                <w:rFonts w:ascii="Times New Roman" w:hAnsi="Times New Roman"/>
                <w:color w:val="auto"/>
              </w:rPr>
            </w:pPr>
            <w:r w:rsidRPr="006E3277">
              <w:rPr>
                <w:rFonts w:ascii="Times New Roman" w:hAnsi="Times New Roman"/>
                <w:color w:val="auto"/>
              </w:rPr>
              <w:t>Refer &amp; execute tests mentioned in HMI interface section</w:t>
            </w:r>
            <w:r>
              <w:rPr>
                <w:rFonts w:ascii="Times New Roman" w:hAnsi="Times New Roman"/>
                <w:color w:val="auto"/>
              </w:rPr>
              <w:t>.</w:t>
            </w:r>
          </w:p>
        </w:tc>
        <w:tc>
          <w:tcPr>
            <w:tcW w:w="2070" w:type="dxa"/>
            <w:tcBorders>
              <w:top w:val="single" w:sz="6" w:space="0" w:color="auto"/>
              <w:left w:val="single" w:sz="4" w:space="0" w:color="auto"/>
              <w:bottom w:val="single" w:sz="4" w:space="0" w:color="auto"/>
              <w:right w:val="single" w:sz="4" w:space="0" w:color="auto"/>
            </w:tcBorders>
          </w:tcPr>
          <w:p w14:paraId="022A18AE" w14:textId="41D8E135" w:rsidR="006E3277" w:rsidRDefault="006E3277" w:rsidP="006E3277">
            <w:pPr>
              <w:pStyle w:val="CellBody"/>
              <w:rPr>
                <w:rFonts w:ascii="Times New Roman" w:hAnsi="Times New Roman"/>
                <w:color w:val="auto"/>
              </w:rPr>
            </w:pPr>
            <w:r>
              <w:rPr>
                <w:rFonts w:ascii="Times New Roman" w:hAnsi="Times New Roman"/>
                <w:color w:val="auto"/>
              </w:rPr>
              <w:t xml:space="preserve">P/F/F#/NA:  </w:t>
            </w:r>
          </w:p>
        </w:tc>
      </w:tr>
      <w:tr w:rsidR="006E3277" w14:paraId="4380FBE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68BACF3" w14:textId="4E300931" w:rsidR="006E3277" w:rsidRDefault="006E3277" w:rsidP="006E3277">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776CC1C" w14:textId="35991E66" w:rsidR="006E3277" w:rsidRDefault="006E3277" w:rsidP="006E3277">
            <w:pPr>
              <w:pStyle w:val="CellBody"/>
              <w:rPr>
                <w:rFonts w:ascii="Times New Roman" w:hAnsi="Times New Roman"/>
                <w:color w:val="auto"/>
              </w:rPr>
            </w:pPr>
          </w:p>
        </w:tc>
      </w:tr>
      <w:tr w:rsidR="006E3277" w14:paraId="16D9D43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64BB8EF" w14:textId="77777777" w:rsidR="006E3277" w:rsidRDefault="006E3277" w:rsidP="006E3277">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62028CA0" w14:textId="77777777" w:rsidR="006E3277" w:rsidRDefault="006E3277" w:rsidP="006E3277">
            <w:pPr>
              <w:pStyle w:val="CellBody"/>
              <w:rPr>
                <w:rFonts w:ascii="Times New Roman" w:hAnsi="Times New Roman"/>
                <w:color w:val="auto"/>
              </w:rPr>
            </w:pPr>
          </w:p>
        </w:tc>
      </w:tr>
      <w:tr w:rsidR="006E3277" w14:paraId="171243E4"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DAFA9CF" w14:textId="77777777" w:rsidR="006E3277" w:rsidRDefault="006E3277" w:rsidP="006E3277">
            <w:pPr>
              <w:pStyle w:val="CellBody"/>
            </w:pPr>
            <w:r>
              <w:t>Comments:</w:t>
            </w:r>
          </w:p>
        </w:tc>
      </w:tr>
    </w:tbl>
    <w:p w14:paraId="32C34590" w14:textId="77777777" w:rsidR="00464FD5" w:rsidRDefault="00464FD5" w:rsidP="00464FD5">
      <w:r>
        <w:br/>
      </w:r>
    </w:p>
    <w:p w14:paraId="085086F3" w14:textId="77777777" w:rsidR="00464FD5" w:rsidRDefault="00464FD5" w:rsidP="00464FD5"/>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64FD5" w14:paraId="389C3220"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455BF65" w14:textId="3F02AFDA" w:rsidR="00464FD5" w:rsidRPr="00464FD5" w:rsidRDefault="00C66EFF" w:rsidP="00C66EFF">
            <w:pPr>
              <w:pStyle w:val="SectL2"/>
              <w:tabs>
                <w:tab w:val="clear" w:pos="1080"/>
              </w:tabs>
              <w:spacing w:after="120"/>
              <w:ind w:left="0" w:firstLine="0"/>
              <w:rPr>
                <w:rFonts w:ascii="Times" w:hAnsi="Times" w:cs="Times"/>
                <w:sz w:val="24"/>
                <w:szCs w:val="24"/>
              </w:rPr>
            </w:pPr>
            <w:bookmarkStart w:id="3241" w:name="_Toc102406005"/>
            <w:bookmarkStart w:id="3242" w:name="_Toc102474045"/>
            <w:bookmarkStart w:id="3243" w:name="_Toc102474401"/>
            <w:bookmarkStart w:id="3244" w:name="_Toc102474456"/>
            <w:bookmarkStart w:id="3245" w:name="_Toc102474527"/>
            <w:bookmarkStart w:id="3246" w:name="_Toc105769707"/>
            <w:bookmarkStart w:id="3247" w:name="_Toc105844685"/>
            <w:bookmarkStart w:id="3248" w:name="_Toc105845260"/>
            <w:bookmarkStart w:id="3249" w:name="_Toc105848962"/>
            <w:bookmarkStart w:id="3250" w:name="_Toc108469406"/>
            <w:bookmarkStart w:id="3251" w:name="_Toc108469888"/>
            <w:r>
              <w:rPr>
                <w:rFonts w:ascii="Times" w:hAnsi="Times" w:cs="Times"/>
                <w:sz w:val="24"/>
                <w:szCs w:val="24"/>
              </w:rPr>
              <w:lastRenderedPageBreak/>
              <w:t xml:space="preserve">5.9.2.xi </w:t>
            </w:r>
            <w:r w:rsidR="00464FD5" w:rsidRPr="00464FD5">
              <w:rPr>
                <w:rFonts w:ascii="Times" w:hAnsi="Times" w:cs="Times"/>
                <w:sz w:val="24"/>
                <w:szCs w:val="24"/>
              </w:rPr>
              <w:t xml:space="preserve">Test : </w:t>
            </w:r>
            <w:r w:rsidR="00DB5B81" w:rsidRPr="00E878A9">
              <w:rPr>
                <w:rFonts w:ascii="Times" w:hAnsi="Times" w:cs="Times"/>
                <w:b w:val="0"/>
                <w:bCs/>
                <w:sz w:val="24"/>
                <w:szCs w:val="24"/>
              </w:rPr>
              <w:t>Verify</w:t>
            </w:r>
            <w:r w:rsidR="00464FD5" w:rsidRPr="006E3277">
              <w:rPr>
                <w:rFonts w:ascii="Times" w:hAnsi="Times" w:cs="Times"/>
                <w:b w:val="0"/>
                <w:bCs/>
                <w:sz w:val="24"/>
                <w:szCs w:val="24"/>
              </w:rPr>
              <w:t xml:space="preserve"> if </w:t>
            </w:r>
            <w:del w:id="3252" w:author="Jindal, Deepak [AUTOSOL/PWS/NOIDA]" w:date="2022-06-08T19:41:00Z">
              <w:r w:rsidR="006E3277" w:rsidRPr="006E3277" w:rsidDel="00A84C67">
                <w:rPr>
                  <w:rFonts w:ascii="Times" w:hAnsi="Times" w:cs="Times"/>
                  <w:b w:val="0"/>
                  <w:bCs/>
                  <w:sz w:val="24"/>
                  <w:szCs w:val="24"/>
                </w:rPr>
                <w:delText>Stanalone</w:delText>
              </w:r>
            </w:del>
            <w:ins w:id="3253" w:author="Jindal, Deepak [AUTOSOL/PWS/NOIDA]" w:date="2022-06-08T19:41:00Z">
              <w:r w:rsidR="00A84C67">
                <w:rPr>
                  <w:rFonts w:ascii="Times" w:hAnsi="Times" w:cs="Times"/>
                  <w:b w:val="0"/>
                  <w:bCs/>
                  <w:sz w:val="24"/>
                  <w:szCs w:val="24"/>
                </w:rPr>
                <w:t>Standalone</w:t>
              </w:r>
            </w:ins>
            <w:r w:rsidR="006E3277" w:rsidRPr="006E3277">
              <w:rPr>
                <w:rFonts w:ascii="Times" w:hAnsi="Times" w:cs="Times"/>
                <w:b w:val="0"/>
                <w:bCs/>
                <w:sz w:val="24"/>
                <w:szCs w:val="24"/>
              </w:rPr>
              <w:t xml:space="preserve"> application </w:t>
            </w:r>
            <w:r w:rsidR="00464FD5" w:rsidRPr="006E3277">
              <w:rPr>
                <w:rFonts w:ascii="Times" w:hAnsi="Times" w:cs="Times"/>
                <w:b w:val="0"/>
                <w:bCs/>
                <w:sz w:val="24"/>
                <w:szCs w:val="24"/>
              </w:rPr>
              <w:t>Permit the user to create a new Standalone Controller database</w:t>
            </w:r>
            <w:bookmarkEnd w:id="3241"/>
            <w:bookmarkEnd w:id="3242"/>
            <w:bookmarkEnd w:id="3243"/>
            <w:bookmarkEnd w:id="3244"/>
            <w:bookmarkEnd w:id="3245"/>
            <w:bookmarkEnd w:id="3246"/>
            <w:bookmarkEnd w:id="3247"/>
            <w:bookmarkEnd w:id="3248"/>
            <w:bookmarkEnd w:id="3249"/>
            <w:bookmarkEnd w:id="3250"/>
            <w:bookmarkEnd w:id="3251"/>
          </w:p>
        </w:tc>
      </w:tr>
      <w:tr w:rsidR="00464FD5" w14:paraId="06B0331F"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B3BC473" w14:textId="77777777" w:rsidR="00464FD5" w:rsidRDefault="00464FD5"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EEC4CEA" w14:textId="77777777" w:rsidR="00464FD5" w:rsidRDefault="00464FD5"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A4F7E61"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 </w:t>
            </w:r>
          </w:p>
        </w:tc>
      </w:tr>
      <w:tr w:rsidR="00464FD5" w14:paraId="1D23A42A"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0A5E49C" w14:textId="3F72B126" w:rsidR="00464FD5" w:rsidRDefault="006E3277" w:rsidP="00BA7962">
            <w:pPr>
              <w:pStyle w:val="CellBody"/>
              <w:numPr>
                <w:ilvl w:val="0"/>
                <w:numId w:val="65"/>
              </w:numPr>
              <w:rPr>
                <w:rFonts w:ascii="Times New Roman" w:hAnsi="Times New Roman"/>
                <w:color w:val="auto"/>
              </w:rPr>
            </w:pPr>
            <w:r>
              <w:rPr>
                <w:rFonts w:ascii="Times New Roman" w:hAnsi="Times New Roman"/>
                <w:color w:val="auto"/>
              </w:rPr>
              <w:t>On a newly created setup install Ovation standlone &amp; tools software</w:t>
            </w:r>
          </w:p>
        </w:tc>
        <w:tc>
          <w:tcPr>
            <w:tcW w:w="2070" w:type="dxa"/>
            <w:tcBorders>
              <w:top w:val="single" w:sz="6" w:space="0" w:color="auto"/>
              <w:left w:val="single" w:sz="4" w:space="0" w:color="auto"/>
              <w:bottom w:val="single" w:sz="4" w:space="0" w:color="auto"/>
              <w:right w:val="single" w:sz="4" w:space="0" w:color="auto"/>
            </w:tcBorders>
          </w:tcPr>
          <w:p w14:paraId="673FFEEC"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P/F/F#/NA:  </w:t>
            </w:r>
          </w:p>
        </w:tc>
      </w:tr>
      <w:tr w:rsidR="0052212A" w14:paraId="28A7DFE6"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B5D9F78" w14:textId="474541D5" w:rsidR="0052212A" w:rsidRDefault="0052212A" w:rsidP="0052212A">
            <w:pPr>
              <w:pStyle w:val="CellBody"/>
              <w:numPr>
                <w:ilvl w:val="0"/>
                <w:numId w:val="65"/>
              </w:numPr>
              <w:rPr>
                <w:rFonts w:ascii="Times New Roman" w:hAnsi="Times New Roman"/>
                <w:color w:val="auto"/>
              </w:rPr>
            </w:pPr>
            <w:r>
              <w:rPr>
                <w:rFonts w:ascii="Times New Roman" w:hAnsi="Times New Roman"/>
                <w:color w:val="auto"/>
              </w:rPr>
              <w:t>On launching Ovation standlone, option for creating new empty database should appear</w:t>
            </w:r>
          </w:p>
        </w:tc>
        <w:tc>
          <w:tcPr>
            <w:tcW w:w="2070" w:type="dxa"/>
            <w:tcBorders>
              <w:top w:val="single" w:sz="6" w:space="0" w:color="auto"/>
              <w:left w:val="single" w:sz="4" w:space="0" w:color="auto"/>
              <w:bottom w:val="single" w:sz="4" w:space="0" w:color="auto"/>
              <w:right w:val="single" w:sz="4" w:space="0" w:color="auto"/>
            </w:tcBorders>
          </w:tcPr>
          <w:p w14:paraId="51BBB1FC" w14:textId="15341E73"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66F4B2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B453BBE" w14:textId="27D36F28" w:rsidR="0052212A" w:rsidRDefault="0052212A" w:rsidP="0052212A">
            <w:pPr>
              <w:pStyle w:val="CellBody"/>
              <w:numPr>
                <w:ilvl w:val="0"/>
                <w:numId w:val="65"/>
              </w:numPr>
              <w:rPr>
                <w:rFonts w:ascii="Times New Roman" w:hAnsi="Times New Roman"/>
                <w:color w:val="auto"/>
              </w:rPr>
            </w:pPr>
            <w:r>
              <w:rPr>
                <w:rFonts w:ascii="Times New Roman" w:hAnsi="Times New Roman"/>
                <w:color w:val="auto"/>
              </w:rPr>
              <w:t>Verify that able to selet that option and it creates empty database without any error</w:t>
            </w:r>
          </w:p>
        </w:tc>
        <w:tc>
          <w:tcPr>
            <w:tcW w:w="2070" w:type="dxa"/>
            <w:tcBorders>
              <w:top w:val="single" w:sz="6" w:space="0" w:color="auto"/>
              <w:left w:val="single" w:sz="4" w:space="0" w:color="auto"/>
              <w:bottom w:val="single" w:sz="4" w:space="0" w:color="auto"/>
              <w:right w:val="single" w:sz="4" w:space="0" w:color="auto"/>
            </w:tcBorders>
          </w:tcPr>
          <w:p w14:paraId="3A11C2EA" w14:textId="0B80E524"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464FD5" w14:paraId="2B4E0FC2"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6A2B6DE" w14:textId="77777777" w:rsidR="00464FD5" w:rsidRDefault="00464FD5" w:rsidP="007712E9">
            <w:pPr>
              <w:pStyle w:val="CellBody"/>
            </w:pPr>
            <w:r>
              <w:t>Comments:</w:t>
            </w:r>
          </w:p>
        </w:tc>
      </w:tr>
    </w:tbl>
    <w:p w14:paraId="6CBF464A" w14:textId="77777777" w:rsidR="00464FD5" w:rsidRDefault="00464FD5" w:rsidP="00464FD5">
      <w:r>
        <w:br/>
      </w:r>
    </w:p>
    <w:p w14:paraId="00F8634C" w14:textId="77777777" w:rsidR="00464FD5" w:rsidRDefault="00464FD5" w:rsidP="00464FD5"/>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64FD5" w14:paraId="0693BC77"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40608FD" w14:textId="61E2FE5E" w:rsidR="00464FD5" w:rsidRPr="00464FD5" w:rsidRDefault="00C66EFF" w:rsidP="00C66EFF">
            <w:pPr>
              <w:pStyle w:val="SectL2"/>
              <w:tabs>
                <w:tab w:val="clear" w:pos="1080"/>
              </w:tabs>
              <w:spacing w:after="120"/>
              <w:ind w:left="0" w:firstLine="0"/>
              <w:rPr>
                <w:rFonts w:ascii="Times" w:hAnsi="Times" w:cs="Times"/>
                <w:sz w:val="24"/>
                <w:szCs w:val="24"/>
              </w:rPr>
            </w:pPr>
            <w:bookmarkStart w:id="3254" w:name="_Toc102406006"/>
            <w:bookmarkStart w:id="3255" w:name="_Toc102474046"/>
            <w:bookmarkStart w:id="3256" w:name="_Toc102474402"/>
            <w:bookmarkStart w:id="3257" w:name="_Toc102474457"/>
            <w:bookmarkStart w:id="3258" w:name="_Toc102474528"/>
            <w:bookmarkStart w:id="3259" w:name="_Toc105769708"/>
            <w:bookmarkStart w:id="3260" w:name="_Toc105844686"/>
            <w:bookmarkStart w:id="3261" w:name="_Toc105845261"/>
            <w:bookmarkStart w:id="3262" w:name="_Toc105848963"/>
            <w:bookmarkStart w:id="3263" w:name="_Toc108469407"/>
            <w:bookmarkStart w:id="3264" w:name="_Toc108469889"/>
            <w:r>
              <w:rPr>
                <w:rFonts w:ascii="Times" w:hAnsi="Times" w:cs="Times"/>
                <w:sz w:val="24"/>
                <w:szCs w:val="24"/>
              </w:rPr>
              <w:t xml:space="preserve">5.9.2.xii </w:t>
            </w:r>
            <w:r w:rsidR="00464FD5" w:rsidRPr="00464FD5">
              <w:rPr>
                <w:rFonts w:ascii="Times" w:hAnsi="Times" w:cs="Times"/>
                <w:sz w:val="24"/>
                <w:szCs w:val="24"/>
              </w:rPr>
              <w:t xml:space="preserve">Test : </w:t>
            </w:r>
            <w:r w:rsidR="00DB5B81" w:rsidRPr="00E878A9">
              <w:rPr>
                <w:rFonts w:ascii="Times" w:hAnsi="Times" w:cs="Times"/>
                <w:b w:val="0"/>
                <w:bCs/>
                <w:sz w:val="24"/>
                <w:szCs w:val="24"/>
              </w:rPr>
              <w:t>Verify</w:t>
            </w:r>
            <w:r w:rsidR="00464FD5" w:rsidRPr="00967D1A">
              <w:rPr>
                <w:rFonts w:ascii="Times" w:hAnsi="Times" w:cs="Times"/>
                <w:b w:val="0"/>
                <w:bCs/>
                <w:sz w:val="24"/>
                <w:szCs w:val="24"/>
              </w:rPr>
              <w:t xml:space="preserve"> if </w:t>
            </w:r>
            <w:del w:id="3265" w:author="Jindal, Deepak [AUTOSOL/PWS/NOIDA]" w:date="2022-06-08T19:41:00Z">
              <w:r w:rsidR="00DB5B81" w:rsidRPr="006E3277" w:rsidDel="00A84C67">
                <w:rPr>
                  <w:rFonts w:ascii="Times" w:hAnsi="Times" w:cs="Times"/>
                  <w:b w:val="0"/>
                  <w:bCs/>
                  <w:sz w:val="24"/>
                  <w:szCs w:val="24"/>
                </w:rPr>
                <w:delText>Stanalone</w:delText>
              </w:r>
            </w:del>
            <w:ins w:id="3266" w:author="Jindal, Deepak [AUTOSOL/PWS/NOIDA]" w:date="2022-06-08T19:41:00Z">
              <w:r w:rsidR="00A84C67">
                <w:rPr>
                  <w:rFonts w:ascii="Times" w:hAnsi="Times" w:cs="Times"/>
                  <w:b w:val="0"/>
                  <w:bCs/>
                  <w:sz w:val="24"/>
                  <w:szCs w:val="24"/>
                </w:rPr>
                <w:t>Standalone</w:t>
              </w:r>
            </w:ins>
            <w:r w:rsidR="00DB5B81" w:rsidRPr="006E3277">
              <w:rPr>
                <w:rFonts w:ascii="Times" w:hAnsi="Times" w:cs="Times"/>
                <w:b w:val="0"/>
                <w:bCs/>
                <w:sz w:val="24"/>
                <w:szCs w:val="24"/>
              </w:rPr>
              <w:t xml:space="preserve"> application</w:t>
            </w:r>
            <w:r w:rsidR="00464FD5" w:rsidRPr="00967D1A">
              <w:rPr>
                <w:rFonts w:ascii="Times" w:hAnsi="Times" w:cs="Times"/>
                <w:b w:val="0"/>
                <w:bCs/>
                <w:sz w:val="24"/>
                <w:szCs w:val="24"/>
              </w:rPr>
              <w:t xml:space="preserve"> </w:t>
            </w:r>
            <w:del w:id="3267" w:author="Jindal, Deepak [AUTOSOL/PWS/NOIDA]" w:date="2022-06-09T13:28:00Z">
              <w:r w:rsidR="00464FD5" w:rsidRPr="00967D1A" w:rsidDel="00BD7E22">
                <w:rPr>
                  <w:rFonts w:ascii="Times" w:hAnsi="Times" w:cs="Times"/>
                  <w:b w:val="0"/>
                  <w:bCs/>
                  <w:sz w:val="24"/>
                  <w:szCs w:val="24"/>
                </w:rPr>
                <w:delText xml:space="preserve">application </w:delText>
              </w:r>
            </w:del>
            <w:r w:rsidR="00464FD5" w:rsidRPr="00967D1A">
              <w:rPr>
                <w:rFonts w:ascii="Times" w:hAnsi="Times" w:cs="Times"/>
                <w:b w:val="0"/>
                <w:bCs/>
                <w:sz w:val="24"/>
                <w:szCs w:val="24"/>
              </w:rPr>
              <w:t>Permit the user to archive an existing Standalone Controller database to disk</w:t>
            </w:r>
            <w:bookmarkEnd w:id="3254"/>
            <w:bookmarkEnd w:id="3255"/>
            <w:bookmarkEnd w:id="3256"/>
            <w:bookmarkEnd w:id="3257"/>
            <w:bookmarkEnd w:id="3258"/>
            <w:bookmarkEnd w:id="3259"/>
            <w:bookmarkEnd w:id="3260"/>
            <w:bookmarkEnd w:id="3261"/>
            <w:bookmarkEnd w:id="3262"/>
            <w:bookmarkEnd w:id="3263"/>
            <w:bookmarkEnd w:id="3264"/>
            <w:r w:rsidR="00F86B03">
              <w:rPr>
                <w:rFonts w:ascii="Times" w:hAnsi="Times" w:cs="Times"/>
                <w:b w:val="0"/>
                <w:bCs/>
                <w:sz w:val="24"/>
                <w:szCs w:val="24"/>
              </w:rPr>
              <w:t xml:space="preserve"> </w:t>
            </w:r>
          </w:p>
        </w:tc>
      </w:tr>
      <w:tr w:rsidR="00464FD5" w14:paraId="7FB830B3"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CB1C50B" w14:textId="77777777" w:rsidR="00464FD5" w:rsidRDefault="00464FD5"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AE13074" w14:textId="77777777" w:rsidR="00464FD5" w:rsidRDefault="00464FD5"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2C0CBCEA"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 </w:t>
            </w:r>
          </w:p>
        </w:tc>
      </w:tr>
      <w:tr w:rsidR="00464FD5" w14:paraId="1209253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8313F1C" w14:textId="43477811" w:rsidR="00464FD5" w:rsidRDefault="00C95626" w:rsidP="00BA7962">
            <w:pPr>
              <w:pStyle w:val="CellBody"/>
              <w:numPr>
                <w:ilvl w:val="0"/>
                <w:numId w:val="144"/>
              </w:numPr>
              <w:rPr>
                <w:rFonts w:ascii="Times New Roman" w:hAnsi="Times New Roman"/>
                <w:color w:val="auto"/>
              </w:rPr>
            </w:pPr>
            <w:r>
              <w:rPr>
                <w:rFonts w:ascii="Times New Roman" w:hAnsi="Times New Roman"/>
                <w:color w:val="auto"/>
              </w:rPr>
              <w:t xml:space="preserve">Connect to </w:t>
            </w:r>
            <w:ins w:id="3268" w:author="Jindal, Deepak [AUTOSOL/PWS/NOIDA]" w:date="2022-06-09T22:27:00Z">
              <w:r w:rsidR="00B922E8">
                <w:rPr>
                  <w:rFonts w:ascii="Times New Roman" w:hAnsi="Times New Roman"/>
                  <w:color w:val="auto"/>
                </w:rPr>
                <w:t>S</w:t>
              </w:r>
            </w:ins>
            <w:ins w:id="3269" w:author="Jindal, Deepak [AUTOSOL/PWS/NOIDA]" w:date="2022-06-09T22:28:00Z">
              <w:r w:rsidR="00B922E8">
                <w:rPr>
                  <w:rFonts w:ascii="Times New Roman" w:hAnsi="Times New Roman"/>
                  <w:color w:val="auto"/>
                </w:rPr>
                <w:t xml:space="preserve">implex </w:t>
              </w:r>
            </w:ins>
            <w:del w:id="3270" w:author="Jindal, Deepak [AUTOSOL/PWS/NOIDA]" w:date="2022-06-08T19:41:00Z">
              <w:r w:rsidDel="00A84C67">
                <w:rPr>
                  <w:rFonts w:ascii="Times New Roman" w:hAnsi="Times New Roman"/>
                  <w:color w:val="auto"/>
                </w:rPr>
                <w:delText>Stanalone</w:delText>
              </w:r>
            </w:del>
            <w:ins w:id="3271" w:author="Jindal, Deepak [AUTOSOL/PWS/NOIDA]" w:date="2022-06-08T19:41:00Z">
              <w:r w:rsidR="00A84C67">
                <w:rPr>
                  <w:rFonts w:ascii="Times New Roman" w:hAnsi="Times New Roman"/>
                  <w:color w:val="auto"/>
                </w:rPr>
                <w:t>Standalone</w:t>
              </w:r>
            </w:ins>
            <w:r>
              <w:rPr>
                <w:rFonts w:ascii="Times New Roman" w:hAnsi="Times New Roman"/>
                <w:color w:val="auto"/>
              </w:rPr>
              <w:t xml:space="preserve"> Controller and perform </w:t>
            </w:r>
            <w:r w:rsidRPr="00C95626">
              <w:rPr>
                <w:rFonts w:cs="Times"/>
                <w:szCs w:val="24"/>
              </w:rPr>
              <w:t>archive an existing Standalone Controller database to disk</w:t>
            </w:r>
            <w:r>
              <w:rPr>
                <w:rFonts w:ascii="Times New Roman" w:hAnsi="Times New Roman"/>
                <w:color w:val="auto"/>
              </w:rPr>
              <w:t xml:space="preserve"> operation</w:t>
            </w:r>
          </w:p>
        </w:tc>
        <w:tc>
          <w:tcPr>
            <w:tcW w:w="2070" w:type="dxa"/>
            <w:tcBorders>
              <w:top w:val="single" w:sz="6" w:space="0" w:color="auto"/>
              <w:left w:val="single" w:sz="4" w:space="0" w:color="auto"/>
              <w:bottom w:val="single" w:sz="4" w:space="0" w:color="auto"/>
              <w:right w:val="single" w:sz="4" w:space="0" w:color="auto"/>
            </w:tcBorders>
          </w:tcPr>
          <w:p w14:paraId="744EE737"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P/F/F#/NA:  </w:t>
            </w:r>
          </w:p>
        </w:tc>
      </w:tr>
      <w:tr w:rsidR="0052212A" w14:paraId="2C04FA8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3E568C1" w14:textId="5A301683" w:rsidR="0052212A" w:rsidRDefault="0052212A" w:rsidP="0052212A">
            <w:pPr>
              <w:pStyle w:val="CellBody"/>
              <w:numPr>
                <w:ilvl w:val="0"/>
                <w:numId w:val="144"/>
              </w:numPr>
              <w:rPr>
                <w:rFonts w:ascii="Times New Roman" w:hAnsi="Times New Roman"/>
                <w:color w:val="auto"/>
              </w:rPr>
            </w:pPr>
            <w:r>
              <w:rPr>
                <w:rFonts w:ascii="Times New Roman" w:hAnsi="Times New Roman"/>
                <w:color w:val="auto"/>
              </w:rPr>
              <w:t xml:space="preserve">Verify if archive of database happens without any error </w:t>
            </w:r>
          </w:p>
        </w:tc>
        <w:tc>
          <w:tcPr>
            <w:tcW w:w="2070" w:type="dxa"/>
            <w:tcBorders>
              <w:top w:val="single" w:sz="6" w:space="0" w:color="auto"/>
              <w:left w:val="single" w:sz="4" w:space="0" w:color="auto"/>
              <w:bottom w:val="single" w:sz="4" w:space="0" w:color="auto"/>
              <w:right w:val="single" w:sz="4" w:space="0" w:color="auto"/>
            </w:tcBorders>
          </w:tcPr>
          <w:p w14:paraId="12F06951" w14:textId="7660F03C"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B922E8" w14:paraId="7974C0EE" w14:textId="77777777" w:rsidTr="007712E9">
        <w:trPr>
          <w:cantSplit/>
          <w:trHeight w:val="316"/>
          <w:ins w:id="3272" w:author="Jindal, Deepak [AUTOSOL/PWS/NOIDA]" w:date="2022-06-09T22:27:00Z"/>
        </w:trPr>
        <w:tc>
          <w:tcPr>
            <w:tcW w:w="7380" w:type="dxa"/>
            <w:gridSpan w:val="2"/>
            <w:tcBorders>
              <w:top w:val="single" w:sz="6" w:space="0" w:color="auto"/>
              <w:left w:val="single" w:sz="4" w:space="0" w:color="auto"/>
              <w:bottom w:val="single" w:sz="4" w:space="0" w:color="auto"/>
              <w:right w:val="single" w:sz="4" w:space="0" w:color="auto"/>
            </w:tcBorders>
          </w:tcPr>
          <w:p w14:paraId="117561DB" w14:textId="7911CA5F" w:rsidR="00B922E8" w:rsidRDefault="00B922E8" w:rsidP="00B922E8">
            <w:pPr>
              <w:pStyle w:val="CellBody"/>
              <w:numPr>
                <w:ilvl w:val="0"/>
                <w:numId w:val="144"/>
              </w:numPr>
              <w:rPr>
                <w:ins w:id="3273" w:author="Jindal, Deepak [AUTOSOL/PWS/NOIDA]" w:date="2022-06-09T22:27:00Z"/>
                <w:rFonts w:ascii="Times New Roman" w:hAnsi="Times New Roman"/>
                <w:color w:val="auto"/>
              </w:rPr>
            </w:pPr>
            <w:ins w:id="3274" w:author="Jindal, Deepak [AUTOSOL/PWS/NOIDA]" w:date="2022-06-09T22:28:00Z">
              <w:r>
                <w:rPr>
                  <w:rFonts w:ascii="Times New Roman" w:hAnsi="Times New Roman"/>
                  <w:color w:val="auto"/>
                </w:rPr>
                <w:t xml:space="preserve">Connect to </w:t>
              </w:r>
            </w:ins>
            <w:ins w:id="3275" w:author="Jindal, Deepak [AUTOSOL/PWS/NOIDA]" w:date="2022-06-09T22:30:00Z">
              <w:r>
                <w:rPr>
                  <w:rFonts w:ascii="Times New Roman" w:hAnsi="Times New Roman"/>
                  <w:color w:val="auto"/>
                </w:rPr>
                <w:t xml:space="preserve">primary </w:t>
              </w:r>
            </w:ins>
            <w:ins w:id="3276" w:author="Jindal, Deepak [AUTOSOL/PWS/NOIDA]" w:date="2022-06-09T22:28:00Z">
              <w:r>
                <w:rPr>
                  <w:rFonts w:ascii="Times New Roman" w:hAnsi="Times New Roman"/>
                  <w:color w:val="auto"/>
                </w:rPr>
                <w:t xml:space="preserve">Redundant Standalone Controller and perform </w:t>
              </w:r>
              <w:r w:rsidRPr="00C95626">
                <w:rPr>
                  <w:rFonts w:cs="Times"/>
                  <w:szCs w:val="24"/>
                </w:rPr>
                <w:t>archive an existing Standalone Controller database to disk</w:t>
              </w:r>
              <w:r>
                <w:rPr>
                  <w:rFonts w:ascii="Times New Roman" w:hAnsi="Times New Roman"/>
                  <w:color w:val="auto"/>
                </w:rPr>
                <w:t xml:space="preserve"> operation</w:t>
              </w:r>
            </w:ins>
          </w:p>
        </w:tc>
        <w:tc>
          <w:tcPr>
            <w:tcW w:w="2070" w:type="dxa"/>
            <w:tcBorders>
              <w:top w:val="single" w:sz="6" w:space="0" w:color="auto"/>
              <w:left w:val="single" w:sz="4" w:space="0" w:color="auto"/>
              <w:bottom w:val="single" w:sz="4" w:space="0" w:color="auto"/>
              <w:right w:val="single" w:sz="4" w:space="0" w:color="auto"/>
            </w:tcBorders>
          </w:tcPr>
          <w:p w14:paraId="5F37C45B" w14:textId="131F6D61" w:rsidR="00B922E8" w:rsidRDefault="00B922E8" w:rsidP="00B922E8">
            <w:pPr>
              <w:pStyle w:val="CellBody"/>
              <w:rPr>
                <w:ins w:id="3277" w:author="Jindal, Deepak [AUTOSOL/PWS/NOIDA]" w:date="2022-06-09T22:27:00Z"/>
                <w:rFonts w:ascii="Times New Roman" w:hAnsi="Times New Roman"/>
                <w:color w:val="auto"/>
              </w:rPr>
            </w:pPr>
            <w:ins w:id="3278" w:author="Jindal, Deepak [AUTOSOL/PWS/NOIDA]" w:date="2022-06-09T22:28:00Z">
              <w:r>
                <w:rPr>
                  <w:rFonts w:ascii="Times New Roman" w:hAnsi="Times New Roman"/>
                  <w:color w:val="auto"/>
                </w:rPr>
                <w:t xml:space="preserve">P/F/F#/NA:  </w:t>
              </w:r>
            </w:ins>
          </w:p>
        </w:tc>
      </w:tr>
      <w:tr w:rsidR="00B922E8" w14:paraId="37056B7C" w14:textId="77777777" w:rsidTr="007712E9">
        <w:trPr>
          <w:cantSplit/>
          <w:trHeight w:val="316"/>
          <w:ins w:id="3279" w:author="Jindal, Deepak [AUTOSOL/PWS/NOIDA]" w:date="2022-06-09T22:27:00Z"/>
        </w:trPr>
        <w:tc>
          <w:tcPr>
            <w:tcW w:w="7380" w:type="dxa"/>
            <w:gridSpan w:val="2"/>
            <w:tcBorders>
              <w:top w:val="single" w:sz="6" w:space="0" w:color="auto"/>
              <w:left w:val="single" w:sz="4" w:space="0" w:color="auto"/>
              <w:bottom w:val="single" w:sz="4" w:space="0" w:color="auto"/>
              <w:right w:val="single" w:sz="4" w:space="0" w:color="auto"/>
            </w:tcBorders>
          </w:tcPr>
          <w:p w14:paraId="0F1A5D8E" w14:textId="37B3D5DD" w:rsidR="00B922E8" w:rsidRDefault="00B922E8" w:rsidP="00B922E8">
            <w:pPr>
              <w:pStyle w:val="CellBody"/>
              <w:numPr>
                <w:ilvl w:val="0"/>
                <w:numId w:val="144"/>
              </w:numPr>
              <w:rPr>
                <w:ins w:id="3280" w:author="Jindal, Deepak [AUTOSOL/PWS/NOIDA]" w:date="2022-06-09T22:27:00Z"/>
                <w:rFonts w:ascii="Times New Roman" w:hAnsi="Times New Roman"/>
                <w:color w:val="auto"/>
              </w:rPr>
            </w:pPr>
            <w:ins w:id="3281" w:author="Jindal, Deepak [AUTOSOL/PWS/NOIDA]" w:date="2022-06-09T22:28:00Z">
              <w:r>
                <w:rPr>
                  <w:rFonts w:ascii="Times New Roman" w:hAnsi="Times New Roman"/>
                  <w:color w:val="auto"/>
                </w:rPr>
                <w:t xml:space="preserve">Verify if archive of database happens without any error </w:t>
              </w:r>
            </w:ins>
          </w:p>
        </w:tc>
        <w:tc>
          <w:tcPr>
            <w:tcW w:w="2070" w:type="dxa"/>
            <w:tcBorders>
              <w:top w:val="single" w:sz="6" w:space="0" w:color="auto"/>
              <w:left w:val="single" w:sz="4" w:space="0" w:color="auto"/>
              <w:bottom w:val="single" w:sz="4" w:space="0" w:color="auto"/>
              <w:right w:val="single" w:sz="4" w:space="0" w:color="auto"/>
            </w:tcBorders>
          </w:tcPr>
          <w:p w14:paraId="0183C411" w14:textId="09205EE6" w:rsidR="00B922E8" w:rsidRDefault="00B922E8" w:rsidP="00B922E8">
            <w:pPr>
              <w:pStyle w:val="CellBody"/>
              <w:rPr>
                <w:ins w:id="3282" w:author="Jindal, Deepak [AUTOSOL/PWS/NOIDA]" w:date="2022-06-09T22:27:00Z"/>
                <w:rFonts w:ascii="Times New Roman" w:hAnsi="Times New Roman"/>
                <w:color w:val="auto"/>
              </w:rPr>
            </w:pPr>
            <w:ins w:id="3283" w:author="Jindal, Deepak [AUTOSOL/PWS/NOIDA]" w:date="2022-06-09T22:28:00Z">
              <w:r>
                <w:rPr>
                  <w:rFonts w:ascii="Times New Roman" w:hAnsi="Times New Roman"/>
                  <w:color w:val="auto"/>
                </w:rPr>
                <w:t xml:space="preserve">P/F/F#/NA:  </w:t>
              </w:r>
            </w:ins>
          </w:p>
        </w:tc>
      </w:tr>
      <w:tr w:rsidR="00B922E8" w14:paraId="49A199DA" w14:textId="77777777" w:rsidTr="007712E9">
        <w:trPr>
          <w:cantSplit/>
          <w:trHeight w:val="316"/>
          <w:ins w:id="3284" w:author="Jindal, Deepak [AUTOSOL/PWS/NOIDA]" w:date="2022-06-09T22:30:00Z"/>
        </w:trPr>
        <w:tc>
          <w:tcPr>
            <w:tcW w:w="7380" w:type="dxa"/>
            <w:gridSpan w:val="2"/>
            <w:tcBorders>
              <w:top w:val="single" w:sz="6" w:space="0" w:color="auto"/>
              <w:left w:val="single" w:sz="4" w:space="0" w:color="auto"/>
              <w:bottom w:val="single" w:sz="4" w:space="0" w:color="auto"/>
              <w:right w:val="single" w:sz="4" w:space="0" w:color="auto"/>
            </w:tcBorders>
          </w:tcPr>
          <w:p w14:paraId="7AE2048A" w14:textId="741B030B" w:rsidR="00B922E8" w:rsidRDefault="00B922E8" w:rsidP="00B922E8">
            <w:pPr>
              <w:pStyle w:val="CellBody"/>
              <w:numPr>
                <w:ilvl w:val="0"/>
                <w:numId w:val="144"/>
              </w:numPr>
              <w:rPr>
                <w:ins w:id="3285" w:author="Jindal, Deepak [AUTOSOL/PWS/NOIDA]" w:date="2022-06-09T22:30:00Z"/>
                <w:rFonts w:ascii="Times New Roman" w:hAnsi="Times New Roman"/>
                <w:color w:val="auto"/>
              </w:rPr>
            </w:pPr>
            <w:ins w:id="3286" w:author="Jindal, Deepak [AUTOSOL/PWS/NOIDA]" w:date="2022-06-09T22:30:00Z">
              <w:r>
                <w:rPr>
                  <w:rFonts w:ascii="Times New Roman" w:hAnsi="Times New Roman"/>
                  <w:color w:val="auto"/>
                </w:rPr>
                <w:t xml:space="preserve">Connect to secondary Redundant Standalone Controller and perform </w:t>
              </w:r>
              <w:r w:rsidRPr="00C95626">
                <w:rPr>
                  <w:rFonts w:cs="Times"/>
                  <w:szCs w:val="24"/>
                </w:rPr>
                <w:t>archive an existing Standalone Controller database to disk</w:t>
              </w:r>
              <w:r>
                <w:rPr>
                  <w:rFonts w:ascii="Times New Roman" w:hAnsi="Times New Roman"/>
                  <w:color w:val="auto"/>
                </w:rPr>
                <w:t xml:space="preserve"> operation</w:t>
              </w:r>
            </w:ins>
          </w:p>
        </w:tc>
        <w:tc>
          <w:tcPr>
            <w:tcW w:w="2070" w:type="dxa"/>
            <w:tcBorders>
              <w:top w:val="single" w:sz="6" w:space="0" w:color="auto"/>
              <w:left w:val="single" w:sz="4" w:space="0" w:color="auto"/>
              <w:bottom w:val="single" w:sz="4" w:space="0" w:color="auto"/>
              <w:right w:val="single" w:sz="4" w:space="0" w:color="auto"/>
            </w:tcBorders>
          </w:tcPr>
          <w:p w14:paraId="4BD51C0A" w14:textId="345926BF" w:rsidR="00B922E8" w:rsidRDefault="00B922E8" w:rsidP="00B922E8">
            <w:pPr>
              <w:pStyle w:val="CellBody"/>
              <w:rPr>
                <w:ins w:id="3287" w:author="Jindal, Deepak [AUTOSOL/PWS/NOIDA]" w:date="2022-06-09T22:30:00Z"/>
                <w:rFonts w:ascii="Times New Roman" w:hAnsi="Times New Roman"/>
                <w:color w:val="auto"/>
              </w:rPr>
            </w:pPr>
            <w:ins w:id="3288" w:author="Jindal, Deepak [AUTOSOL/PWS/NOIDA]" w:date="2022-06-09T22:30:00Z">
              <w:r>
                <w:rPr>
                  <w:rFonts w:ascii="Times New Roman" w:hAnsi="Times New Roman"/>
                  <w:color w:val="auto"/>
                </w:rPr>
                <w:t xml:space="preserve">P/F/F#/NA:  </w:t>
              </w:r>
            </w:ins>
          </w:p>
        </w:tc>
      </w:tr>
      <w:tr w:rsidR="00B922E8" w14:paraId="266B961E" w14:textId="77777777" w:rsidTr="007712E9">
        <w:trPr>
          <w:cantSplit/>
          <w:trHeight w:val="316"/>
          <w:ins w:id="3289" w:author="Jindal, Deepak [AUTOSOL/PWS/NOIDA]" w:date="2022-06-09T22:30:00Z"/>
        </w:trPr>
        <w:tc>
          <w:tcPr>
            <w:tcW w:w="7380" w:type="dxa"/>
            <w:gridSpan w:val="2"/>
            <w:tcBorders>
              <w:top w:val="single" w:sz="6" w:space="0" w:color="auto"/>
              <w:left w:val="single" w:sz="4" w:space="0" w:color="auto"/>
              <w:bottom w:val="single" w:sz="4" w:space="0" w:color="auto"/>
              <w:right w:val="single" w:sz="4" w:space="0" w:color="auto"/>
            </w:tcBorders>
          </w:tcPr>
          <w:p w14:paraId="57982173" w14:textId="5B303398" w:rsidR="00B922E8" w:rsidRDefault="00B922E8" w:rsidP="00B922E8">
            <w:pPr>
              <w:pStyle w:val="CellBody"/>
              <w:numPr>
                <w:ilvl w:val="0"/>
                <w:numId w:val="144"/>
              </w:numPr>
              <w:rPr>
                <w:ins w:id="3290" w:author="Jindal, Deepak [AUTOSOL/PWS/NOIDA]" w:date="2022-06-09T22:30:00Z"/>
                <w:rFonts w:ascii="Times New Roman" w:hAnsi="Times New Roman"/>
                <w:color w:val="auto"/>
              </w:rPr>
            </w:pPr>
            <w:ins w:id="3291" w:author="Jindal, Deepak [AUTOSOL/PWS/NOIDA]" w:date="2022-06-09T22:30:00Z">
              <w:r>
                <w:rPr>
                  <w:rFonts w:ascii="Times New Roman" w:hAnsi="Times New Roman"/>
                  <w:color w:val="auto"/>
                </w:rPr>
                <w:t xml:space="preserve">Verify if archive of database happens without any error </w:t>
              </w:r>
            </w:ins>
          </w:p>
        </w:tc>
        <w:tc>
          <w:tcPr>
            <w:tcW w:w="2070" w:type="dxa"/>
            <w:tcBorders>
              <w:top w:val="single" w:sz="6" w:space="0" w:color="auto"/>
              <w:left w:val="single" w:sz="4" w:space="0" w:color="auto"/>
              <w:bottom w:val="single" w:sz="4" w:space="0" w:color="auto"/>
              <w:right w:val="single" w:sz="4" w:space="0" w:color="auto"/>
            </w:tcBorders>
          </w:tcPr>
          <w:p w14:paraId="02483024" w14:textId="63382FA0" w:rsidR="00B922E8" w:rsidRDefault="00B922E8" w:rsidP="00B922E8">
            <w:pPr>
              <w:pStyle w:val="CellBody"/>
              <w:rPr>
                <w:ins w:id="3292" w:author="Jindal, Deepak [AUTOSOL/PWS/NOIDA]" w:date="2022-06-09T22:30:00Z"/>
                <w:rFonts w:ascii="Times New Roman" w:hAnsi="Times New Roman"/>
                <w:color w:val="auto"/>
              </w:rPr>
            </w:pPr>
            <w:ins w:id="3293" w:author="Jindal, Deepak [AUTOSOL/PWS/NOIDA]" w:date="2022-06-09T22:30:00Z">
              <w:r>
                <w:rPr>
                  <w:rFonts w:ascii="Times New Roman" w:hAnsi="Times New Roman"/>
                  <w:color w:val="auto"/>
                </w:rPr>
                <w:t xml:space="preserve">P/F/F#/NA:  </w:t>
              </w:r>
            </w:ins>
          </w:p>
        </w:tc>
      </w:tr>
      <w:tr w:rsidR="00B922E8" w14:paraId="5F6434E6" w14:textId="77777777" w:rsidTr="007712E9">
        <w:trPr>
          <w:cantSplit/>
          <w:trHeight w:val="316"/>
          <w:ins w:id="3294" w:author="Jindal, Deepak [AUTOSOL/PWS/NOIDA]" w:date="2022-06-09T22:30:00Z"/>
        </w:trPr>
        <w:tc>
          <w:tcPr>
            <w:tcW w:w="7380" w:type="dxa"/>
            <w:gridSpan w:val="2"/>
            <w:tcBorders>
              <w:top w:val="single" w:sz="6" w:space="0" w:color="auto"/>
              <w:left w:val="single" w:sz="4" w:space="0" w:color="auto"/>
              <w:bottom w:val="single" w:sz="4" w:space="0" w:color="auto"/>
              <w:right w:val="single" w:sz="4" w:space="0" w:color="auto"/>
            </w:tcBorders>
          </w:tcPr>
          <w:p w14:paraId="7AE7F184" w14:textId="55BD7E60" w:rsidR="00B922E8" w:rsidRDefault="00B922E8" w:rsidP="00B922E8">
            <w:pPr>
              <w:pStyle w:val="CellBody"/>
              <w:numPr>
                <w:ilvl w:val="0"/>
                <w:numId w:val="144"/>
              </w:numPr>
              <w:rPr>
                <w:ins w:id="3295" w:author="Jindal, Deepak [AUTOSOL/PWS/NOIDA]" w:date="2022-06-09T22:30:00Z"/>
                <w:rFonts w:ascii="Times New Roman" w:hAnsi="Times New Roman"/>
                <w:color w:val="auto"/>
              </w:rPr>
            </w:pPr>
            <w:ins w:id="3296" w:author="Jindal, Deepak [AUTOSOL/PWS/NOIDA]" w:date="2022-06-09T22:30:00Z">
              <w:r>
                <w:rPr>
                  <w:rFonts w:ascii="Times New Roman" w:hAnsi="Times New Roman"/>
                  <w:color w:val="auto"/>
                </w:rPr>
                <w:t>Compare archive</w:t>
              </w:r>
            </w:ins>
            <w:ins w:id="3297" w:author="Jindal, Deepak [AUTOSOL/PWS/NOIDA]" w:date="2022-06-09T22:33:00Z">
              <w:r w:rsidR="00665642">
                <w:rPr>
                  <w:rFonts w:ascii="Times New Roman" w:hAnsi="Times New Roman"/>
                  <w:color w:val="auto"/>
                </w:rPr>
                <w:t>d</w:t>
              </w:r>
            </w:ins>
            <w:ins w:id="3298" w:author="Jindal, Deepak [AUTOSOL/PWS/NOIDA]" w:date="2022-06-09T22:30:00Z">
              <w:r>
                <w:rPr>
                  <w:rFonts w:ascii="Times New Roman" w:hAnsi="Times New Roman"/>
                  <w:color w:val="auto"/>
                </w:rPr>
                <w:t xml:space="preserve"> database from </w:t>
              </w:r>
            </w:ins>
            <w:ins w:id="3299" w:author="Jindal, Deepak [AUTOSOL/PWS/NOIDA]" w:date="2022-06-09T22:32:00Z">
              <w:r w:rsidR="00665642">
                <w:rPr>
                  <w:rFonts w:ascii="Times New Roman" w:hAnsi="Times New Roman"/>
                  <w:color w:val="auto"/>
                </w:rPr>
                <w:t>primary and sec</w:t>
              </w:r>
            </w:ins>
            <w:ins w:id="3300" w:author="Jindal, Deepak [AUTOSOL/PWS/NOIDA]" w:date="2022-06-09T22:33:00Z">
              <w:r w:rsidR="00665642">
                <w:rPr>
                  <w:rFonts w:ascii="Times New Roman" w:hAnsi="Times New Roman"/>
                  <w:color w:val="auto"/>
                </w:rPr>
                <w:t>onday are same</w:t>
              </w:r>
            </w:ins>
          </w:p>
        </w:tc>
        <w:tc>
          <w:tcPr>
            <w:tcW w:w="2070" w:type="dxa"/>
            <w:tcBorders>
              <w:top w:val="single" w:sz="6" w:space="0" w:color="auto"/>
              <w:left w:val="single" w:sz="4" w:space="0" w:color="auto"/>
              <w:bottom w:val="single" w:sz="4" w:space="0" w:color="auto"/>
              <w:right w:val="single" w:sz="4" w:space="0" w:color="auto"/>
            </w:tcBorders>
          </w:tcPr>
          <w:p w14:paraId="2F29530F" w14:textId="39A8EDCF" w:rsidR="00B922E8" w:rsidRDefault="00665642" w:rsidP="00B922E8">
            <w:pPr>
              <w:pStyle w:val="CellBody"/>
              <w:rPr>
                <w:ins w:id="3301" w:author="Jindal, Deepak [AUTOSOL/PWS/NOIDA]" w:date="2022-06-09T22:30:00Z"/>
                <w:rFonts w:ascii="Times New Roman" w:hAnsi="Times New Roman"/>
                <w:color w:val="auto"/>
              </w:rPr>
            </w:pPr>
            <w:ins w:id="3302" w:author="Jindal, Deepak [AUTOSOL/PWS/NOIDA]" w:date="2022-06-09T22:33:00Z">
              <w:r>
                <w:rPr>
                  <w:rFonts w:ascii="Times New Roman" w:hAnsi="Times New Roman"/>
                  <w:color w:val="auto"/>
                </w:rPr>
                <w:t xml:space="preserve">P/F/F#/NA:  </w:t>
              </w:r>
            </w:ins>
          </w:p>
        </w:tc>
      </w:tr>
      <w:tr w:rsidR="00B922E8" w14:paraId="0DC8198C"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2D0C2A6" w14:textId="77777777" w:rsidR="00B922E8" w:rsidRDefault="00B922E8" w:rsidP="00B922E8">
            <w:pPr>
              <w:pStyle w:val="CellBody"/>
            </w:pPr>
            <w:r>
              <w:t>Comments:</w:t>
            </w:r>
          </w:p>
        </w:tc>
      </w:tr>
    </w:tbl>
    <w:p w14:paraId="54A2FBA0" w14:textId="77777777" w:rsidR="00464FD5" w:rsidRDefault="00464FD5" w:rsidP="00464FD5">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64FD5" w14:paraId="7B4D0DD9"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B9C03DE" w14:textId="56A4A6E4" w:rsidR="00464FD5" w:rsidRPr="00464FD5" w:rsidRDefault="00C66EFF" w:rsidP="00C66EFF">
            <w:pPr>
              <w:pStyle w:val="SectL2"/>
              <w:tabs>
                <w:tab w:val="clear" w:pos="1080"/>
              </w:tabs>
              <w:spacing w:after="120"/>
              <w:ind w:left="0" w:firstLine="0"/>
              <w:rPr>
                <w:rFonts w:ascii="Times" w:hAnsi="Times" w:cs="Times"/>
                <w:sz w:val="24"/>
                <w:szCs w:val="24"/>
              </w:rPr>
            </w:pPr>
            <w:bookmarkStart w:id="3303" w:name="_Toc102406007"/>
            <w:bookmarkStart w:id="3304" w:name="_Toc102474047"/>
            <w:bookmarkStart w:id="3305" w:name="_Toc102474403"/>
            <w:bookmarkStart w:id="3306" w:name="_Toc102474458"/>
            <w:bookmarkStart w:id="3307" w:name="_Toc102474529"/>
            <w:bookmarkStart w:id="3308" w:name="_Toc105769709"/>
            <w:bookmarkStart w:id="3309" w:name="_Toc105844687"/>
            <w:bookmarkStart w:id="3310" w:name="_Toc105845262"/>
            <w:bookmarkStart w:id="3311" w:name="_Toc105848964"/>
            <w:bookmarkStart w:id="3312" w:name="_Toc108469408"/>
            <w:bookmarkStart w:id="3313" w:name="_Toc108469890"/>
            <w:r>
              <w:rPr>
                <w:rFonts w:ascii="Times" w:hAnsi="Times" w:cs="Times"/>
                <w:sz w:val="24"/>
                <w:szCs w:val="24"/>
              </w:rPr>
              <w:t xml:space="preserve">5.9.2.xiii </w:t>
            </w:r>
            <w:r w:rsidR="00464FD5" w:rsidRPr="00464FD5">
              <w:rPr>
                <w:rFonts w:ascii="Times" w:hAnsi="Times" w:cs="Times"/>
                <w:sz w:val="24"/>
                <w:szCs w:val="24"/>
              </w:rPr>
              <w:t xml:space="preserve">Test : </w:t>
            </w:r>
            <w:r w:rsidR="00DB5B81" w:rsidRPr="00DB5B81">
              <w:rPr>
                <w:rFonts w:ascii="Times" w:hAnsi="Times" w:cs="Times"/>
                <w:b w:val="0"/>
                <w:bCs/>
                <w:sz w:val="24"/>
                <w:szCs w:val="24"/>
              </w:rPr>
              <w:t>Verify</w:t>
            </w:r>
            <w:r w:rsidR="00464FD5" w:rsidRPr="00DB5B81">
              <w:rPr>
                <w:rFonts w:ascii="Times" w:hAnsi="Times" w:cs="Times"/>
                <w:b w:val="0"/>
                <w:bCs/>
                <w:sz w:val="24"/>
                <w:szCs w:val="24"/>
              </w:rPr>
              <w:t xml:space="preserve"> if </w:t>
            </w:r>
            <w:del w:id="3314" w:author="Jindal, Deepak [AUTOSOL/PWS/NOIDA]" w:date="2022-06-08T19:41:00Z">
              <w:r w:rsidR="00DB5B81" w:rsidRPr="00DB5B81" w:rsidDel="00A84C67">
                <w:rPr>
                  <w:rFonts w:ascii="Times" w:hAnsi="Times" w:cs="Times"/>
                  <w:b w:val="0"/>
                  <w:bCs/>
                  <w:sz w:val="24"/>
                  <w:szCs w:val="24"/>
                </w:rPr>
                <w:delText>Stanalone</w:delText>
              </w:r>
            </w:del>
            <w:ins w:id="3315" w:author="Jindal, Deepak [AUTOSOL/PWS/NOIDA]" w:date="2022-06-08T19:41:00Z">
              <w:r w:rsidR="00A84C67">
                <w:rPr>
                  <w:rFonts w:ascii="Times" w:hAnsi="Times" w:cs="Times"/>
                  <w:b w:val="0"/>
                  <w:bCs/>
                  <w:sz w:val="24"/>
                  <w:szCs w:val="24"/>
                </w:rPr>
                <w:t>Standalone</w:t>
              </w:r>
            </w:ins>
            <w:r w:rsidR="00DB5B81" w:rsidRPr="00DB5B81">
              <w:rPr>
                <w:rFonts w:ascii="Times" w:hAnsi="Times" w:cs="Times"/>
                <w:b w:val="0"/>
                <w:bCs/>
                <w:sz w:val="24"/>
                <w:szCs w:val="24"/>
              </w:rPr>
              <w:t xml:space="preserve"> application</w:t>
            </w:r>
            <w:r w:rsidR="00464FD5" w:rsidRPr="00DB5B81">
              <w:rPr>
                <w:rFonts w:ascii="Times" w:hAnsi="Times" w:cs="Times"/>
                <w:b w:val="0"/>
                <w:bCs/>
                <w:sz w:val="24"/>
                <w:szCs w:val="24"/>
              </w:rPr>
              <w:t xml:space="preserve"> </w:t>
            </w:r>
            <w:del w:id="3316" w:author="Jindal, Deepak [AUTOSOL/PWS/NOIDA]" w:date="2022-06-09T13:28:00Z">
              <w:r w:rsidR="00464FD5" w:rsidRPr="00DB5B81" w:rsidDel="00BD7E22">
                <w:rPr>
                  <w:rFonts w:ascii="Times" w:hAnsi="Times" w:cs="Times"/>
                  <w:b w:val="0"/>
                  <w:bCs/>
                  <w:sz w:val="24"/>
                  <w:szCs w:val="24"/>
                </w:rPr>
                <w:delText xml:space="preserve">application </w:delText>
              </w:r>
            </w:del>
            <w:r w:rsidR="00464FD5" w:rsidRPr="00DB5B81">
              <w:rPr>
                <w:rFonts w:ascii="Times" w:hAnsi="Times" w:cs="Times"/>
                <w:b w:val="0"/>
                <w:bCs/>
                <w:sz w:val="24"/>
                <w:szCs w:val="24"/>
              </w:rPr>
              <w:t>Permit the user to restore a previously archived Standalone Controller database from disk</w:t>
            </w:r>
            <w:bookmarkEnd w:id="3303"/>
            <w:bookmarkEnd w:id="3304"/>
            <w:bookmarkEnd w:id="3305"/>
            <w:bookmarkEnd w:id="3306"/>
            <w:bookmarkEnd w:id="3307"/>
            <w:bookmarkEnd w:id="3308"/>
            <w:bookmarkEnd w:id="3309"/>
            <w:bookmarkEnd w:id="3310"/>
            <w:bookmarkEnd w:id="3311"/>
            <w:bookmarkEnd w:id="3312"/>
            <w:bookmarkEnd w:id="3313"/>
          </w:p>
        </w:tc>
      </w:tr>
      <w:tr w:rsidR="00464FD5" w14:paraId="3CEBA471"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619327F" w14:textId="77777777" w:rsidR="00464FD5" w:rsidRDefault="00464FD5"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FB304EF" w14:textId="77777777" w:rsidR="00464FD5" w:rsidRDefault="00464FD5"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1D113A6" w14:textId="77777777" w:rsidR="00464FD5" w:rsidRDefault="00464FD5" w:rsidP="007712E9">
            <w:pPr>
              <w:pStyle w:val="CellBody"/>
              <w:rPr>
                <w:rFonts w:ascii="Times New Roman" w:hAnsi="Times New Roman"/>
                <w:color w:val="auto"/>
              </w:rPr>
            </w:pPr>
            <w:r>
              <w:rPr>
                <w:rFonts w:ascii="Times New Roman" w:hAnsi="Times New Roman"/>
                <w:color w:val="auto"/>
              </w:rPr>
              <w:t xml:space="preserve"> </w:t>
            </w:r>
          </w:p>
        </w:tc>
      </w:tr>
      <w:tr w:rsidR="00F86B03" w14:paraId="3B49123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710546C" w14:textId="6A5731E5" w:rsidR="00F86B03" w:rsidRDefault="00F86B03" w:rsidP="00BA7962">
            <w:pPr>
              <w:pStyle w:val="CellBody"/>
              <w:numPr>
                <w:ilvl w:val="0"/>
                <w:numId w:val="66"/>
              </w:numPr>
              <w:rPr>
                <w:rFonts w:ascii="Times New Roman" w:hAnsi="Times New Roman"/>
                <w:color w:val="auto"/>
              </w:rPr>
            </w:pPr>
            <w:r>
              <w:rPr>
                <w:rFonts w:ascii="Times New Roman" w:hAnsi="Times New Roman"/>
                <w:color w:val="auto"/>
              </w:rPr>
              <w:t xml:space="preserve">Connect to </w:t>
            </w:r>
            <w:del w:id="3317" w:author="Jindal, Deepak [AUTOSOL/PWS/NOIDA]" w:date="2022-06-08T19:41:00Z">
              <w:r w:rsidDel="00A84C67">
                <w:rPr>
                  <w:rFonts w:ascii="Times New Roman" w:hAnsi="Times New Roman"/>
                  <w:color w:val="auto"/>
                </w:rPr>
                <w:delText>Stanalone</w:delText>
              </w:r>
            </w:del>
            <w:ins w:id="3318" w:author="Jindal, Deepak [AUTOSOL/PWS/NOIDA]" w:date="2022-06-08T19:41:00Z">
              <w:r w:rsidR="00A84C67">
                <w:rPr>
                  <w:rFonts w:ascii="Times New Roman" w:hAnsi="Times New Roman"/>
                  <w:color w:val="auto"/>
                </w:rPr>
                <w:t>Standalone</w:t>
              </w:r>
            </w:ins>
            <w:r>
              <w:rPr>
                <w:rFonts w:ascii="Times New Roman" w:hAnsi="Times New Roman"/>
                <w:color w:val="auto"/>
              </w:rPr>
              <w:t xml:space="preserve"> Controller and select option </w:t>
            </w:r>
            <w:r w:rsidRPr="00F86B03">
              <w:rPr>
                <w:rFonts w:ascii="Times New Roman" w:hAnsi="Times New Roman"/>
                <w:color w:val="auto"/>
              </w:rPr>
              <w:t xml:space="preserve">to restore  </w:t>
            </w:r>
            <w:r w:rsidRPr="00F86B03">
              <w:rPr>
                <w:rFonts w:cs="Times"/>
                <w:szCs w:val="24"/>
              </w:rPr>
              <w:t>previously archived Standalone Controller database from disk</w:t>
            </w:r>
          </w:p>
        </w:tc>
        <w:tc>
          <w:tcPr>
            <w:tcW w:w="2070" w:type="dxa"/>
            <w:tcBorders>
              <w:top w:val="single" w:sz="6" w:space="0" w:color="auto"/>
              <w:left w:val="single" w:sz="4" w:space="0" w:color="auto"/>
              <w:bottom w:val="single" w:sz="4" w:space="0" w:color="auto"/>
              <w:right w:val="single" w:sz="4" w:space="0" w:color="auto"/>
            </w:tcBorders>
          </w:tcPr>
          <w:p w14:paraId="0883971E" w14:textId="17404509" w:rsidR="00F86B03" w:rsidRDefault="00F86B03" w:rsidP="00F86B03">
            <w:pPr>
              <w:pStyle w:val="CellBody"/>
              <w:rPr>
                <w:rFonts w:ascii="Times New Roman" w:hAnsi="Times New Roman"/>
                <w:color w:val="auto"/>
              </w:rPr>
            </w:pPr>
            <w:r>
              <w:rPr>
                <w:rFonts w:ascii="Times New Roman" w:hAnsi="Times New Roman"/>
                <w:color w:val="auto"/>
              </w:rPr>
              <w:t xml:space="preserve">P/F/F#/NA:  </w:t>
            </w:r>
          </w:p>
        </w:tc>
      </w:tr>
      <w:tr w:rsidR="0052212A" w14:paraId="6D8DDBCD"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D4DC523" w14:textId="5C9B9157" w:rsidR="0052212A" w:rsidRDefault="0052212A" w:rsidP="0052212A">
            <w:pPr>
              <w:pStyle w:val="CellBody"/>
              <w:numPr>
                <w:ilvl w:val="0"/>
                <w:numId w:val="66"/>
              </w:numPr>
              <w:rPr>
                <w:rFonts w:ascii="Times New Roman" w:hAnsi="Times New Roman"/>
                <w:color w:val="auto"/>
              </w:rPr>
            </w:pPr>
            <w:r>
              <w:rPr>
                <w:rFonts w:ascii="Times New Roman" w:hAnsi="Times New Roman"/>
                <w:color w:val="auto"/>
              </w:rPr>
              <w:t xml:space="preserve">Verify if restoration of database happens without any error </w:t>
            </w:r>
          </w:p>
        </w:tc>
        <w:tc>
          <w:tcPr>
            <w:tcW w:w="2070" w:type="dxa"/>
            <w:tcBorders>
              <w:top w:val="single" w:sz="6" w:space="0" w:color="auto"/>
              <w:left w:val="single" w:sz="4" w:space="0" w:color="auto"/>
              <w:bottom w:val="single" w:sz="4" w:space="0" w:color="auto"/>
              <w:right w:val="single" w:sz="4" w:space="0" w:color="auto"/>
            </w:tcBorders>
          </w:tcPr>
          <w:p w14:paraId="2B90D025" w14:textId="2AF3E205"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0A9680E3"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63648CC" w14:textId="77777777" w:rsidR="0052212A" w:rsidRDefault="0052212A" w:rsidP="0052212A">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B93A7BB" w14:textId="77777777" w:rsidR="0052212A" w:rsidRDefault="0052212A" w:rsidP="0052212A">
            <w:pPr>
              <w:pStyle w:val="CellBody"/>
              <w:rPr>
                <w:rFonts w:ascii="Times New Roman" w:hAnsi="Times New Roman"/>
                <w:color w:val="auto"/>
              </w:rPr>
            </w:pPr>
          </w:p>
        </w:tc>
      </w:tr>
      <w:tr w:rsidR="0052212A" w14:paraId="55E716C4"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ADB30AC" w14:textId="77777777" w:rsidR="0052212A" w:rsidRDefault="0052212A" w:rsidP="0052212A">
            <w:pPr>
              <w:pStyle w:val="CellBody"/>
            </w:pPr>
            <w:r>
              <w:t>Comments:</w:t>
            </w:r>
          </w:p>
        </w:tc>
      </w:tr>
    </w:tbl>
    <w:p w14:paraId="1D6146B4" w14:textId="77777777" w:rsidR="00464FD5" w:rsidRDefault="00464FD5" w:rsidP="00464FD5">
      <w:r>
        <w:br/>
      </w:r>
    </w:p>
    <w:p w14:paraId="3682D111" w14:textId="77777777" w:rsidR="00464FD5" w:rsidRDefault="00464FD5" w:rsidP="00464FD5">
      <w:r>
        <w:br/>
      </w:r>
    </w:p>
    <w:p w14:paraId="3CDF3EA8" w14:textId="77777777" w:rsidR="00464FD5" w:rsidRDefault="00464FD5" w:rsidP="00464FD5">
      <w:r>
        <w:br/>
      </w:r>
    </w:p>
    <w:p w14:paraId="5088CF06" w14:textId="3354BB52" w:rsidR="00464FD5" w:rsidRDefault="00464FD5" w:rsidP="00464FD5"/>
    <w:p w14:paraId="51A34108" w14:textId="06C4EECC" w:rsidR="00464FD5" w:rsidRDefault="00464FD5" w:rsidP="00464FD5"/>
    <w:p w14:paraId="706412EA" w14:textId="7233767E" w:rsidR="00B20F93" w:rsidRDefault="00B20F93" w:rsidP="00464FD5"/>
    <w:p w14:paraId="670B1CC0" w14:textId="21EA0B0E" w:rsidR="00B20F93" w:rsidRDefault="00B20F93" w:rsidP="00B83EB3"/>
    <w:p w14:paraId="46B3EB0C" w14:textId="58759786" w:rsidR="00096259" w:rsidRPr="00AD33AF" w:rsidRDefault="00096259" w:rsidP="00E82BA1">
      <w:pPr>
        <w:pStyle w:val="SectL2"/>
        <w:numPr>
          <w:ilvl w:val="3"/>
          <w:numId w:val="16"/>
        </w:numPr>
        <w:spacing w:after="120"/>
      </w:pPr>
      <w:bookmarkStart w:id="3319" w:name="_Toc102474048"/>
      <w:bookmarkStart w:id="3320" w:name="_Toc102474404"/>
      <w:bookmarkStart w:id="3321" w:name="_Toc102474459"/>
      <w:bookmarkStart w:id="3322" w:name="_Toc102474530"/>
      <w:bookmarkStart w:id="3323" w:name="_Toc105769710"/>
      <w:bookmarkStart w:id="3324" w:name="_Toc105844688"/>
      <w:bookmarkStart w:id="3325" w:name="_Toc105845263"/>
      <w:bookmarkStart w:id="3326" w:name="_Toc105848965"/>
      <w:bookmarkStart w:id="3327" w:name="_Toc108469409"/>
      <w:bookmarkStart w:id="3328" w:name="_Toc108469891"/>
      <w:r>
        <w:t>Database</w:t>
      </w:r>
      <w:bookmarkEnd w:id="3319"/>
      <w:bookmarkEnd w:id="3320"/>
      <w:bookmarkEnd w:id="3321"/>
      <w:bookmarkEnd w:id="3322"/>
      <w:bookmarkEnd w:id="3323"/>
      <w:bookmarkEnd w:id="3324"/>
      <w:bookmarkEnd w:id="3325"/>
      <w:bookmarkEnd w:id="3326"/>
      <w:bookmarkEnd w:id="3327"/>
      <w:bookmarkEnd w:id="3328"/>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96259" w:rsidRPr="00515527" w14:paraId="0BAD793C"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F4CFFF3" w14:textId="77777777" w:rsidR="00096259" w:rsidRDefault="00096259" w:rsidP="007712E9">
            <w:pPr>
              <w:pStyle w:val="CellBody"/>
              <w:jc w:val="center"/>
              <w:rPr>
                <w:b/>
              </w:rPr>
            </w:pPr>
            <w:r>
              <w:rPr>
                <w:b/>
              </w:rPr>
              <w:t>SRF Notes</w:t>
            </w:r>
          </w:p>
          <w:p w14:paraId="51DA269E" w14:textId="77777777" w:rsidR="00096259" w:rsidRDefault="00096259" w:rsidP="00096259">
            <w:r>
              <w:t>The installation of the tools for Standalone Controller will include the installation of Microsoft SQL Server Express, which will be used to configure a Standalone Controller.  The database will run on the computer where the Ovation Standalone Software has been installed but stored (maintained) on the Standalone Controller.  [Source Req. 2.6]</w:t>
            </w:r>
          </w:p>
          <w:p w14:paraId="39084F2B" w14:textId="77777777" w:rsidR="00096259" w:rsidRDefault="00096259" w:rsidP="00096259"/>
          <w:p w14:paraId="5877EC34" w14:textId="77777777" w:rsidR="00096259" w:rsidRPr="00096259" w:rsidRDefault="00096259" w:rsidP="007712E9">
            <w:pPr>
              <w:pStyle w:val="CellBody"/>
              <w:jc w:val="center"/>
              <w:rPr>
                <w:b/>
              </w:rPr>
            </w:pPr>
          </w:p>
        </w:tc>
      </w:tr>
      <w:tr w:rsidR="00096259" w14:paraId="2FD5D0F2"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910AD52" w14:textId="5CDF0EF8" w:rsidR="00096259" w:rsidRPr="003A700C" w:rsidRDefault="00096259" w:rsidP="001F37E2">
            <w:pPr>
              <w:pStyle w:val="CellBody"/>
              <w:numPr>
                <w:ilvl w:val="4"/>
                <w:numId w:val="16"/>
              </w:numPr>
              <w:rPr>
                <w:b/>
              </w:rPr>
            </w:pPr>
            <w:r w:rsidRPr="00AD33AF">
              <w:rPr>
                <w:b/>
              </w:rPr>
              <w:t>Test :</w:t>
            </w:r>
            <w:r>
              <w:rPr>
                <w:b/>
              </w:rPr>
              <w:t xml:space="preserve"> </w:t>
            </w:r>
            <w:r w:rsidR="001F37E2" w:rsidRPr="001F37E2">
              <w:rPr>
                <w:bCs/>
              </w:rPr>
              <w:t xml:space="preserve">Verify that Database </w:t>
            </w:r>
            <w:r w:rsidR="00C54119" w:rsidRPr="001F37E2">
              <w:rPr>
                <w:bCs/>
              </w:rPr>
              <w:t>will run on the computer where the Ovation Standalone Software has been installed but stored (maintained) on the Standalone Controller</w:t>
            </w:r>
          </w:p>
        </w:tc>
      </w:tr>
      <w:tr w:rsidR="00096259" w14:paraId="2B01DD04"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8BDA98F" w14:textId="77777777" w:rsidR="00096259" w:rsidRDefault="00096259"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F1E9E07" w14:textId="77777777" w:rsidR="00096259" w:rsidRDefault="00096259"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4A14C88" w14:textId="77777777" w:rsidR="00096259" w:rsidRDefault="00096259" w:rsidP="007712E9">
            <w:pPr>
              <w:pStyle w:val="CellBody"/>
              <w:rPr>
                <w:rFonts w:ascii="Times New Roman" w:hAnsi="Times New Roman"/>
                <w:color w:val="auto"/>
              </w:rPr>
            </w:pPr>
            <w:r>
              <w:rPr>
                <w:rFonts w:ascii="Times New Roman" w:hAnsi="Times New Roman"/>
                <w:color w:val="auto"/>
              </w:rPr>
              <w:t xml:space="preserve"> </w:t>
            </w:r>
          </w:p>
        </w:tc>
      </w:tr>
      <w:tr w:rsidR="00096259" w14:paraId="7840C77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188B39B" w14:textId="215B3CB9" w:rsidR="00096259" w:rsidRDefault="001F37E2" w:rsidP="00BA7962">
            <w:pPr>
              <w:pStyle w:val="CellBody"/>
              <w:numPr>
                <w:ilvl w:val="0"/>
                <w:numId w:val="67"/>
              </w:numPr>
              <w:rPr>
                <w:rFonts w:ascii="Times New Roman" w:hAnsi="Times New Roman"/>
                <w:color w:val="auto"/>
              </w:rPr>
            </w:pPr>
            <w:r>
              <w:rPr>
                <w:rFonts w:ascii="Times New Roman" w:hAnsi="Times New Roman"/>
                <w:color w:val="auto"/>
              </w:rPr>
              <w:t>Refer &amp; execute Database related tests in tools section</w:t>
            </w:r>
          </w:p>
        </w:tc>
        <w:tc>
          <w:tcPr>
            <w:tcW w:w="2070" w:type="dxa"/>
            <w:tcBorders>
              <w:top w:val="single" w:sz="6" w:space="0" w:color="auto"/>
              <w:left w:val="single" w:sz="4" w:space="0" w:color="auto"/>
              <w:bottom w:val="single" w:sz="4" w:space="0" w:color="auto"/>
              <w:right w:val="single" w:sz="4" w:space="0" w:color="auto"/>
            </w:tcBorders>
          </w:tcPr>
          <w:p w14:paraId="745EE9EB" w14:textId="77777777" w:rsidR="00096259" w:rsidRDefault="00096259" w:rsidP="007712E9">
            <w:pPr>
              <w:pStyle w:val="CellBody"/>
              <w:rPr>
                <w:rFonts w:ascii="Times New Roman" w:hAnsi="Times New Roman"/>
                <w:color w:val="auto"/>
              </w:rPr>
            </w:pPr>
            <w:r>
              <w:rPr>
                <w:rFonts w:ascii="Times New Roman" w:hAnsi="Times New Roman"/>
                <w:color w:val="auto"/>
              </w:rPr>
              <w:t xml:space="preserve">P/F/F#/NA:  </w:t>
            </w:r>
          </w:p>
        </w:tc>
      </w:tr>
      <w:tr w:rsidR="00096259" w14:paraId="5C49D51F"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E85C0FF" w14:textId="77777777" w:rsidR="00096259" w:rsidRDefault="00096259" w:rsidP="007712E9">
            <w:pPr>
              <w:pStyle w:val="CellBody"/>
            </w:pPr>
            <w:r>
              <w:t>Comments:</w:t>
            </w:r>
          </w:p>
        </w:tc>
      </w:tr>
    </w:tbl>
    <w:p w14:paraId="64352321" w14:textId="08139EB1" w:rsidR="00096259" w:rsidRDefault="00096259" w:rsidP="00C54119">
      <w:r>
        <w:br/>
      </w:r>
    </w:p>
    <w:p w14:paraId="287D0D6C" w14:textId="77777777" w:rsidR="00096259" w:rsidRDefault="00096259" w:rsidP="00096259"/>
    <w:p w14:paraId="6078B9FB" w14:textId="515B2211" w:rsidR="00096259" w:rsidRPr="00AD33AF" w:rsidRDefault="00840CCA" w:rsidP="00E82BA1">
      <w:pPr>
        <w:pStyle w:val="SectL2"/>
        <w:numPr>
          <w:ilvl w:val="3"/>
          <w:numId w:val="16"/>
        </w:numPr>
        <w:spacing w:after="120"/>
      </w:pPr>
      <w:bookmarkStart w:id="3329" w:name="_Toc102474049"/>
      <w:bookmarkStart w:id="3330" w:name="_Toc102474405"/>
      <w:bookmarkStart w:id="3331" w:name="_Toc102474460"/>
      <w:bookmarkStart w:id="3332" w:name="_Toc102474531"/>
      <w:bookmarkStart w:id="3333" w:name="_Toc105769711"/>
      <w:bookmarkStart w:id="3334" w:name="_Toc105844689"/>
      <w:bookmarkStart w:id="3335" w:name="_Toc105845264"/>
      <w:bookmarkStart w:id="3336" w:name="_Toc105848966"/>
      <w:bookmarkStart w:id="3337" w:name="_Toc108469410"/>
      <w:bookmarkStart w:id="3338" w:name="_Toc108469892"/>
      <w:r>
        <w:t>User Accounts</w:t>
      </w:r>
      <w:bookmarkEnd w:id="3329"/>
      <w:bookmarkEnd w:id="3330"/>
      <w:bookmarkEnd w:id="3331"/>
      <w:bookmarkEnd w:id="3332"/>
      <w:bookmarkEnd w:id="3333"/>
      <w:bookmarkEnd w:id="3334"/>
      <w:bookmarkEnd w:id="3335"/>
      <w:bookmarkEnd w:id="3336"/>
      <w:bookmarkEnd w:id="3337"/>
      <w:bookmarkEnd w:id="3338"/>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96259" w:rsidRPr="00515527" w14:paraId="4E35E976"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283BE0C" w14:textId="77777777" w:rsidR="00096259" w:rsidRDefault="00096259" w:rsidP="007712E9">
            <w:pPr>
              <w:pStyle w:val="CellBody"/>
              <w:jc w:val="center"/>
              <w:rPr>
                <w:b/>
              </w:rPr>
            </w:pPr>
            <w:r>
              <w:rPr>
                <w:b/>
              </w:rPr>
              <w:t>SRF Notes</w:t>
            </w:r>
          </w:p>
          <w:p w14:paraId="27605166" w14:textId="77777777" w:rsidR="00840CCA" w:rsidRDefault="00840CCA" w:rsidP="00840CCA">
            <w:r>
              <w:t>User accounts will be maintained in (and authenticated by) the Standalone Controller.  As it relates specifically to the Standalone Controller, there will be 3 different “User Types” to which a user may be assigned:</w:t>
            </w:r>
          </w:p>
          <w:p w14:paraId="351F8E8C" w14:textId="77777777" w:rsidR="00840CCA" w:rsidRDefault="00840CCA" w:rsidP="00E82BA1">
            <w:pPr>
              <w:pStyle w:val="ListParagraph"/>
              <w:numPr>
                <w:ilvl w:val="0"/>
                <w:numId w:val="17"/>
              </w:numPr>
              <w:spacing w:before="200" w:after="200" w:line="276" w:lineRule="auto"/>
            </w:pPr>
            <w:r>
              <w:t xml:space="preserve">Operator:  The user will not be able to perform any engineering functions.  All Engineering Tools applications will consider the database to be in a read-only mode.  (Reference Section </w:t>
            </w:r>
            <w:r>
              <w:fldChar w:fldCharType="begin"/>
            </w:r>
            <w:r>
              <w:instrText xml:space="preserve"> REF _Ref97191574 \r \h </w:instrText>
            </w:r>
            <w:r>
              <w:fldChar w:fldCharType="separate"/>
            </w:r>
            <w:r>
              <w:t>14.2.5.3</w:t>
            </w:r>
            <w:r>
              <w:fldChar w:fldCharType="end"/>
            </w:r>
            <w:r>
              <w:t xml:space="preserve"> for more information about read-only mode in Ovation Developer Studio.)</w:t>
            </w:r>
          </w:p>
          <w:p w14:paraId="16AC5832" w14:textId="77777777" w:rsidR="00840CCA" w:rsidRDefault="00840CCA" w:rsidP="00E82BA1">
            <w:pPr>
              <w:pStyle w:val="ListParagraph"/>
              <w:numPr>
                <w:ilvl w:val="0"/>
                <w:numId w:val="17"/>
              </w:numPr>
              <w:spacing w:before="200" w:after="200" w:line="276" w:lineRule="auto"/>
            </w:pPr>
            <w:r>
              <w:t>Engineer:  The user will be able to perform engineering functions and make modifications to the database.</w:t>
            </w:r>
          </w:p>
          <w:p w14:paraId="6CC026A4" w14:textId="77777777" w:rsidR="00840CCA" w:rsidRDefault="00840CCA" w:rsidP="00E82BA1">
            <w:pPr>
              <w:pStyle w:val="ListParagraph"/>
              <w:numPr>
                <w:ilvl w:val="0"/>
                <w:numId w:val="17"/>
              </w:numPr>
              <w:spacing w:before="200" w:after="200" w:line="276" w:lineRule="auto"/>
            </w:pPr>
            <w:r>
              <w:t>Administrator:  The user will be able to perform engineering functions and make modifications to the database, user accounts, and Ovation security configurations.</w:t>
            </w:r>
          </w:p>
          <w:p w14:paraId="22974F6D" w14:textId="77777777" w:rsidR="00840CCA" w:rsidRDefault="00840CCA" w:rsidP="00840CCA">
            <w:r>
              <w:t>These user accounts will be used for the purpose of connecting and gaining access to a Standalone Controller’s runtime and engineering/configuration data.  They will not be associated in any way with the computer’s Windows user.  [Source Req. 2.7]</w:t>
            </w:r>
          </w:p>
          <w:p w14:paraId="21CEC72A" w14:textId="77777777" w:rsidR="00840CCA" w:rsidRDefault="00840CCA" w:rsidP="00840CCA"/>
          <w:p w14:paraId="14BB6370" w14:textId="77777777" w:rsidR="00840CCA" w:rsidRDefault="00840CCA" w:rsidP="00840CCA">
            <w:r>
              <w:t>The Ovation Security Manager (launched from Ovation Developer Studio) will be responsible for creating and maintaining users in the Standalone Controller and defining allow/deny access to Ovation functionality for those users.  Although the Ovation Security Manager will provide the user interface to create/modify/delete user accounts and update/reset existing user passwords, the underlying functionality for these operations will be performed by the Standalone Controller itself.  [Source Req. 1.12] [Source Req. 2.10]</w:t>
            </w:r>
          </w:p>
          <w:p w14:paraId="2BF300D5" w14:textId="77777777" w:rsidR="00096259" w:rsidRDefault="00096259" w:rsidP="00096259"/>
          <w:p w14:paraId="1F710768" w14:textId="77777777" w:rsidR="00096259" w:rsidRPr="00096259" w:rsidRDefault="00096259" w:rsidP="007712E9">
            <w:pPr>
              <w:pStyle w:val="CellBody"/>
              <w:jc w:val="center"/>
              <w:rPr>
                <w:b/>
              </w:rPr>
            </w:pPr>
          </w:p>
        </w:tc>
      </w:tr>
      <w:tr w:rsidR="00096259" w14:paraId="0AE1FDC1"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933DE97" w14:textId="35A5F959" w:rsidR="001F37E2" w:rsidRPr="001F37E2" w:rsidRDefault="00096259" w:rsidP="00E82BA1">
            <w:pPr>
              <w:pStyle w:val="CellBody"/>
              <w:numPr>
                <w:ilvl w:val="4"/>
                <w:numId w:val="16"/>
              </w:numPr>
              <w:rPr>
                <w:bCs/>
              </w:rPr>
            </w:pPr>
            <w:r w:rsidRPr="00AD33AF">
              <w:rPr>
                <w:b/>
              </w:rPr>
              <w:t>Test :</w:t>
            </w:r>
            <w:r>
              <w:rPr>
                <w:b/>
              </w:rPr>
              <w:t xml:space="preserve"> </w:t>
            </w:r>
            <w:r w:rsidR="001F37E2" w:rsidRPr="001F37E2">
              <w:rPr>
                <w:bCs/>
              </w:rPr>
              <w:t>Verify user accounts in Standalone environment</w:t>
            </w:r>
          </w:p>
          <w:p w14:paraId="430DBAFD" w14:textId="77777777" w:rsidR="001F37E2" w:rsidRPr="001F37E2" w:rsidRDefault="001F37E2" w:rsidP="001F37E2">
            <w:pPr>
              <w:pStyle w:val="CellBody"/>
              <w:rPr>
                <w:bCs/>
              </w:rPr>
            </w:pPr>
          </w:p>
          <w:p w14:paraId="054A350E" w14:textId="7D3574AC" w:rsidR="00096259" w:rsidRPr="00C920DA" w:rsidRDefault="00C920DA" w:rsidP="001F37E2">
            <w:pPr>
              <w:pStyle w:val="CellBody"/>
              <w:rPr>
                <w:b/>
                <w:bCs/>
              </w:rPr>
            </w:pPr>
            <w:r w:rsidRPr="00C920DA">
              <w:rPr>
                <w:b/>
                <w:bCs/>
              </w:rPr>
              <w:t>Note: Refer Ovation Security manager SVTP for the detailed steps for this test.</w:t>
            </w:r>
          </w:p>
        </w:tc>
      </w:tr>
      <w:tr w:rsidR="00096259" w14:paraId="79C4CE66"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AD09A46" w14:textId="77777777" w:rsidR="00096259" w:rsidRDefault="00096259"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FBB3C01" w14:textId="77777777" w:rsidR="00096259" w:rsidRDefault="00096259"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CF9E4A1" w14:textId="77777777" w:rsidR="00096259" w:rsidRDefault="00096259" w:rsidP="007712E9">
            <w:pPr>
              <w:pStyle w:val="CellBody"/>
              <w:rPr>
                <w:rFonts w:ascii="Times New Roman" w:hAnsi="Times New Roman"/>
                <w:color w:val="auto"/>
              </w:rPr>
            </w:pPr>
            <w:r>
              <w:rPr>
                <w:rFonts w:ascii="Times New Roman" w:hAnsi="Times New Roman"/>
                <w:color w:val="auto"/>
              </w:rPr>
              <w:t xml:space="preserve"> </w:t>
            </w:r>
          </w:p>
        </w:tc>
      </w:tr>
      <w:tr w:rsidR="00096259" w14:paraId="7AC2135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E2F1E10" w14:textId="701B1147" w:rsidR="00096259" w:rsidRDefault="00D4002C" w:rsidP="00BA7962">
            <w:pPr>
              <w:pStyle w:val="CellBody"/>
              <w:numPr>
                <w:ilvl w:val="0"/>
                <w:numId w:val="68"/>
              </w:numPr>
              <w:rPr>
                <w:rFonts w:ascii="Times New Roman" w:hAnsi="Times New Roman"/>
                <w:color w:val="auto"/>
              </w:rPr>
            </w:pPr>
            <w:r>
              <w:rPr>
                <w:rFonts w:ascii="Times New Roman" w:hAnsi="Times New Roman"/>
                <w:color w:val="auto"/>
              </w:rPr>
              <w:t xml:space="preserve">Verify if </w:t>
            </w:r>
            <w:r w:rsidR="001F37E2">
              <w:rPr>
                <w:rFonts w:ascii="Times New Roman" w:hAnsi="Times New Roman"/>
                <w:bCs/>
                <w:szCs w:val="24"/>
              </w:rPr>
              <w:t xml:space="preserve">able to create three type of </w:t>
            </w:r>
            <w:r w:rsidR="001F37E2" w:rsidRPr="001F37E2">
              <w:rPr>
                <w:rFonts w:ascii="Times New Roman" w:hAnsi="Times New Roman"/>
                <w:bCs/>
                <w:szCs w:val="24"/>
              </w:rPr>
              <w:t>user accounts which are operator, Engineer and Administrator</w:t>
            </w:r>
            <w:r w:rsidR="001F37E2">
              <w:rPr>
                <w:rFonts w:ascii="Times New Roman" w:hAnsi="Times New Roman"/>
                <w:bCs/>
                <w:szCs w:val="24"/>
              </w:rPr>
              <w:t xml:space="preserve"> using </w:t>
            </w:r>
            <w:r w:rsidR="001F37E2">
              <w:t>Ovation Security Manager</w:t>
            </w:r>
            <w:r w:rsidR="00985746">
              <w:t xml:space="preserve">. </w:t>
            </w:r>
          </w:p>
        </w:tc>
        <w:tc>
          <w:tcPr>
            <w:tcW w:w="2070" w:type="dxa"/>
            <w:tcBorders>
              <w:top w:val="single" w:sz="6" w:space="0" w:color="auto"/>
              <w:left w:val="single" w:sz="4" w:space="0" w:color="auto"/>
              <w:bottom w:val="single" w:sz="4" w:space="0" w:color="auto"/>
              <w:right w:val="single" w:sz="4" w:space="0" w:color="auto"/>
            </w:tcBorders>
          </w:tcPr>
          <w:p w14:paraId="40A0FACB" w14:textId="77777777" w:rsidR="00096259" w:rsidRDefault="00096259" w:rsidP="007712E9">
            <w:pPr>
              <w:pStyle w:val="CellBody"/>
              <w:rPr>
                <w:rFonts w:ascii="Times New Roman" w:hAnsi="Times New Roman"/>
                <w:color w:val="auto"/>
              </w:rPr>
            </w:pPr>
            <w:r>
              <w:rPr>
                <w:rFonts w:ascii="Times New Roman" w:hAnsi="Times New Roman"/>
                <w:color w:val="auto"/>
              </w:rPr>
              <w:t xml:space="preserve">P/F/F#/NA:  </w:t>
            </w:r>
          </w:p>
        </w:tc>
      </w:tr>
      <w:tr w:rsidR="0052212A" w14:paraId="1B0BE5D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26BCE8A" w14:textId="6E7C72A6" w:rsidR="0052212A" w:rsidRDefault="0052212A" w:rsidP="0052212A">
            <w:pPr>
              <w:pStyle w:val="CellBody"/>
              <w:numPr>
                <w:ilvl w:val="0"/>
                <w:numId w:val="68"/>
              </w:numPr>
              <w:rPr>
                <w:rFonts w:ascii="Times New Roman" w:hAnsi="Times New Roman"/>
                <w:color w:val="auto"/>
              </w:rPr>
            </w:pPr>
            <w:r>
              <w:lastRenderedPageBreak/>
              <w:t xml:space="preserve">Verify that Ovation Security Manager (launched from Ovation Developer Studio) will be responsible for creating and maintaining users in the Standalone Controller. </w:t>
            </w:r>
          </w:p>
        </w:tc>
        <w:tc>
          <w:tcPr>
            <w:tcW w:w="2070" w:type="dxa"/>
            <w:tcBorders>
              <w:top w:val="single" w:sz="6" w:space="0" w:color="auto"/>
              <w:left w:val="single" w:sz="4" w:space="0" w:color="auto"/>
              <w:bottom w:val="single" w:sz="4" w:space="0" w:color="auto"/>
              <w:right w:val="single" w:sz="4" w:space="0" w:color="auto"/>
            </w:tcBorders>
          </w:tcPr>
          <w:p w14:paraId="7CDF3BF3" w14:textId="4AFA2880"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7098AAC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27D7719" w14:textId="37474D5B" w:rsidR="0052212A" w:rsidRDefault="0052212A" w:rsidP="0052212A">
            <w:pPr>
              <w:pStyle w:val="CellBody"/>
              <w:numPr>
                <w:ilvl w:val="0"/>
                <w:numId w:val="68"/>
              </w:numPr>
              <w:rPr>
                <w:rFonts w:ascii="Times New Roman" w:hAnsi="Times New Roman"/>
                <w:color w:val="auto"/>
              </w:rPr>
            </w:pPr>
            <w:r>
              <w:rPr>
                <w:rFonts w:ascii="Times New Roman" w:hAnsi="Times New Roman"/>
                <w:color w:val="auto"/>
              </w:rPr>
              <w:t xml:space="preserve">Verify that </w:t>
            </w:r>
            <w:r>
              <w:t xml:space="preserve">Ovation Security Manager (launched from Ovation Developer Studio) will be responsible for defining allow/deny access to Ovation functionality for these three users. </w:t>
            </w:r>
          </w:p>
        </w:tc>
        <w:tc>
          <w:tcPr>
            <w:tcW w:w="2070" w:type="dxa"/>
            <w:tcBorders>
              <w:top w:val="single" w:sz="6" w:space="0" w:color="auto"/>
              <w:left w:val="single" w:sz="4" w:space="0" w:color="auto"/>
              <w:bottom w:val="single" w:sz="4" w:space="0" w:color="auto"/>
              <w:right w:val="single" w:sz="4" w:space="0" w:color="auto"/>
            </w:tcBorders>
          </w:tcPr>
          <w:p w14:paraId="124EB594" w14:textId="79F08506"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1E64988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CCED9A3" w14:textId="456F6A0F" w:rsidR="0052212A" w:rsidRDefault="0052212A" w:rsidP="0052212A">
            <w:pPr>
              <w:pStyle w:val="CellBody"/>
              <w:numPr>
                <w:ilvl w:val="0"/>
                <w:numId w:val="68"/>
              </w:numPr>
              <w:rPr>
                <w:rFonts w:ascii="Times New Roman" w:hAnsi="Times New Roman"/>
                <w:color w:val="auto"/>
              </w:rPr>
            </w:pPr>
            <w:r>
              <w:rPr>
                <w:rFonts w:ascii="Times New Roman" w:hAnsi="Times New Roman"/>
                <w:color w:val="auto"/>
              </w:rPr>
              <w:t xml:space="preserve">Verify that </w:t>
            </w:r>
            <w:r>
              <w:t xml:space="preserve">Ovation Security Manager will provide the user interface to modify user accounts. Verify that while working on Standalone Controller with this user account, modified access and previliges are available. </w:t>
            </w:r>
          </w:p>
        </w:tc>
        <w:tc>
          <w:tcPr>
            <w:tcW w:w="2070" w:type="dxa"/>
            <w:tcBorders>
              <w:top w:val="single" w:sz="6" w:space="0" w:color="auto"/>
              <w:left w:val="single" w:sz="4" w:space="0" w:color="auto"/>
              <w:bottom w:val="single" w:sz="4" w:space="0" w:color="auto"/>
              <w:right w:val="single" w:sz="4" w:space="0" w:color="auto"/>
            </w:tcBorders>
          </w:tcPr>
          <w:p w14:paraId="26802DAA" w14:textId="1B2C1ECF"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6DD15F7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EC16948" w14:textId="2E221554" w:rsidR="0052212A" w:rsidRDefault="0052212A" w:rsidP="0052212A">
            <w:pPr>
              <w:pStyle w:val="CellBody"/>
              <w:numPr>
                <w:ilvl w:val="0"/>
                <w:numId w:val="68"/>
              </w:numPr>
              <w:rPr>
                <w:rFonts w:ascii="Times New Roman" w:hAnsi="Times New Roman"/>
                <w:color w:val="auto"/>
              </w:rPr>
            </w:pPr>
            <w:r>
              <w:rPr>
                <w:rFonts w:ascii="Times New Roman" w:hAnsi="Times New Roman"/>
                <w:color w:val="auto"/>
              </w:rPr>
              <w:t xml:space="preserve">Verify that </w:t>
            </w:r>
            <w:r>
              <w:t xml:space="preserve">Ovation Security Manager will provide the user interface to delete user accounts. Verify that with deleted user account, </w:t>
            </w:r>
            <w:del w:id="3339" w:author="Jindal, Deepak [AUTOSOL/PWS/NOIDA]" w:date="2022-06-08T19:41:00Z">
              <w:r w:rsidDel="00A84C67">
                <w:delText>Stanalone</w:delText>
              </w:r>
            </w:del>
            <w:ins w:id="3340" w:author="Jindal, Deepak [AUTOSOL/PWS/NOIDA]" w:date="2022-06-08T19:41:00Z">
              <w:r w:rsidR="00A84C67">
                <w:t>Standalone</w:t>
              </w:r>
            </w:ins>
            <w:r>
              <w:t xml:space="preserve"> Controller should not be accessible. </w:t>
            </w:r>
          </w:p>
        </w:tc>
        <w:tc>
          <w:tcPr>
            <w:tcW w:w="2070" w:type="dxa"/>
            <w:tcBorders>
              <w:top w:val="single" w:sz="6" w:space="0" w:color="auto"/>
              <w:left w:val="single" w:sz="4" w:space="0" w:color="auto"/>
              <w:bottom w:val="single" w:sz="4" w:space="0" w:color="auto"/>
              <w:right w:val="single" w:sz="4" w:space="0" w:color="auto"/>
            </w:tcBorders>
          </w:tcPr>
          <w:p w14:paraId="6CF0D2BC" w14:textId="06A6A6C5"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6D73DB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44965E1" w14:textId="098791BD" w:rsidR="0052212A" w:rsidRDefault="0052212A" w:rsidP="0052212A">
            <w:pPr>
              <w:pStyle w:val="CellBody"/>
              <w:numPr>
                <w:ilvl w:val="0"/>
                <w:numId w:val="68"/>
              </w:numPr>
              <w:rPr>
                <w:rFonts w:ascii="Times New Roman" w:hAnsi="Times New Roman"/>
                <w:color w:val="auto"/>
              </w:rPr>
            </w:pPr>
            <w:r>
              <w:rPr>
                <w:rFonts w:ascii="Times New Roman" w:hAnsi="Times New Roman"/>
                <w:color w:val="auto"/>
              </w:rPr>
              <w:t xml:space="preserve">Verify that </w:t>
            </w:r>
            <w:r>
              <w:t xml:space="preserve">Ovation Security Manager will provide the user interface to update/reset existing user passwords. </w:t>
            </w:r>
          </w:p>
        </w:tc>
        <w:tc>
          <w:tcPr>
            <w:tcW w:w="2070" w:type="dxa"/>
            <w:tcBorders>
              <w:top w:val="single" w:sz="6" w:space="0" w:color="auto"/>
              <w:left w:val="single" w:sz="4" w:space="0" w:color="auto"/>
              <w:bottom w:val="single" w:sz="4" w:space="0" w:color="auto"/>
              <w:right w:val="single" w:sz="4" w:space="0" w:color="auto"/>
            </w:tcBorders>
          </w:tcPr>
          <w:p w14:paraId="5ED61B03" w14:textId="33DE2123"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1DA5926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41FDDCC" w14:textId="30EEB90E" w:rsidR="0052212A" w:rsidRDefault="0052212A" w:rsidP="0052212A">
            <w:pPr>
              <w:pStyle w:val="CellBody"/>
              <w:numPr>
                <w:ilvl w:val="0"/>
                <w:numId w:val="68"/>
              </w:numPr>
              <w:rPr>
                <w:rFonts w:ascii="Times New Roman" w:hAnsi="Times New Roman"/>
                <w:color w:val="auto"/>
              </w:rPr>
            </w:pPr>
            <w:r>
              <w:rPr>
                <w:rFonts w:ascii="Times New Roman" w:hAnsi="Times New Roman"/>
                <w:color w:val="auto"/>
              </w:rPr>
              <w:t>Verify that operator users  is only allowed to have applicable access and previliges as defined in Ovation security manager.</w:t>
            </w:r>
            <w:r>
              <w:t xml:space="preserve"> </w:t>
            </w:r>
          </w:p>
        </w:tc>
        <w:tc>
          <w:tcPr>
            <w:tcW w:w="2070" w:type="dxa"/>
            <w:tcBorders>
              <w:top w:val="single" w:sz="6" w:space="0" w:color="auto"/>
              <w:left w:val="single" w:sz="4" w:space="0" w:color="auto"/>
              <w:bottom w:val="single" w:sz="4" w:space="0" w:color="auto"/>
              <w:right w:val="single" w:sz="4" w:space="0" w:color="auto"/>
            </w:tcBorders>
          </w:tcPr>
          <w:p w14:paraId="258C97BA" w14:textId="6BAA07B1"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21FA11B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8B31A57" w14:textId="513E2D2B" w:rsidR="0052212A" w:rsidRDefault="0052212A" w:rsidP="0052212A">
            <w:pPr>
              <w:pStyle w:val="CellBody"/>
              <w:numPr>
                <w:ilvl w:val="0"/>
                <w:numId w:val="68"/>
              </w:numPr>
              <w:rPr>
                <w:rFonts w:ascii="Times New Roman" w:hAnsi="Times New Roman"/>
                <w:color w:val="auto"/>
              </w:rPr>
            </w:pPr>
            <w:r>
              <w:rPr>
                <w:rFonts w:ascii="Times New Roman" w:hAnsi="Times New Roman"/>
                <w:color w:val="auto"/>
              </w:rPr>
              <w:t>Verify that Engineer users  is only allowed to have applicable access and previliges as defined in Ovation security manager.</w:t>
            </w:r>
            <w:r>
              <w:t xml:space="preserve"> </w:t>
            </w:r>
          </w:p>
        </w:tc>
        <w:tc>
          <w:tcPr>
            <w:tcW w:w="2070" w:type="dxa"/>
            <w:tcBorders>
              <w:top w:val="single" w:sz="6" w:space="0" w:color="auto"/>
              <w:left w:val="single" w:sz="4" w:space="0" w:color="auto"/>
              <w:bottom w:val="single" w:sz="4" w:space="0" w:color="auto"/>
              <w:right w:val="single" w:sz="4" w:space="0" w:color="auto"/>
            </w:tcBorders>
          </w:tcPr>
          <w:p w14:paraId="3A066268" w14:textId="74F5F22E"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1DD2799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1865C78" w14:textId="5957B7B7" w:rsidR="0052212A" w:rsidRDefault="0052212A" w:rsidP="0052212A">
            <w:pPr>
              <w:pStyle w:val="CellBody"/>
              <w:numPr>
                <w:ilvl w:val="0"/>
                <w:numId w:val="68"/>
              </w:numPr>
              <w:rPr>
                <w:rFonts w:ascii="Times New Roman" w:hAnsi="Times New Roman"/>
                <w:color w:val="auto"/>
              </w:rPr>
            </w:pPr>
            <w:r>
              <w:rPr>
                <w:rFonts w:ascii="Times New Roman" w:hAnsi="Times New Roman"/>
                <w:color w:val="auto"/>
              </w:rPr>
              <w:t>Verify that Administrator users  is only allowed to have applicable access and previliges as defined in Ovation security manager.</w:t>
            </w:r>
            <w:r>
              <w:t xml:space="preserve"> </w:t>
            </w:r>
          </w:p>
        </w:tc>
        <w:tc>
          <w:tcPr>
            <w:tcW w:w="2070" w:type="dxa"/>
            <w:tcBorders>
              <w:top w:val="single" w:sz="6" w:space="0" w:color="auto"/>
              <w:left w:val="single" w:sz="4" w:space="0" w:color="auto"/>
              <w:bottom w:val="single" w:sz="4" w:space="0" w:color="auto"/>
              <w:right w:val="single" w:sz="4" w:space="0" w:color="auto"/>
            </w:tcBorders>
          </w:tcPr>
          <w:p w14:paraId="6A9629E7" w14:textId="1A58C9AC"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096259" w14:paraId="4B10DD17"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BDCA774" w14:textId="77777777" w:rsidR="00096259" w:rsidRDefault="00096259" w:rsidP="007712E9">
            <w:pPr>
              <w:pStyle w:val="CellBody"/>
            </w:pPr>
            <w:r>
              <w:t>Comments:</w:t>
            </w:r>
          </w:p>
        </w:tc>
      </w:tr>
    </w:tbl>
    <w:p w14:paraId="0C7331A8" w14:textId="77777777" w:rsidR="007855AB" w:rsidRDefault="007855AB" w:rsidP="007855AB"/>
    <w:p w14:paraId="6CB9AA54" w14:textId="77777777" w:rsidR="007855AB" w:rsidRDefault="007855AB" w:rsidP="007855AB"/>
    <w:p w14:paraId="29C84949" w14:textId="77777777" w:rsidR="007855AB" w:rsidRDefault="007855AB" w:rsidP="007855AB"/>
    <w:p w14:paraId="31D2CCBA" w14:textId="77777777" w:rsidR="007855AB" w:rsidRDefault="007855AB" w:rsidP="007855AB"/>
    <w:p w14:paraId="60FE8DED" w14:textId="77777777" w:rsidR="00096259" w:rsidRDefault="00096259" w:rsidP="00096259">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96259" w:rsidRPr="003A700C" w14:paraId="737D7BBC"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0979D62" w14:textId="18BD82FA" w:rsidR="00096259" w:rsidRPr="00BE4FC9" w:rsidRDefault="00096259">
            <w:pPr>
              <w:pStyle w:val="CellBody"/>
              <w:numPr>
                <w:ilvl w:val="4"/>
                <w:numId w:val="16"/>
              </w:numPr>
              <w:rPr>
                <w:b/>
              </w:rPr>
              <w:pPrChange w:id="3341" w:author="Jindal, Deepak [AUTOSOL/PWS/NOIDA]" w:date="2022-06-09T22:36:00Z">
                <w:pPr>
                  <w:pStyle w:val="CellBody"/>
                  <w:numPr>
                    <w:ilvl w:val="3"/>
                    <w:numId w:val="26"/>
                  </w:numPr>
                </w:pPr>
              </w:pPrChange>
            </w:pPr>
            <w:r w:rsidRPr="00AD33AF">
              <w:rPr>
                <w:b/>
              </w:rPr>
              <w:t>Test :</w:t>
            </w:r>
            <w:r>
              <w:rPr>
                <w:b/>
              </w:rPr>
              <w:t xml:space="preserve"> </w:t>
            </w:r>
            <w:r w:rsidR="00BE4FC9" w:rsidRPr="00665642">
              <w:rPr>
                <w:b/>
                <w:rPrChange w:id="3342" w:author="Jindal, Deepak [AUTOSOL/PWS/NOIDA]" w:date="2022-06-09T22:36:00Z">
                  <w:rPr>
                    <w:bCs/>
                  </w:rPr>
                </w:rPrChange>
              </w:rPr>
              <w:t>Verify that o</w:t>
            </w:r>
            <w:r w:rsidR="00C54119" w:rsidRPr="00665642">
              <w:rPr>
                <w:b/>
                <w:rPrChange w:id="3343" w:author="Jindal, Deepak [AUTOSOL/PWS/NOIDA]" w:date="2022-06-09T22:36:00Z">
                  <w:rPr>
                    <w:bCs/>
                  </w:rPr>
                </w:rPrChange>
              </w:rPr>
              <w:t>perator user will not be able to perform any engineering functions.</w:t>
            </w:r>
            <w:r w:rsidR="00C54119" w:rsidRPr="007855AB">
              <w:rPr>
                <w:b/>
                <w:bCs/>
              </w:rPr>
              <w:t xml:space="preserve">  </w:t>
            </w:r>
          </w:p>
        </w:tc>
      </w:tr>
      <w:tr w:rsidR="00096259" w14:paraId="244BD50A"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000D1E9" w14:textId="77777777" w:rsidR="00096259" w:rsidRDefault="00096259"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A819FCD" w14:textId="77777777" w:rsidR="00096259" w:rsidRDefault="00096259"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9DC523D" w14:textId="77777777" w:rsidR="00096259" w:rsidRDefault="00096259" w:rsidP="007712E9">
            <w:pPr>
              <w:pStyle w:val="CellBody"/>
              <w:rPr>
                <w:rFonts w:ascii="Times New Roman" w:hAnsi="Times New Roman"/>
                <w:color w:val="auto"/>
              </w:rPr>
            </w:pPr>
            <w:r>
              <w:rPr>
                <w:rFonts w:ascii="Times New Roman" w:hAnsi="Times New Roman"/>
                <w:color w:val="auto"/>
              </w:rPr>
              <w:t xml:space="preserve"> </w:t>
            </w:r>
          </w:p>
        </w:tc>
      </w:tr>
      <w:tr w:rsidR="00096259" w14:paraId="55C6A6E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C38A32C" w14:textId="3C23180F" w:rsidR="00096259" w:rsidRDefault="00BE4FC9" w:rsidP="00BA7962">
            <w:pPr>
              <w:pStyle w:val="CellBody"/>
              <w:numPr>
                <w:ilvl w:val="0"/>
                <w:numId w:val="69"/>
              </w:numPr>
              <w:rPr>
                <w:rFonts w:ascii="Times New Roman" w:hAnsi="Times New Roman"/>
                <w:color w:val="auto"/>
              </w:rPr>
            </w:pPr>
            <w:r>
              <w:rPr>
                <w:rFonts w:ascii="Times New Roman" w:hAnsi="Times New Roman"/>
                <w:color w:val="auto"/>
              </w:rPr>
              <w:t>Login to Standalone Controller with operator user</w:t>
            </w:r>
          </w:p>
        </w:tc>
        <w:tc>
          <w:tcPr>
            <w:tcW w:w="2070" w:type="dxa"/>
            <w:tcBorders>
              <w:top w:val="single" w:sz="6" w:space="0" w:color="auto"/>
              <w:left w:val="single" w:sz="4" w:space="0" w:color="auto"/>
              <w:bottom w:val="single" w:sz="4" w:space="0" w:color="auto"/>
              <w:right w:val="single" w:sz="4" w:space="0" w:color="auto"/>
            </w:tcBorders>
          </w:tcPr>
          <w:p w14:paraId="73D88DD9" w14:textId="56C5F2D4" w:rsidR="00096259" w:rsidRDefault="009422D6" w:rsidP="007712E9">
            <w:pPr>
              <w:pStyle w:val="CellBody"/>
              <w:rPr>
                <w:rFonts w:ascii="Times New Roman" w:hAnsi="Times New Roman"/>
                <w:color w:val="auto"/>
              </w:rPr>
            </w:pPr>
            <w:r>
              <w:rPr>
                <w:rFonts w:ascii="Times New Roman" w:hAnsi="Times New Roman"/>
                <w:color w:val="auto"/>
              </w:rPr>
              <w:t xml:space="preserve">P/F/F#/NA:  </w:t>
            </w:r>
          </w:p>
        </w:tc>
      </w:tr>
      <w:tr w:rsidR="00096259" w14:paraId="3660FEE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0FCF90E" w14:textId="7EE91EF8" w:rsidR="00096259" w:rsidRDefault="00BE4FC9" w:rsidP="00BA7962">
            <w:pPr>
              <w:pStyle w:val="CellBody"/>
              <w:numPr>
                <w:ilvl w:val="0"/>
                <w:numId w:val="69"/>
              </w:numPr>
              <w:rPr>
                <w:rFonts w:ascii="Times New Roman" w:hAnsi="Times New Roman"/>
                <w:color w:val="auto"/>
              </w:rPr>
            </w:pPr>
            <w:r w:rsidRPr="00BE4FC9">
              <w:rPr>
                <w:bCs/>
              </w:rPr>
              <w:t>Verify that operator user will not be able to perform any engineering functions and All Engineering Tools applications will consider the database to be in a read-only mode</w:t>
            </w:r>
            <w:r>
              <w:rPr>
                <w:bCs/>
              </w:rPr>
              <w:t xml:space="preserve">. </w:t>
            </w:r>
            <w:r w:rsidRPr="00BE4FC9">
              <w:t>Refer Ovation Security manager SVTP for the detailed steps for this test</w:t>
            </w:r>
          </w:p>
        </w:tc>
        <w:tc>
          <w:tcPr>
            <w:tcW w:w="2070" w:type="dxa"/>
            <w:tcBorders>
              <w:top w:val="single" w:sz="6" w:space="0" w:color="auto"/>
              <w:left w:val="single" w:sz="4" w:space="0" w:color="auto"/>
              <w:bottom w:val="single" w:sz="4" w:space="0" w:color="auto"/>
              <w:right w:val="single" w:sz="4" w:space="0" w:color="auto"/>
            </w:tcBorders>
          </w:tcPr>
          <w:p w14:paraId="43EB5677" w14:textId="31FACF15" w:rsidR="00096259" w:rsidRDefault="00BE4FC9" w:rsidP="007712E9">
            <w:pPr>
              <w:pStyle w:val="CellBody"/>
              <w:rPr>
                <w:rFonts w:ascii="Times New Roman" w:hAnsi="Times New Roman"/>
                <w:color w:val="auto"/>
              </w:rPr>
            </w:pPr>
            <w:r>
              <w:rPr>
                <w:rFonts w:ascii="Times New Roman" w:hAnsi="Times New Roman"/>
                <w:color w:val="auto"/>
              </w:rPr>
              <w:t xml:space="preserve">P/F/F#/NA:  </w:t>
            </w:r>
          </w:p>
        </w:tc>
      </w:tr>
      <w:tr w:rsidR="00096259" w14:paraId="56D96BFC"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21FBE6E" w14:textId="77777777" w:rsidR="00096259" w:rsidRDefault="00096259" w:rsidP="007712E9">
            <w:pPr>
              <w:pStyle w:val="CellBody"/>
            </w:pPr>
            <w:r>
              <w:t>Comments:</w:t>
            </w:r>
          </w:p>
        </w:tc>
      </w:tr>
    </w:tbl>
    <w:p w14:paraId="6E107D35" w14:textId="77777777" w:rsidR="00096259" w:rsidRDefault="00096259" w:rsidP="00096259"/>
    <w:p w14:paraId="3344180F" w14:textId="77777777" w:rsidR="00C54119" w:rsidRDefault="00C54119" w:rsidP="00C54119">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54119" w:rsidRPr="003A700C" w14:paraId="1A03265F"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65BC78C" w14:textId="5DA1A670" w:rsidR="00C54119" w:rsidRPr="003A700C" w:rsidRDefault="00C54119">
            <w:pPr>
              <w:pStyle w:val="CellBody"/>
              <w:numPr>
                <w:ilvl w:val="4"/>
                <w:numId w:val="16"/>
              </w:numPr>
              <w:rPr>
                <w:b/>
              </w:rPr>
              <w:pPrChange w:id="3344" w:author="Jindal, Deepak [AUTOSOL/PWS/NOIDA]" w:date="2022-06-09T22:36:00Z">
                <w:pPr>
                  <w:pStyle w:val="CellBody"/>
                  <w:numPr>
                    <w:ilvl w:val="3"/>
                    <w:numId w:val="26"/>
                  </w:numPr>
                </w:pPr>
              </w:pPrChange>
            </w:pPr>
            <w:r w:rsidRPr="00AD33AF">
              <w:rPr>
                <w:b/>
              </w:rPr>
              <w:t>Test :</w:t>
            </w:r>
            <w:r>
              <w:rPr>
                <w:b/>
              </w:rPr>
              <w:t xml:space="preserve"> </w:t>
            </w:r>
            <w:r w:rsidR="00BE4FC9" w:rsidRPr="00665642">
              <w:rPr>
                <w:b/>
                <w:rPrChange w:id="3345" w:author="Jindal, Deepak [AUTOSOL/PWS/NOIDA]" w:date="2022-06-09T22:36:00Z">
                  <w:rPr>
                    <w:bCs/>
                  </w:rPr>
                </w:rPrChange>
              </w:rPr>
              <w:t xml:space="preserve">Verify that </w:t>
            </w:r>
            <w:r w:rsidRPr="00665642">
              <w:rPr>
                <w:b/>
                <w:rPrChange w:id="3346" w:author="Jindal, Deepak [AUTOSOL/PWS/NOIDA]" w:date="2022-06-09T22:36:00Z">
                  <w:rPr/>
                </w:rPrChange>
              </w:rPr>
              <w:t>Engineer user will be able to perform engineering functions and make modifications to the database</w:t>
            </w:r>
          </w:p>
        </w:tc>
      </w:tr>
      <w:tr w:rsidR="00C54119" w14:paraId="046D14AE"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5E3BC31" w14:textId="77777777" w:rsidR="00C54119" w:rsidRDefault="00C54119"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CB767B0" w14:textId="77777777" w:rsidR="00C54119" w:rsidRDefault="00C54119"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3119424" w14:textId="77777777" w:rsidR="00C54119" w:rsidRDefault="00C54119" w:rsidP="007712E9">
            <w:pPr>
              <w:pStyle w:val="CellBody"/>
              <w:rPr>
                <w:rFonts w:ascii="Times New Roman" w:hAnsi="Times New Roman"/>
                <w:color w:val="auto"/>
              </w:rPr>
            </w:pPr>
            <w:r>
              <w:rPr>
                <w:rFonts w:ascii="Times New Roman" w:hAnsi="Times New Roman"/>
                <w:color w:val="auto"/>
              </w:rPr>
              <w:t xml:space="preserve"> </w:t>
            </w:r>
          </w:p>
        </w:tc>
      </w:tr>
      <w:tr w:rsidR="00BE4FC9" w14:paraId="0FED224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7BF0464" w14:textId="68D2EDCD" w:rsidR="00BE4FC9" w:rsidRDefault="00BE4FC9" w:rsidP="00BA7962">
            <w:pPr>
              <w:pStyle w:val="CellBody"/>
              <w:numPr>
                <w:ilvl w:val="0"/>
                <w:numId w:val="70"/>
              </w:numPr>
              <w:rPr>
                <w:rFonts w:ascii="Times New Roman" w:hAnsi="Times New Roman"/>
                <w:color w:val="auto"/>
              </w:rPr>
            </w:pPr>
            <w:r>
              <w:rPr>
                <w:rFonts w:ascii="Times New Roman" w:hAnsi="Times New Roman"/>
                <w:color w:val="auto"/>
              </w:rPr>
              <w:t xml:space="preserve">Login to Standalone Controller with </w:t>
            </w:r>
            <w:r w:rsidR="008A4BF9" w:rsidRPr="00BE4FC9">
              <w:t>Engineer</w:t>
            </w:r>
            <w:r>
              <w:rPr>
                <w:rFonts w:ascii="Times New Roman" w:hAnsi="Times New Roman"/>
                <w:color w:val="auto"/>
              </w:rPr>
              <w:t xml:space="preserve"> user</w:t>
            </w:r>
          </w:p>
        </w:tc>
        <w:tc>
          <w:tcPr>
            <w:tcW w:w="2070" w:type="dxa"/>
            <w:tcBorders>
              <w:top w:val="single" w:sz="6" w:space="0" w:color="auto"/>
              <w:left w:val="single" w:sz="4" w:space="0" w:color="auto"/>
              <w:bottom w:val="single" w:sz="4" w:space="0" w:color="auto"/>
              <w:right w:val="single" w:sz="4" w:space="0" w:color="auto"/>
            </w:tcBorders>
          </w:tcPr>
          <w:p w14:paraId="26185E7A" w14:textId="6D19B30C" w:rsidR="00BE4FC9" w:rsidRDefault="00BE4FC9" w:rsidP="00BE4FC9">
            <w:pPr>
              <w:pStyle w:val="CellBody"/>
              <w:rPr>
                <w:rFonts w:ascii="Times New Roman" w:hAnsi="Times New Roman"/>
                <w:color w:val="auto"/>
              </w:rPr>
            </w:pPr>
            <w:r>
              <w:rPr>
                <w:rFonts w:ascii="Times New Roman" w:hAnsi="Times New Roman"/>
                <w:color w:val="auto"/>
              </w:rPr>
              <w:t xml:space="preserve">P/F/F#/NA:  </w:t>
            </w:r>
          </w:p>
        </w:tc>
      </w:tr>
      <w:tr w:rsidR="00BE4FC9" w14:paraId="672425CD"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747A002" w14:textId="1A21161D" w:rsidR="00BE4FC9" w:rsidRDefault="00BE4FC9" w:rsidP="00BA7962">
            <w:pPr>
              <w:pStyle w:val="CellBody"/>
              <w:numPr>
                <w:ilvl w:val="0"/>
                <w:numId w:val="70"/>
              </w:numPr>
              <w:rPr>
                <w:rFonts w:ascii="Times New Roman" w:hAnsi="Times New Roman"/>
                <w:color w:val="auto"/>
              </w:rPr>
            </w:pPr>
            <w:r w:rsidRPr="00BE4FC9">
              <w:rPr>
                <w:bCs/>
              </w:rPr>
              <w:lastRenderedPageBreak/>
              <w:t xml:space="preserve">Verify that </w:t>
            </w:r>
            <w:r w:rsidR="008A4BF9" w:rsidRPr="00BE4FC9">
              <w:t>Engineer user will be able to perform engineering functions and make modifications to the database</w:t>
            </w:r>
            <w:r>
              <w:rPr>
                <w:bCs/>
              </w:rPr>
              <w:t xml:space="preserve">. </w:t>
            </w:r>
            <w:r w:rsidRPr="00BE4FC9">
              <w:t>Refer Ovation Security manager SVTP for the detailed steps for this test</w:t>
            </w:r>
          </w:p>
        </w:tc>
        <w:tc>
          <w:tcPr>
            <w:tcW w:w="2070" w:type="dxa"/>
            <w:tcBorders>
              <w:top w:val="single" w:sz="6" w:space="0" w:color="auto"/>
              <w:left w:val="single" w:sz="4" w:space="0" w:color="auto"/>
              <w:bottom w:val="single" w:sz="4" w:space="0" w:color="auto"/>
              <w:right w:val="single" w:sz="4" w:space="0" w:color="auto"/>
            </w:tcBorders>
          </w:tcPr>
          <w:p w14:paraId="31D22D64" w14:textId="2221044E" w:rsidR="00BE4FC9" w:rsidRDefault="00BE4FC9" w:rsidP="00BE4FC9">
            <w:pPr>
              <w:pStyle w:val="CellBody"/>
              <w:rPr>
                <w:rFonts w:ascii="Times New Roman" w:hAnsi="Times New Roman"/>
                <w:color w:val="auto"/>
              </w:rPr>
            </w:pPr>
            <w:r>
              <w:rPr>
                <w:rFonts w:ascii="Times New Roman" w:hAnsi="Times New Roman"/>
                <w:color w:val="auto"/>
              </w:rPr>
              <w:t xml:space="preserve">P/F/F#/NA:  </w:t>
            </w:r>
          </w:p>
        </w:tc>
      </w:tr>
      <w:tr w:rsidR="00BE4FC9" w14:paraId="37C3A04E"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0CB0675" w14:textId="77777777" w:rsidR="00BE4FC9" w:rsidRDefault="00BE4FC9" w:rsidP="00BE4FC9">
            <w:pPr>
              <w:pStyle w:val="CellBody"/>
            </w:pPr>
            <w:r>
              <w:t>Comments:</w:t>
            </w:r>
          </w:p>
        </w:tc>
      </w:tr>
    </w:tbl>
    <w:p w14:paraId="66E99618" w14:textId="77777777" w:rsidR="00C54119" w:rsidRDefault="00C54119" w:rsidP="00C54119"/>
    <w:p w14:paraId="2A2FF4AE" w14:textId="77777777" w:rsidR="00C54119" w:rsidRDefault="00C54119" w:rsidP="00C54119">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54119" w:rsidRPr="003A700C" w14:paraId="50E3C023"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CCA8883" w14:textId="1E900CDB" w:rsidR="00C54119" w:rsidRPr="003A700C" w:rsidRDefault="00C54119">
            <w:pPr>
              <w:pStyle w:val="CellBody"/>
              <w:numPr>
                <w:ilvl w:val="4"/>
                <w:numId w:val="16"/>
              </w:numPr>
              <w:rPr>
                <w:b/>
              </w:rPr>
              <w:pPrChange w:id="3347" w:author="Jindal, Deepak [AUTOSOL/PWS/NOIDA]" w:date="2022-06-09T22:36:00Z">
                <w:pPr>
                  <w:pStyle w:val="CellBody"/>
                  <w:numPr>
                    <w:ilvl w:val="3"/>
                    <w:numId w:val="26"/>
                  </w:numPr>
                </w:pPr>
              </w:pPrChange>
            </w:pPr>
            <w:r w:rsidRPr="00AD33AF">
              <w:rPr>
                <w:b/>
              </w:rPr>
              <w:t>Test :</w:t>
            </w:r>
            <w:r>
              <w:rPr>
                <w:b/>
              </w:rPr>
              <w:t xml:space="preserve"> </w:t>
            </w:r>
            <w:r w:rsidR="0066093C" w:rsidRPr="00665642">
              <w:rPr>
                <w:b/>
                <w:rPrChange w:id="3348" w:author="Jindal, Deepak [AUTOSOL/PWS/NOIDA]" w:date="2022-06-09T22:36:00Z">
                  <w:rPr>
                    <w:bCs/>
                  </w:rPr>
                </w:rPrChange>
              </w:rPr>
              <w:t xml:space="preserve">Verify that </w:t>
            </w:r>
            <w:r w:rsidR="007855AB" w:rsidRPr="00665642">
              <w:rPr>
                <w:b/>
                <w:rPrChange w:id="3349" w:author="Jindal, Deepak [AUTOSOL/PWS/NOIDA]" w:date="2022-06-09T22:36:00Z">
                  <w:rPr>
                    <w:bCs/>
                  </w:rPr>
                </w:rPrChange>
              </w:rPr>
              <w:t xml:space="preserve">Administrator user </w:t>
            </w:r>
            <w:r w:rsidRPr="00665642">
              <w:rPr>
                <w:b/>
                <w:rPrChange w:id="3350" w:author="Jindal, Deepak [AUTOSOL/PWS/NOIDA]" w:date="2022-06-09T22:36:00Z">
                  <w:rPr>
                    <w:bCs/>
                  </w:rPr>
                </w:rPrChange>
              </w:rPr>
              <w:t>will be able to perform engineering functions and make modifications to the database, user accounts, and Ovation security configurations</w:t>
            </w:r>
          </w:p>
        </w:tc>
      </w:tr>
      <w:tr w:rsidR="00C54119" w14:paraId="1DB5FEB5"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C4EE18B" w14:textId="77777777" w:rsidR="00C54119" w:rsidRDefault="00C54119"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92F81BE" w14:textId="77777777" w:rsidR="00C54119" w:rsidRDefault="00C54119"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E910D3E" w14:textId="77777777" w:rsidR="00C54119" w:rsidRDefault="00C54119" w:rsidP="007712E9">
            <w:pPr>
              <w:pStyle w:val="CellBody"/>
              <w:rPr>
                <w:rFonts w:ascii="Times New Roman" w:hAnsi="Times New Roman"/>
                <w:color w:val="auto"/>
              </w:rPr>
            </w:pPr>
            <w:r>
              <w:rPr>
                <w:rFonts w:ascii="Times New Roman" w:hAnsi="Times New Roman"/>
                <w:color w:val="auto"/>
              </w:rPr>
              <w:t xml:space="preserve"> </w:t>
            </w:r>
          </w:p>
        </w:tc>
      </w:tr>
      <w:tr w:rsidR="0066093C" w14:paraId="0AF9A0A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9F930E8" w14:textId="3BDC0483" w:rsidR="0066093C" w:rsidRDefault="0066093C" w:rsidP="00BA7962">
            <w:pPr>
              <w:pStyle w:val="CellBody"/>
              <w:numPr>
                <w:ilvl w:val="0"/>
                <w:numId w:val="71"/>
              </w:numPr>
              <w:rPr>
                <w:rFonts w:ascii="Times New Roman" w:hAnsi="Times New Roman"/>
                <w:color w:val="auto"/>
              </w:rPr>
            </w:pPr>
            <w:r>
              <w:rPr>
                <w:rFonts w:ascii="Times New Roman" w:hAnsi="Times New Roman"/>
                <w:color w:val="auto"/>
              </w:rPr>
              <w:t xml:space="preserve">Login to Standalone Controller with </w:t>
            </w:r>
            <w:r w:rsidRPr="0066093C">
              <w:rPr>
                <w:bCs/>
              </w:rPr>
              <w:t>Administrator user</w:t>
            </w:r>
          </w:p>
        </w:tc>
        <w:tc>
          <w:tcPr>
            <w:tcW w:w="2070" w:type="dxa"/>
            <w:tcBorders>
              <w:top w:val="single" w:sz="6" w:space="0" w:color="auto"/>
              <w:left w:val="single" w:sz="4" w:space="0" w:color="auto"/>
              <w:bottom w:val="single" w:sz="4" w:space="0" w:color="auto"/>
              <w:right w:val="single" w:sz="4" w:space="0" w:color="auto"/>
            </w:tcBorders>
          </w:tcPr>
          <w:p w14:paraId="17D6153E" w14:textId="292941BB" w:rsidR="0066093C" w:rsidRDefault="0066093C" w:rsidP="0066093C">
            <w:pPr>
              <w:pStyle w:val="CellBody"/>
              <w:rPr>
                <w:rFonts w:ascii="Times New Roman" w:hAnsi="Times New Roman"/>
                <w:color w:val="auto"/>
              </w:rPr>
            </w:pPr>
            <w:r>
              <w:rPr>
                <w:rFonts w:ascii="Times New Roman" w:hAnsi="Times New Roman"/>
                <w:color w:val="auto"/>
              </w:rPr>
              <w:t xml:space="preserve">P/F/F#/NA:  </w:t>
            </w:r>
          </w:p>
        </w:tc>
      </w:tr>
      <w:tr w:rsidR="0066093C" w14:paraId="66D43B0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594D1D4" w14:textId="020B2EFB" w:rsidR="0066093C" w:rsidRDefault="0066093C" w:rsidP="00BA7962">
            <w:pPr>
              <w:pStyle w:val="CellBody"/>
              <w:numPr>
                <w:ilvl w:val="0"/>
                <w:numId w:val="71"/>
              </w:numPr>
              <w:rPr>
                <w:rFonts w:ascii="Times New Roman" w:hAnsi="Times New Roman"/>
                <w:color w:val="auto"/>
              </w:rPr>
            </w:pPr>
            <w:r w:rsidRPr="0066093C">
              <w:rPr>
                <w:rFonts w:ascii="Times New Roman" w:hAnsi="Times New Roman"/>
                <w:color w:val="auto"/>
              </w:rPr>
              <w:t xml:space="preserve">Verify that </w:t>
            </w:r>
            <w:r w:rsidRPr="0066093C">
              <w:rPr>
                <w:bCs/>
              </w:rPr>
              <w:t>Administrator user will be able to perform engineering functions and make modifications to the database, user accounts, and Ovation security configurations</w:t>
            </w:r>
            <w:r w:rsidRPr="0066093C">
              <w:rPr>
                <w:rFonts w:ascii="Times New Roman" w:hAnsi="Times New Roman"/>
                <w:color w:val="auto"/>
              </w:rPr>
              <w:t>. Refer Ovation Security manager SVTP for the detailed steps for this test</w:t>
            </w:r>
          </w:p>
        </w:tc>
        <w:tc>
          <w:tcPr>
            <w:tcW w:w="2070" w:type="dxa"/>
            <w:tcBorders>
              <w:top w:val="single" w:sz="6" w:space="0" w:color="auto"/>
              <w:left w:val="single" w:sz="4" w:space="0" w:color="auto"/>
              <w:bottom w:val="single" w:sz="4" w:space="0" w:color="auto"/>
              <w:right w:val="single" w:sz="4" w:space="0" w:color="auto"/>
            </w:tcBorders>
          </w:tcPr>
          <w:p w14:paraId="59427D78" w14:textId="4EFD2F6C" w:rsidR="0066093C" w:rsidRDefault="0066093C" w:rsidP="0066093C">
            <w:pPr>
              <w:pStyle w:val="CellBody"/>
              <w:rPr>
                <w:rFonts w:ascii="Times New Roman" w:hAnsi="Times New Roman"/>
                <w:color w:val="auto"/>
              </w:rPr>
            </w:pPr>
            <w:r>
              <w:rPr>
                <w:rFonts w:ascii="Times New Roman" w:hAnsi="Times New Roman"/>
                <w:color w:val="auto"/>
              </w:rPr>
              <w:t xml:space="preserve">P/F/F#/NA:  </w:t>
            </w:r>
          </w:p>
        </w:tc>
      </w:tr>
      <w:tr w:rsidR="00C54119" w14:paraId="2201E7F3"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6EA9FD0" w14:textId="77777777" w:rsidR="00C54119" w:rsidRDefault="00C54119" w:rsidP="007712E9">
            <w:pPr>
              <w:pStyle w:val="CellBody"/>
            </w:pPr>
            <w:r>
              <w:t>Comments:</w:t>
            </w:r>
          </w:p>
        </w:tc>
      </w:tr>
    </w:tbl>
    <w:p w14:paraId="3E2C12A5" w14:textId="77777777" w:rsidR="00C54119" w:rsidRDefault="00C54119" w:rsidP="00C54119"/>
    <w:p w14:paraId="7FA32154" w14:textId="77777777" w:rsidR="007855AB" w:rsidRDefault="007855AB" w:rsidP="007855AB">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855AB" w:rsidRPr="003A700C" w14:paraId="041E77B2"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0428CC0" w14:textId="51030DCD" w:rsidR="007855AB" w:rsidRPr="003A700C" w:rsidRDefault="007855AB">
            <w:pPr>
              <w:pStyle w:val="CellBody"/>
              <w:numPr>
                <w:ilvl w:val="4"/>
                <w:numId w:val="16"/>
              </w:numPr>
              <w:rPr>
                <w:b/>
              </w:rPr>
              <w:pPrChange w:id="3351" w:author="Jindal, Deepak [AUTOSOL/PWS/NOIDA]" w:date="2022-06-09T22:36:00Z">
                <w:pPr>
                  <w:pStyle w:val="CellBody"/>
                  <w:numPr>
                    <w:ilvl w:val="3"/>
                    <w:numId w:val="26"/>
                  </w:numPr>
                </w:pPr>
              </w:pPrChange>
            </w:pPr>
            <w:r w:rsidRPr="00AD33AF">
              <w:rPr>
                <w:b/>
              </w:rPr>
              <w:t>Test :</w:t>
            </w:r>
            <w:r>
              <w:rPr>
                <w:b/>
              </w:rPr>
              <w:t xml:space="preserve"> </w:t>
            </w:r>
            <w:del w:id="3352" w:author="Jindal, Deepak [AUTOSOL/PWS/NOIDA]" w:date="2022-06-09T22:34:00Z">
              <w:r w:rsidR="00B3692A" w:rsidRPr="00665642" w:rsidDel="00665642">
                <w:rPr>
                  <w:b/>
                  <w:rPrChange w:id="3353" w:author="Jindal, Deepak [AUTOSOL/PWS/NOIDA]" w:date="2022-06-09T22:36:00Z">
                    <w:rPr>
                      <w:bCs/>
                    </w:rPr>
                  </w:rPrChange>
                </w:rPr>
                <w:delText>Vaerify</w:delText>
              </w:r>
            </w:del>
            <w:ins w:id="3354" w:author="Jindal, Deepak [AUTOSOL/PWS/NOIDA]" w:date="2022-07-20T10:59:00Z">
              <w:r w:rsidR="0000200D">
                <w:rPr>
                  <w:b/>
                </w:rPr>
                <w:t>Verify</w:t>
              </w:r>
            </w:ins>
            <w:r w:rsidR="00B3692A" w:rsidRPr="00665642">
              <w:rPr>
                <w:b/>
                <w:rPrChange w:id="3355" w:author="Jindal, Deepak [AUTOSOL/PWS/NOIDA]" w:date="2022-06-09T22:36:00Z">
                  <w:rPr>
                    <w:bCs/>
                  </w:rPr>
                </w:rPrChange>
              </w:rPr>
              <w:t xml:space="preserve"> that </w:t>
            </w:r>
            <w:r w:rsidRPr="00665642">
              <w:rPr>
                <w:b/>
                <w:rPrChange w:id="3356" w:author="Jindal, Deepak [AUTOSOL/PWS/NOIDA]" w:date="2022-06-09T22:36:00Z">
                  <w:rPr>
                    <w:bCs/>
                  </w:rPr>
                </w:rPrChange>
              </w:rPr>
              <w:t>Administrator user will not be associated in any way with the computer’s Windows user</w:t>
            </w:r>
            <w:r w:rsidRPr="007855AB">
              <w:rPr>
                <w:b/>
                <w:bCs/>
              </w:rPr>
              <w:t xml:space="preserve"> </w:t>
            </w:r>
          </w:p>
        </w:tc>
      </w:tr>
      <w:tr w:rsidR="007855AB" w14:paraId="4EA536C9"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FE2A841" w14:textId="77777777" w:rsidR="007855AB" w:rsidRDefault="007855AB"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55D8F1E" w14:textId="77777777" w:rsidR="007855AB" w:rsidRDefault="007855AB"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01485302" w14:textId="77777777" w:rsidR="007855AB" w:rsidRDefault="007855AB" w:rsidP="007712E9">
            <w:pPr>
              <w:pStyle w:val="CellBody"/>
              <w:rPr>
                <w:rFonts w:ascii="Times New Roman" w:hAnsi="Times New Roman"/>
                <w:color w:val="auto"/>
              </w:rPr>
            </w:pPr>
            <w:r>
              <w:rPr>
                <w:rFonts w:ascii="Times New Roman" w:hAnsi="Times New Roman"/>
                <w:color w:val="auto"/>
              </w:rPr>
              <w:t xml:space="preserve"> </w:t>
            </w:r>
          </w:p>
        </w:tc>
      </w:tr>
      <w:tr w:rsidR="00B3692A" w14:paraId="559C960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333ACAA" w14:textId="1804B741" w:rsidR="00B3692A" w:rsidRDefault="00B3692A" w:rsidP="00BA7962">
            <w:pPr>
              <w:pStyle w:val="CellBody"/>
              <w:numPr>
                <w:ilvl w:val="0"/>
                <w:numId w:val="72"/>
              </w:numPr>
              <w:rPr>
                <w:rFonts w:ascii="Times New Roman" w:hAnsi="Times New Roman"/>
                <w:color w:val="auto"/>
              </w:rPr>
            </w:pPr>
            <w:r>
              <w:rPr>
                <w:rFonts w:ascii="Times New Roman" w:hAnsi="Times New Roman"/>
                <w:color w:val="auto"/>
              </w:rPr>
              <w:t xml:space="preserve">Login to Standalone Controller with </w:t>
            </w:r>
            <w:r w:rsidRPr="0066093C">
              <w:rPr>
                <w:bCs/>
              </w:rPr>
              <w:t>Administrator user</w:t>
            </w:r>
          </w:p>
        </w:tc>
        <w:tc>
          <w:tcPr>
            <w:tcW w:w="2070" w:type="dxa"/>
            <w:tcBorders>
              <w:top w:val="single" w:sz="6" w:space="0" w:color="auto"/>
              <w:left w:val="single" w:sz="4" w:space="0" w:color="auto"/>
              <w:bottom w:val="single" w:sz="4" w:space="0" w:color="auto"/>
              <w:right w:val="single" w:sz="4" w:space="0" w:color="auto"/>
            </w:tcBorders>
          </w:tcPr>
          <w:p w14:paraId="6073CD6C" w14:textId="07F6FB9A" w:rsidR="00B3692A" w:rsidRDefault="00B3692A" w:rsidP="00B3692A">
            <w:pPr>
              <w:pStyle w:val="CellBody"/>
              <w:rPr>
                <w:rFonts w:ascii="Times New Roman" w:hAnsi="Times New Roman"/>
                <w:color w:val="auto"/>
              </w:rPr>
            </w:pPr>
            <w:r>
              <w:rPr>
                <w:rFonts w:ascii="Times New Roman" w:hAnsi="Times New Roman"/>
                <w:color w:val="auto"/>
              </w:rPr>
              <w:t xml:space="preserve">P/F/F#/NA:  </w:t>
            </w:r>
          </w:p>
        </w:tc>
      </w:tr>
      <w:tr w:rsidR="00B3692A" w14:paraId="4ECEF3F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333822C" w14:textId="1D0C8409" w:rsidR="00B3692A" w:rsidRDefault="00B3692A" w:rsidP="00BA7962">
            <w:pPr>
              <w:pStyle w:val="CellBody"/>
              <w:numPr>
                <w:ilvl w:val="0"/>
                <w:numId w:val="72"/>
              </w:numPr>
              <w:rPr>
                <w:rFonts w:ascii="Times New Roman" w:hAnsi="Times New Roman"/>
                <w:color w:val="auto"/>
              </w:rPr>
            </w:pPr>
            <w:r w:rsidRPr="0066093C">
              <w:rPr>
                <w:rFonts w:ascii="Times New Roman" w:hAnsi="Times New Roman"/>
                <w:color w:val="auto"/>
              </w:rPr>
              <w:t xml:space="preserve">Verify that </w:t>
            </w:r>
            <w:r w:rsidRPr="00B3692A">
              <w:rPr>
                <w:bCs/>
              </w:rPr>
              <w:t>Administrator user will not be associated in any way with the computer’s Windows user</w:t>
            </w:r>
            <w:r w:rsidRPr="0066093C">
              <w:rPr>
                <w:rFonts w:ascii="Times New Roman" w:hAnsi="Times New Roman"/>
                <w:color w:val="auto"/>
              </w:rPr>
              <w:t xml:space="preserve">. </w:t>
            </w:r>
            <w:r w:rsidRPr="00B3692A">
              <w:rPr>
                <w:bCs/>
              </w:rPr>
              <w:t>These user accounts will be used for the purpose of connecting and gaining access to a Standalone Controller’s runtime and engineering/configuration data .Refer Ovation Security manager SVTP for the detailed steps for this test</w:t>
            </w:r>
          </w:p>
        </w:tc>
        <w:tc>
          <w:tcPr>
            <w:tcW w:w="2070" w:type="dxa"/>
            <w:tcBorders>
              <w:top w:val="single" w:sz="6" w:space="0" w:color="auto"/>
              <w:left w:val="single" w:sz="4" w:space="0" w:color="auto"/>
              <w:bottom w:val="single" w:sz="4" w:space="0" w:color="auto"/>
              <w:right w:val="single" w:sz="4" w:space="0" w:color="auto"/>
            </w:tcBorders>
          </w:tcPr>
          <w:p w14:paraId="1A15BBB6" w14:textId="2619854D" w:rsidR="00B3692A" w:rsidRDefault="00B3692A" w:rsidP="00B3692A">
            <w:pPr>
              <w:pStyle w:val="CellBody"/>
              <w:rPr>
                <w:rFonts w:ascii="Times New Roman" w:hAnsi="Times New Roman"/>
                <w:color w:val="auto"/>
              </w:rPr>
            </w:pPr>
            <w:r>
              <w:rPr>
                <w:rFonts w:ascii="Times New Roman" w:hAnsi="Times New Roman"/>
                <w:color w:val="auto"/>
              </w:rPr>
              <w:t xml:space="preserve">P/F/F#/NA:  </w:t>
            </w:r>
          </w:p>
        </w:tc>
      </w:tr>
      <w:tr w:rsidR="007855AB" w14:paraId="73384398"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472CD3B" w14:textId="77777777" w:rsidR="007855AB" w:rsidRDefault="007855AB" w:rsidP="007712E9">
            <w:pPr>
              <w:pStyle w:val="CellBody"/>
            </w:pPr>
            <w:r>
              <w:t>Comments:</w:t>
            </w:r>
          </w:p>
        </w:tc>
      </w:tr>
    </w:tbl>
    <w:p w14:paraId="50862577" w14:textId="77777777" w:rsidR="007855AB" w:rsidRDefault="007855AB"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665642" w:rsidRPr="003A700C" w14:paraId="32729BD3" w14:textId="77777777" w:rsidTr="00F800C8">
        <w:trPr>
          <w:cantSplit/>
          <w:trHeight w:val="316"/>
          <w:ins w:id="3357" w:author="Jindal, Deepak [AUTOSOL/PWS/NOIDA]" w:date="2022-06-09T22:37: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3947C55" w14:textId="7EBD6D65" w:rsidR="00665642" w:rsidRPr="003A700C" w:rsidRDefault="00665642" w:rsidP="00F800C8">
            <w:pPr>
              <w:pStyle w:val="CellBody"/>
              <w:numPr>
                <w:ilvl w:val="4"/>
                <w:numId w:val="16"/>
              </w:numPr>
              <w:rPr>
                <w:ins w:id="3358" w:author="Jindal, Deepak [AUTOSOL/PWS/NOIDA]" w:date="2022-06-09T22:37:00Z"/>
                <w:b/>
              </w:rPr>
            </w:pPr>
            <w:ins w:id="3359" w:author="Jindal, Deepak [AUTOSOL/PWS/NOIDA]" w:date="2022-06-09T22:37:00Z">
              <w:r w:rsidRPr="00AD33AF">
                <w:rPr>
                  <w:b/>
                </w:rPr>
                <w:t>Test :</w:t>
              </w:r>
              <w:r>
                <w:rPr>
                  <w:b/>
                </w:rPr>
                <w:t xml:space="preserve"> </w:t>
              </w:r>
            </w:ins>
            <w:ins w:id="3360" w:author="Jindal, Deepak [AUTOSOL/PWS/NOIDA]" w:date="2022-07-20T10:59:00Z">
              <w:r w:rsidR="0000200D">
                <w:rPr>
                  <w:b/>
                </w:rPr>
                <w:t>Verify</w:t>
              </w:r>
            </w:ins>
            <w:ins w:id="3361" w:author="Jindal, Deepak [AUTOSOL/PWS/NOIDA]" w:date="2022-06-09T22:37:00Z">
              <w:r w:rsidRPr="00F800C8">
                <w:rPr>
                  <w:b/>
                </w:rPr>
                <w:t xml:space="preserve"> </w:t>
              </w:r>
            </w:ins>
            <w:ins w:id="3362" w:author="Jindal, Deepak [AUTOSOL/PWS/NOIDA]" w:date="2022-06-09T22:38:00Z">
              <w:r w:rsidRPr="00665642">
                <w:rPr>
                  <w:b/>
                  <w:bCs/>
                  <w:rPrChange w:id="3363" w:author="Jindal, Deepak [AUTOSOL/PWS/NOIDA]" w:date="2022-06-09T22:38:00Z">
                    <w:rPr/>
                  </w:rPrChange>
                </w:rPr>
                <w:t>user passwords properties like being able to configure the minimum length, complexity, and how often it expires</w:t>
              </w:r>
            </w:ins>
          </w:p>
        </w:tc>
      </w:tr>
      <w:tr w:rsidR="00665642" w14:paraId="0098A8EB" w14:textId="77777777" w:rsidTr="00F800C8">
        <w:trPr>
          <w:cantSplit/>
          <w:trHeight w:val="316"/>
          <w:ins w:id="3364" w:author="Jindal, Deepak [AUTOSOL/PWS/NOIDA]" w:date="2022-06-09T22:37:00Z"/>
        </w:trPr>
        <w:tc>
          <w:tcPr>
            <w:tcW w:w="2340" w:type="dxa"/>
            <w:tcBorders>
              <w:top w:val="single" w:sz="6" w:space="0" w:color="auto"/>
              <w:left w:val="single" w:sz="4" w:space="0" w:color="auto"/>
              <w:bottom w:val="single" w:sz="4" w:space="0" w:color="auto"/>
              <w:right w:val="single" w:sz="4" w:space="0" w:color="auto"/>
            </w:tcBorders>
          </w:tcPr>
          <w:p w14:paraId="71D0CA69" w14:textId="77777777" w:rsidR="00665642" w:rsidRDefault="00665642" w:rsidP="00F800C8">
            <w:pPr>
              <w:pStyle w:val="CellBody"/>
              <w:rPr>
                <w:ins w:id="3365" w:author="Jindal, Deepak [AUTOSOL/PWS/NOIDA]" w:date="2022-06-09T22:37:00Z"/>
                <w:rFonts w:ascii="Times New Roman" w:hAnsi="Times New Roman"/>
                <w:color w:val="auto"/>
              </w:rPr>
            </w:pPr>
            <w:ins w:id="3366" w:author="Jindal, Deepak [AUTOSOL/PWS/NOIDA]" w:date="2022-06-09T22:37: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71F21966" w14:textId="77777777" w:rsidR="00665642" w:rsidRDefault="00665642" w:rsidP="00F800C8">
            <w:pPr>
              <w:pStyle w:val="CellBody"/>
              <w:rPr>
                <w:ins w:id="3367" w:author="Jindal, Deepak [AUTOSOL/PWS/NOIDA]" w:date="2022-06-09T22:37:00Z"/>
                <w:rFonts w:ascii="Times New Roman" w:hAnsi="Times New Roman"/>
                <w:color w:val="auto"/>
              </w:rPr>
            </w:pPr>
            <w:ins w:id="3368" w:author="Jindal, Deepak [AUTOSOL/PWS/NOIDA]" w:date="2022-06-09T22:37: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6FC5569D" w14:textId="77777777" w:rsidR="00665642" w:rsidRDefault="00665642" w:rsidP="00F800C8">
            <w:pPr>
              <w:pStyle w:val="CellBody"/>
              <w:rPr>
                <w:ins w:id="3369" w:author="Jindal, Deepak [AUTOSOL/PWS/NOIDA]" w:date="2022-06-09T22:37:00Z"/>
                <w:rFonts w:ascii="Times New Roman" w:hAnsi="Times New Roman"/>
                <w:color w:val="auto"/>
              </w:rPr>
            </w:pPr>
            <w:ins w:id="3370" w:author="Jindal, Deepak [AUTOSOL/PWS/NOIDA]" w:date="2022-06-09T22:37:00Z">
              <w:r>
                <w:rPr>
                  <w:rFonts w:ascii="Times New Roman" w:hAnsi="Times New Roman"/>
                  <w:color w:val="auto"/>
                </w:rPr>
                <w:t xml:space="preserve"> </w:t>
              </w:r>
            </w:ins>
          </w:p>
        </w:tc>
      </w:tr>
      <w:tr w:rsidR="00665642" w14:paraId="301FC694" w14:textId="77777777" w:rsidTr="00F800C8">
        <w:trPr>
          <w:cantSplit/>
          <w:trHeight w:val="316"/>
          <w:ins w:id="3371" w:author="Jindal, Deepak [AUTOSOL/PWS/NOIDA]" w:date="2022-06-09T22:37:00Z"/>
        </w:trPr>
        <w:tc>
          <w:tcPr>
            <w:tcW w:w="7380" w:type="dxa"/>
            <w:gridSpan w:val="2"/>
            <w:tcBorders>
              <w:top w:val="single" w:sz="6" w:space="0" w:color="auto"/>
              <w:left w:val="single" w:sz="4" w:space="0" w:color="auto"/>
              <w:bottom w:val="single" w:sz="4" w:space="0" w:color="auto"/>
              <w:right w:val="single" w:sz="4" w:space="0" w:color="auto"/>
            </w:tcBorders>
          </w:tcPr>
          <w:p w14:paraId="7B94F7CA" w14:textId="19499EBF" w:rsidR="00665642" w:rsidRDefault="00665642">
            <w:pPr>
              <w:pStyle w:val="CellBody"/>
              <w:numPr>
                <w:ilvl w:val="0"/>
                <w:numId w:val="174"/>
              </w:numPr>
              <w:rPr>
                <w:ins w:id="3372" w:author="Jindal, Deepak [AUTOSOL/PWS/NOIDA]" w:date="2022-06-09T22:37:00Z"/>
                <w:rFonts w:ascii="Times New Roman" w:hAnsi="Times New Roman"/>
                <w:color w:val="auto"/>
              </w:rPr>
              <w:pPrChange w:id="3373" w:author="Jindal, Deepak [AUTOSOL/PWS/NOIDA]" w:date="2022-06-09T22:38:00Z">
                <w:pPr>
                  <w:pStyle w:val="CellBody"/>
                  <w:numPr>
                    <w:numId w:val="72"/>
                  </w:numPr>
                  <w:ind w:left="720" w:hanging="360"/>
                </w:pPr>
              </w:pPrChange>
            </w:pPr>
            <w:ins w:id="3374" w:author="Jindal, Deepak [AUTOSOL/PWS/NOIDA]" w:date="2022-06-09T22:39:00Z">
              <w:r>
                <w:rPr>
                  <w:rFonts w:ascii="Times New Roman" w:hAnsi="Times New Roman"/>
                  <w:color w:val="auto"/>
                </w:rPr>
                <w:t>Verify that user shouldn’t be able to setup password shorted than minimum length</w:t>
              </w:r>
            </w:ins>
          </w:p>
        </w:tc>
        <w:tc>
          <w:tcPr>
            <w:tcW w:w="2070" w:type="dxa"/>
            <w:tcBorders>
              <w:top w:val="single" w:sz="6" w:space="0" w:color="auto"/>
              <w:left w:val="single" w:sz="4" w:space="0" w:color="auto"/>
              <w:bottom w:val="single" w:sz="4" w:space="0" w:color="auto"/>
              <w:right w:val="single" w:sz="4" w:space="0" w:color="auto"/>
            </w:tcBorders>
          </w:tcPr>
          <w:p w14:paraId="1CF2F7F9" w14:textId="77777777" w:rsidR="00665642" w:rsidRDefault="00665642" w:rsidP="00F800C8">
            <w:pPr>
              <w:pStyle w:val="CellBody"/>
              <w:rPr>
                <w:ins w:id="3375" w:author="Jindal, Deepak [AUTOSOL/PWS/NOIDA]" w:date="2022-06-09T22:37:00Z"/>
                <w:rFonts w:ascii="Times New Roman" w:hAnsi="Times New Roman"/>
                <w:color w:val="auto"/>
              </w:rPr>
            </w:pPr>
            <w:ins w:id="3376" w:author="Jindal, Deepak [AUTOSOL/PWS/NOIDA]" w:date="2022-06-09T22:37:00Z">
              <w:r>
                <w:rPr>
                  <w:rFonts w:ascii="Times New Roman" w:hAnsi="Times New Roman"/>
                  <w:color w:val="auto"/>
                </w:rPr>
                <w:t xml:space="preserve">P/F/F#/NA:  </w:t>
              </w:r>
            </w:ins>
          </w:p>
        </w:tc>
      </w:tr>
      <w:tr w:rsidR="00665642" w14:paraId="775BA2F2" w14:textId="77777777" w:rsidTr="00F800C8">
        <w:trPr>
          <w:cantSplit/>
          <w:trHeight w:val="316"/>
          <w:ins w:id="3377" w:author="Jindal, Deepak [AUTOSOL/PWS/NOIDA]" w:date="2022-06-09T22:37:00Z"/>
        </w:trPr>
        <w:tc>
          <w:tcPr>
            <w:tcW w:w="7380" w:type="dxa"/>
            <w:gridSpan w:val="2"/>
            <w:tcBorders>
              <w:top w:val="single" w:sz="6" w:space="0" w:color="auto"/>
              <w:left w:val="single" w:sz="4" w:space="0" w:color="auto"/>
              <w:bottom w:val="single" w:sz="4" w:space="0" w:color="auto"/>
              <w:right w:val="single" w:sz="4" w:space="0" w:color="auto"/>
            </w:tcBorders>
          </w:tcPr>
          <w:p w14:paraId="4E11DB4E" w14:textId="4DA7C99A" w:rsidR="00665642" w:rsidRDefault="00665642">
            <w:pPr>
              <w:pStyle w:val="CellBody"/>
              <w:numPr>
                <w:ilvl w:val="0"/>
                <w:numId w:val="174"/>
              </w:numPr>
              <w:rPr>
                <w:ins w:id="3378" w:author="Jindal, Deepak [AUTOSOL/PWS/NOIDA]" w:date="2022-06-09T22:37:00Z"/>
                <w:rFonts w:ascii="Times New Roman" w:hAnsi="Times New Roman"/>
                <w:color w:val="auto"/>
              </w:rPr>
              <w:pPrChange w:id="3379" w:author="Jindal, Deepak [AUTOSOL/PWS/NOIDA]" w:date="2022-06-09T22:38:00Z">
                <w:pPr>
                  <w:pStyle w:val="CellBody"/>
                  <w:numPr>
                    <w:numId w:val="72"/>
                  </w:numPr>
                  <w:ind w:left="720" w:hanging="360"/>
                </w:pPr>
              </w:pPrChange>
            </w:pPr>
            <w:ins w:id="3380" w:author="Jindal, Deepak [AUTOSOL/PWS/NOIDA]" w:date="2022-06-09T22:40:00Z">
              <w:r>
                <w:rPr>
                  <w:rFonts w:ascii="Times New Roman" w:hAnsi="Times New Roman"/>
                  <w:color w:val="auto"/>
                </w:rPr>
                <w:t>Verify the complexity requirement of password</w:t>
              </w:r>
            </w:ins>
          </w:p>
        </w:tc>
        <w:tc>
          <w:tcPr>
            <w:tcW w:w="2070" w:type="dxa"/>
            <w:tcBorders>
              <w:top w:val="single" w:sz="6" w:space="0" w:color="auto"/>
              <w:left w:val="single" w:sz="4" w:space="0" w:color="auto"/>
              <w:bottom w:val="single" w:sz="4" w:space="0" w:color="auto"/>
              <w:right w:val="single" w:sz="4" w:space="0" w:color="auto"/>
            </w:tcBorders>
          </w:tcPr>
          <w:p w14:paraId="1E171A60" w14:textId="77777777" w:rsidR="00665642" w:rsidRDefault="00665642" w:rsidP="00F800C8">
            <w:pPr>
              <w:pStyle w:val="CellBody"/>
              <w:rPr>
                <w:ins w:id="3381" w:author="Jindal, Deepak [AUTOSOL/PWS/NOIDA]" w:date="2022-06-09T22:37:00Z"/>
                <w:rFonts w:ascii="Times New Roman" w:hAnsi="Times New Roman"/>
                <w:color w:val="auto"/>
              </w:rPr>
            </w:pPr>
            <w:ins w:id="3382" w:author="Jindal, Deepak [AUTOSOL/PWS/NOIDA]" w:date="2022-06-09T22:37:00Z">
              <w:r>
                <w:rPr>
                  <w:rFonts w:ascii="Times New Roman" w:hAnsi="Times New Roman"/>
                  <w:color w:val="auto"/>
                </w:rPr>
                <w:t xml:space="preserve">P/F/F#/NA:  </w:t>
              </w:r>
            </w:ins>
          </w:p>
        </w:tc>
      </w:tr>
      <w:tr w:rsidR="00665642" w14:paraId="5A324ADF" w14:textId="77777777" w:rsidTr="00F800C8">
        <w:trPr>
          <w:cantSplit/>
          <w:trHeight w:val="316"/>
          <w:ins w:id="3383" w:author="Jindal, Deepak [AUTOSOL/PWS/NOIDA]" w:date="2022-06-09T22:40:00Z"/>
        </w:trPr>
        <w:tc>
          <w:tcPr>
            <w:tcW w:w="7380" w:type="dxa"/>
            <w:gridSpan w:val="2"/>
            <w:tcBorders>
              <w:top w:val="single" w:sz="6" w:space="0" w:color="auto"/>
              <w:left w:val="single" w:sz="4" w:space="0" w:color="auto"/>
              <w:bottom w:val="single" w:sz="4" w:space="0" w:color="auto"/>
              <w:right w:val="single" w:sz="4" w:space="0" w:color="auto"/>
            </w:tcBorders>
          </w:tcPr>
          <w:p w14:paraId="53E87CC7" w14:textId="55CA73A0" w:rsidR="00665642" w:rsidRDefault="00665642" w:rsidP="00665642">
            <w:pPr>
              <w:pStyle w:val="CellBody"/>
              <w:numPr>
                <w:ilvl w:val="0"/>
                <w:numId w:val="174"/>
              </w:numPr>
              <w:rPr>
                <w:ins w:id="3384" w:author="Jindal, Deepak [AUTOSOL/PWS/NOIDA]" w:date="2022-06-09T22:40:00Z"/>
                <w:rFonts w:ascii="Times New Roman" w:hAnsi="Times New Roman"/>
                <w:color w:val="auto"/>
              </w:rPr>
            </w:pPr>
            <w:ins w:id="3385" w:author="Jindal, Deepak [AUTOSOL/PWS/NOIDA]" w:date="2022-06-09T22:40:00Z">
              <w:r>
                <w:rPr>
                  <w:rFonts w:ascii="Times New Roman" w:hAnsi="Times New Roman"/>
                  <w:color w:val="auto"/>
                </w:rPr>
                <w:t>Verify that the pa</w:t>
              </w:r>
            </w:ins>
            <w:ins w:id="3386" w:author="Jindal, Deepak [AUTOSOL/PWS/NOIDA]" w:date="2022-06-09T22:41:00Z">
              <w:r>
                <w:rPr>
                  <w:rFonts w:ascii="Times New Roman" w:hAnsi="Times New Roman"/>
                  <w:color w:val="auto"/>
                </w:rPr>
                <w:t>ssword work as per the expiration period set or never expire as per the setting</w:t>
              </w:r>
            </w:ins>
          </w:p>
        </w:tc>
        <w:tc>
          <w:tcPr>
            <w:tcW w:w="2070" w:type="dxa"/>
            <w:tcBorders>
              <w:top w:val="single" w:sz="6" w:space="0" w:color="auto"/>
              <w:left w:val="single" w:sz="4" w:space="0" w:color="auto"/>
              <w:bottom w:val="single" w:sz="4" w:space="0" w:color="auto"/>
              <w:right w:val="single" w:sz="4" w:space="0" w:color="auto"/>
            </w:tcBorders>
          </w:tcPr>
          <w:p w14:paraId="1907C58C" w14:textId="77777777" w:rsidR="00665642" w:rsidRDefault="00665642" w:rsidP="00F800C8">
            <w:pPr>
              <w:pStyle w:val="CellBody"/>
              <w:rPr>
                <w:ins w:id="3387" w:author="Jindal, Deepak [AUTOSOL/PWS/NOIDA]" w:date="2022-06-09T22:40:00Z"/>
                <w:rFonts w:ascii="Times New Roman" w:hAnsi="Times New Roman"/>
                <w:color w:val="auto"/>
              </w:rPr>
            </w:pPr>
          </w:p>
        </w:tc>
      </w:tr>
      <w:tr w:rsidR="00665642" w14:paraId="0927E4CD" w14:textId="77777777" w:rsidTr="00F800C8">
        <w:trPr>
          <w:cantSplit/>
          <w:trHeight w:val="316"/>
          <w:ins w:id="3388" w:author="Jindal, Deepak [AUTOSOL/PWS/NOIDA]" w:date="2022-06-09T22:37:00Z"/>
        </w:trPr>
        <w:tc>
          <w:tcPr>
            <w:tcW w:w="9450" w:type="dxa"/>
            <w:gridSpan w:val="3"/>
            <w:tcBorders>
              <w:top w:val="single" w:sz="6" w:space="0" w:color="auto"/>
              <w:left w:val="single" w:sz="4" w:space="0" w:color="auto"/>
              <w:bottom w:val="single" w:sz="6" w:space="0" w:color="auto"/>
              <w:right w:val="single" w:sz="4" w:space="0" w:color="auto"/>
            </w:tcBorders>
          </w:tcPr>
          <w:p w14:paraId="11872876" w14:textId="77777777" w:rsidR="00665642" w:rsidRDefault="00665642" w:rsidP="00F800C8">
            <w:pPr>
              <w:pStyle w:val="CellBody"/>
              <w:rPr>
                <w:ins w:id="3389" w:author="Jindal, Deepak [AUTOSOL/PWS/NOIDA]" w:date="2022-06-09T22:37:00Z"/>
              </w:rPr>
            </w:pPr>
            <w:ins w:id="3390" w:author="Jindal, Deepak [AUTOSOL/PWS/NOIDA]" w:date="2022-06-09T22:37:00Z">
              <w:r>
                <w:t>Comments:</w:t>
              </w:r>
            </w:ins>
          </w:p>
        </w:tc>
      </w:tr>
    </w:tbl>
    <w:p w14:paraId="09A05238" w14:textId="77777777" w:rsidR="00096259" w:rsidRDefault="00096259" w:rsidP="00096259"/>
    <w:p w14:paraId="16B215D5" w14:textId="652F7902" w:rsidR="00840CCA" w:rsidRPr="00AD33AF" w:rsidRDefault="00840CCA" w:rsidP="00E82BA1">
      <w:pPr>
        <w:pStyle w:val="SectL2"/>
        <w:numPr>
          <w:ilvl w:val="3"/>
          <w:numId w:val="16"/>
        </w:numPr>
        <w:spacing w:after="120"/>
      </w:pPr>
      <w:bookmarkStart w:id="3391" w:name="_Toc102474050"/>
      <w:bookmarkStart w:id="3392" w:name="_Toc102474406"/>
      <w:bookmarkStart w:id="3393" w:name="_Toc102474461"/>
      <w:bookmarkStart w:id="3394" w:name="_Toc102474532"/>
      <w:bookmarkStart w:id="3395" w:name="_Toc105769712"/>
      <w:bookmarkStart w:id="3396" w:name="_Toc105844690"/>
      <w:bookmarkStart w:id="3397" w:name="_Toc105845265"/>
      <w:bookmarkStart w:id="3398" w:name="_Toc105848967"/>
      <w:bookmarkStart w:id="3399" w:name="_Toc108469411"/>
      <w:bookmarkStart w:id="3400" w:name="_Toc108469893"/>
      <w:r>
        <w:lastRenderedPageBreak/>
        <w:t>Connect Operation</w:t>
      </w:r>
      <w:bookmarkEnd w:id="3391"/>
      <w:bookmarkEnd w:id="3392"/>
      <w:bookmarkEnd w:id="3393"/>
      <w:bookmarkEnd w:id="3394"/>
      <w:bookmarkEnd w:id="3395"/>
      <w:bookmarkEnd w:id="3396"/>
      <w:bookmarkEnd w:id="3397"/>
      <w:bookmarkEnd w:id="3398"/>
      <w:bookmarkEnd w:id="3399"/>
      <w:bookmarkEnd w:id="3400"/>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40CCA" w:rsidRPr="00515527" w14:paraId="4C05D8CB"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8FC5762" w14:textId="77777777" w:rsidR="00840CCA" w:rsidRDefault="00840CCA" w:rsidP="007712E9">
            <w:pPr>
              <w:pStyle w:val="CellBody"/>
              <w:jc w:val="center"/>
              <w:rPr>
                <w:b/>
              </w:rPr>
            </w:pPr>
            <w:r>
              <w:rPr>
                <w:b/>
              </w:rPr>
              <w:lastRenderedPageBreak/>
              <w:t>SRF Notes</w:t>
            </w:r>
          </w:p>
          <w:p w14:paraId="6714F26D" w14:textId="77777777" w:rsidR="00840CCA" w:rsidRDefault="00840CCA" w:rsidP="00840CCA">
            <w:r>
              <w:t>To connect to a Standalone Controller, the user will need to provide a valid username and password – authenticated by the Standalone Controller.  The tools for Standalone Controller software will support the following example use cases when connecting to a Standalone Controller:</w:t>
            </w:r>
          </w:p>
          <w:p w14:paraId="29A51E89" w14:textId="77777777" w:rsidR="00840CCA" w:rsidRDefault="00840CCA" w:rsidP="00E82BA1">
            <w:pPr>
              <w:pStyle w:val="ListParagraph"/>
              <w:numPr>
                <w:ilvl w:val="0"/>
                <w:numId w:val="18"/>
              </w:numPr>
              <w:spacing w:before="200" w:after="200" w:line="276" w:lineRule="auto"/>
            </w:pPr>
            <w:r w:rsidRPr="002E6330">
              <w:rPr>
                <w:b/>
                <w:bCs/>
              </w:rPr>
              <w:t>Use Case 1</w:t>
            </w:r>
            <w:r>
              <w:t>:  The user Connects to the Standalone Controller and uploads the database (and supporting files) to the computer.  This will be considered the “typical” scenario.  (Note that this will replace any Standalone Controller database which was previously running in the computer.)</w:t>
            </w:r>
          </w:p>
          <w:p w14:paraId="3E912691" w14:textId="77777777" w:rsidR="00840CCA" w:rsidRDefault="00840CCA" w:rsidP="00840CCA">
            <w:pPr>
              <w:ind w:left="720"/>
            </w:pPr>
            <w:r>
              <w:t xml:space="preserve">If the user is defined with the role of Operator, they will still be able to run Ovation Developer Studio (subject to the user’s Ovation security configuration), but the application will execute in read-only mode.  (Reference Section </w:t>
            </w:r>
            <w:r>
              <w:fldChar w:fldCharType="begin"/>
            </w:r>
            <w:r>
              <w:instrText xml:space="preserve"> REF _Ref97191574 \r \h </w:instrText>
            </w:r>
            <w:r>
              <w:fldChar w:fldCharType="separate"/>
            </w:r>
            <w:r>
              <w:t>14.2.5.3</w:t>
            </w:r>
            <w:r>
              <w:fldChar w:fldCharType="end"/>
            </w:r>
            <w:r>
              <w:t xml:space="preserve"> for more information about read-only mode in Ovation Developer Studio.)</w:t>
            </w:r>
          </w:p>
          <w:p w14:paraId="61815660" w14:textId="77777777" w:rsidR="00840CCA" w:rsidRDefault="00840CCA" w:rsidP="00E82BA1">
            <w:pPr>
              <w:pStyle w:val="ListParagraph"/>
              <w:numPr>
                <w:ilvl w:val="0"/>
                <w:numId w:val="18"/>
              </w:numPr>
              <w:spacing w:before="200" w:after="200" w:line="276" w:lineRule="auto"/>
            </w:pPr>
            <w:r w:rsidRPr="002E6330">
              <w:rPr>
                <w:b/>
                <w:bCs/>
              </w:rPr>
              <w:t>Use Case 2</w:t>
            </w:r>
            <w:r>
              <w:t>:  The user Connects to the Standalone Controller with the intention of using a database which is already running in the computer.  There are several situations where this would be applicable:</w:t>
            </w:r>
          </w:p>
          <w:p w14:paraId="39DB8894" w14:textId="77777777" w:rsidR="00840CCA" w:rsidRDefault="00840CCA" w:rsidP="00E82BA1">
            <w:pPr>
              <w:pStyle w:val="ListParagraph"/>
              <w:numPr>
                <w:ilvl w:val="1"/>
                <w:numId w:val="18"/>
              </w:numPr>
              <w:spacing w:before="200" w:after="200" w:line="276" w:lineRule="auto"/>
            </w:pPr>
            <w:r>
              <w:t>Initial configuration of a Standalone Controller (e.g., no database currently exists in the Standalone Controller).</w:t>
            </w:r>
          </w:p>
          <w:p w14:paraId="3613583A" w14:textId="77777777" w:rsidR="00840CCA" w:rsidRDefault="00840CCA" w:rsidP="00E82BA1">
            <w:pPr>
              <w:pStyle w:val="ListParagraph"/>
              <w:numPr>
                <w:ilvl w:val="1"/>
                <w:numId w:val="18"/>
              </w:numPr>
              <w:spacing w:before="200" w:after="200" w:line="276" w:lineRule="auto"/>
            </w:pPr>
            <w:r>
              <w:t>Off-line configuration of a new database (e.g., new control scheme/functionality) – completely replacing the database on (and the application currently running in) the Standalone Controller.</w:t>
            </w:r>
          </w:p>
          <w:p w14:paraId="1F2C8755" w14:textId="77777777" w:rsidR="00840CCA" w:rsidRDefault="00840CCA" w:rsidP="00E82BA1">
            <w:pPr>
              <w:pStyle w:val="ListParagraph"/>
              <w:numPr>
                <w:ilvl w:val="1"/>
                <w:numId w:val="18"/>
              </w:numPr>
              <w:spacing w:before="200" w:after="200" w:line="276" w:lineRule="auto"/>
            </w:pPr>
            <w:r>
              <w:t xml:space="preserve">Off-line modification of a Standalone Controller.  For example, the user Disconnects from the Standalone Controller but keeps the database locally on the computer to make “off-line” engineering modifications to the database.  (Reference Section </w:t>
            </w:r>
            <w:r>
              <w:fldChar w:fldCharType="begin"/>
            </w:r>
            <w:r>
              <w:instrText xml:space="preserve"> REF _Ref97131047 \r \h </w:instrText>
            </w:r>
            <w:r>
              <w:fldChar w:fldCharType="separate"/>
            </w:r>
            <w:r>
              <w:t>14.2.4</w:t>
            </w:r>
            <w:r>
              <w:fldChar w:fldCharType="end"/>
            </w:r>
            <w:r>
              <w:t xml:space="preserve"> for more information about Disconnect.)</w:t>
            </w:r>
          </w:p>
          <w:p w14:paraId="0A508EB1" w14:textId="77777777" w:rsidR="00840CCA" w:rsidRDefault="00840CCA" w:rsidP="00840CCA">
            <w:pPr>
              <w:ind w:left="720"/>
            </w:pPr>
            <w:r>
              <w:t>Note that this use case will not be applicable for users defined with the role of Operator.</w:t>
            </w:r>
          </w:p>
          <w:p w14:paraId="4F7EC25D" w14:textId="77777777" w:rsidR="00840CCA" w:rsidRDefault="00840CCA" w:rsidP="00840CCA">
            <w:pPr>
              <w:ind w:left="720"/>
            </w:pPr>
          </w:p>
          <w:p w14:paraId="4CF34E1D" w14:textId="77777777" w:rsidR="00840CCA" w:rsidRDefault="00840CCA" w:rsidP="00840CCA">
            <w:pPr>
              <w:ind w:left="720"/>
            </w:pPr>
            <w:r>
              <w:t>Checks will be performed to verify that the database running locally on the computer is compatible with the database currently stored in the Standalone Controller.  If an incompatibility is detected, the user will be notified and given the following options:</w:t>
            </w:r>
          </w:p>
          <w:p w14:paraId="2D0890B1" w14:textId="77777777" w:rsidR="00840CCA" w:rsidRDefault="00840CCA" w:rsidP="00E82BA1">
            <w:pPr>
              <w:pStyle w:val="ListParagraph"/>
              <w:numPr>
                <w:ilvl w:val="1"/>
                <w:numId w:val="18"/>
              </w:numPr>
              <w:spacing w:before="200" w:after="200" w:line="276" w:lineRule="auto"/>
            </w:pPr>
            <w:r>
              <w:t>Abort the Connection attempt.</w:t>
            </w:r>
          </w:p>
          <w:p w14:paraId="3CA3AE31" w14:textId="77777777" w:rsidR="00840CCA" w:rsidRDefault="00840CCA" w:rsidP="00E82BA1">
            <w:pPr>
              <w:pStyle w:val="ListParagraph"/>
              <w:numPr>
                <w:ilvl w:val="1"/>
                <w:numId w:val="18"/>
              </w:numPr>
              <w:spacing w:before="200" w:after="200" w:line="276" w:lineRule="auto"/>
            </w:pPr>
            <w:r>
              <w:t>Utilize the database on the Standalone Controller – in which case the database currently on the computer will be deleted and the database will be uploaded from the Standalone Controller.</w:t>
            </w:r>
          </w:p>
          <w:p w14:paraId="6E5E6A1C" w14:textId="77777777" w:rsidR="00840CCA" w:rsidRPr="0051537F" w:rsidRDefault="00840CCA" w:rsidP="00E82BA1">
            <w:pPr>
              <w:pStyle w:val="ListParagraph"/>
              <w:numPr>
                <w:ilvl w:val="1"/>
                <w:numId w:val="18"/>
              </w:numPr>
              <w:spacing w:before="200" w:after="200" w:line="276" w:lineRule="auto"/>
            </w:pPr>
            <w:r>
              <w:t>Utilize the database currently on the computer.  Note that since the database has been detected to be incompatible with the database stored on (and application running in) the Standalone Controller, the Standalone Controller will need to be cleared.</w:t>
            </w:r>
          </w:p>
          <w:p w14:paraId="3719ABFC" w14:textId="77777777" w:rsidR="00840CCA" w:rsidRDefault="00840CCA" w:rsidP="00840CCA">
            <w:r>
              <w:t xml:space="preserve">Once Connected to the Standalone Controller, the Ovation HMI and utility applications can be executed, regardless of the user’s defined role.  [Source Req. 3.1]  </w:t>
            </w:r>
          </w:p>
          <w:p w14:paraId="6EE7A71B" w14:textId="77777777" w:rsidR="00840CCA" w:rsidRDefault="00840CCA" w:rsidP="00840CCA"/>
          <w:p w14:paraId="4802985D" w14:textId="77777777" w:rsidR="00840CCA" w:rsidRDefault="00840CCA" w:rsidP="00840CCA">
            <w:r>
              <w:t xml:space="preserve">Unless the user is defined with the </w:t>
            </w:r>
            <w:r w:rsidRPr="00FE0909">
              <w:t>role of Operator,</w:t>
            </w:r>
            <w:r>
              <w:t xml:space="preserve"> the Standalone Controller will implicitly mark its database as locked (or “signed out”). [Source Req. 2.11] However, only one user will have the ability to Connect and lock a Standalone Controller’s database at any one time.  If a non-Operator user attempts to Connect to a Standalone Controller whose database is already locked, they will be notified and given the following options:</w:t>
            </w:r>
          </w:p>
          <w:p w14:paraId="269C14CF" w14:textId="77777777" w:rsidR="00840CCA" w:rsidRDefault="00840CCA" w:rsidP="00E82BA1">
            <w:pPr>
              <w:pStyle w:val="ListParagraph"/>
              <w:numPr>
                <w:ilvl w:val="0"/>
                <w:numId w:val="19"/>
              </w:numPr>
              <w:spacing w:before="200" w:after="200" w:line="276" w:lineRule="auto"/>
            </w:pPr>
            <w:r>
              <w:t>Abort the Connection attempt.</w:t>
            </w:r>
          </w:p>
          <w:p w14:paraId="4CD707B0" w14:textId="77777777" w:rsidR="00840CCA" w:rsidRDefault="00840CCA" w:rsidP="00E82BA1">
            <w:pPr>
              <w:pStyle w:val="ListParagraph"/>
              <w:numPr>
                <w:ilvl w:val="0"/>
                <w:numId w:val="19"/>
              </w:numPr>
              <w:spacing w:before="200" w:after="200" w:line="276" w:lineRule="auto"/>
            </w:pPr>
            <w:r>
              <w:t>Continue with the Connection, but without locking the database and operating in read-only mode.</w:t>
            </w:r>
          </w:p>
          <w:p w14:paraId="704ED782" w14:textId="77777777" w:rsidR="00840CCA" w:rsidRDefault="00840CCA" w:rsidP="00E82BA1">
            <w:pPr>
              <w:pStyle w:val="ListParagraph"/>
              <w:numPr>
                <w:ilvl w:val="0"/>
                <w:numId w:val="19"/>
              </w:numPr>
              <w:spacing w:before="200" w:after="200" w:line="276" w:lineRule="auto"/>
            </w:pPr>
            <w:r>
              <w:t xml:space="preserve">Override the database lock.  </w:t>
            </w:r>
          </w:p>
          <w:p w14:paraId="1BAE77A3" w14:textId="77777777" w:rsidR="00840CCA" w:rsidRDefault="00840CCA" w:rsidP="00840CCA">
            <w:r>
              <w:t xml:space="preserve">In the case of a redundant Standalone Controller, Connection for engineering purpose will require the availability of (and explicit connection to) the primary half of the redundant Standalone Controller.  If the primary half is not available, the user will still be able to perform a Connect for the purposes of operator functionality (including access to the database in a read-only mode). </w:t>
            </w:r>
            <w:r w:rsidRPr="0017453E">
              <w:t xml:space="preserve"> (Reference Section </w:t>
            </w:r>
            <w:r w:rsidRPr="0017453E">
              <w:fldChar w:fldCharType="begin"/>
            </w:r>
            <w:r w:rsidRPr="0017453E">
              <w:instrText xml:space="preserve"> REF _Ref97191574 \r \h </w:instrText>
            </w:r>
            <w:r>
              <w:instrText xml:space="preserve"> \* MERGEFORMAT </w:instrText>
            </w:r>
            <w:r w:rsidRPr="0017453E">
              <w:fldChar w:fldCharType="separate"/>
            </w:r>
            <w:r w:rsidRPr="0017453E">
              <w:t>14.2.5.3</w:t>
            </w:r>
            <w:r w:rsidRPr="0017453E">
              <w:fldChar w:fldCharType="end"/>
            </w:r>
            <w:r w:rsidRPr="0017453E">
              <w:t xml:space="preserve"> for more information about read-only mode in Ovation Developer Studio.)</w:t>
            </w:r>
          </w:p>
          <w:p w14:paraId="0F3060CA" w14:textId="77777777" w:rsidR="00840CCA" w:rsidRDefault="00840CCA" w:rsidP="00840CCA"/>
          <w:p w14:paraId="4010194D" w14:textId="4DFDDE2E" w:rsidR="00840CCA" w:rsidRDefault="00840CCA" w:rsidP="00840CCA">
            <w:r>
              <w:t>Note, if the primary controller is lost, and a database backup is not available offline, the user can still recover the database from the backup controller and use that as a starting point to recover the primary controller.  Best practice should be for the user to always archive the database in another location following any engineering changes to the application.</w:t>
            </w:r>
          </w:p>
          <w:p w14:paraId="44A7718B" w14:textId="77777777" w:rsidR="00840CCA" w:rsidRDefault="00840CCA" w:rsidP="007712E9"/>
          <w:p w14:paraId="66BBC1C7" w14:textId="77777777" w:rsidR="00840CCA" w:rsidRPr="00096259" w:rsidRDefault="00840CCA" w:rsidP="007712E9">
            <w:pPr>
              <w:pStyle w:val="CellBody"/>
              <w:jc w:val="center"/>
              <w:rPr>
                <w:b/>
              </w:rPr>
            </w:pPr>
          </w:p>
        </w:tc>
      </w:tr>
      <w:tr w:rsidR="00840CCA" w14:paraId="0DB805B9"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EF8C4F1" w14:textId="4BD37236" w:rsidR="007F0572" w:rsidRDefault="00840CCA" w:rsidP="00E82BA1">
            <w:pPr>
              <w:pStyle w:val="CellBody"/>
              <w:numPr>
                <w:ilvl w:val="4"/>
                <w:numId w:val="16"/>
              </w:numPr>
              <w:rPr>
                <w:b/>
              </w:rPr>
            </w:pPr>
            <w:r w:rsidRPr="00AD33AF">
              <w:rPr>
                <w:b/>
              </w:rPr>
              <w:lastRenderedPageBreak/>
              <w:t>Test :</w:t>
            </w:r>
            <w:r>
              <w:rPr>
                <w:b/>
              </w:rPr>
              <w:t xml:space="preserve"> </w:t>
            </w:r>
            <w:r w:rsidR="007F0572" w:rsidRPr="007F0572">
              <w:rPr>
                <w:bCs/>
              </w:rPr>
              <w:t>Verify that to connect to a Standalone Controller, valid username and password is required</w:t>
            </w:r>
          </w:p>
          <w:p w14:paraId="175AB3FF" w14:textId="09D151DE" w:rsidR="00840CCA" w:rsidRPr="003A700C" w:rsidRDefault="00840CCA" w:rsidP="007F0572">
            <w:pPr>
              <w:pStyle w:val="CellBody"/>
              <w:rPr>
                <w:b/>
              </w:rPr>
            </w:pPr>
          </w:p>
        </w:tc>
      </w:tr>
      <w:tr w:rsidR="00840CCA" w14:paraId="5E6A2CD9"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7C033A4" w14:textId="77777777" w:rsidR="00840CCA" w:rsidRDefault="00840CCA"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38A0593" w14:textId="77777777" w:rsidR="00840CCA" w:rsidRDefault="00840CCA"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104C0ED" w14:textId="77777777" w:rsidR="00840CCA" w:rsidRDefault="00840CCA" w:rsidP="007712E9">
            <w:pPr>
              <w:pStyle w:val="CellBody"/>
              <w:rPr>
                <w:rFonts w:ascii="Times New Roman" w:hAnsi="Times New Roman"/>
                <w:color w:val="auto"/>
              </w:rPr>
            </w:pPr>
            <w:r>
              <w:rPr>
                <w:rFonts w:ascii="Times New Roman" w:hAnsi="Times New Roman"/>
                <w:color w:val="auto"/>
              </w:rPr>
              <w:t xml:space="preserve"> </w:t>
            </w:r>
          </w:p>
        </w:tc>
      </w:tr>
      <w:tr w:rsidR="007F0572" w14:paraId="6F527D6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A475846" w14:textId="6C990A02" w:rsidR="007F0572" w:rsidRDefault="007F0572" w:rsidP="00BA7962">
            <w:pPr>
              <w:pStyle w:val="CellBody"/>
              <w:numPr>
                <w:ilvl w:val="0"/>
                <w:numId w:val="73"/>
              </w:numPr>
              <w:rPr>
                <w:rFonts w:ascii="Times New Roman" w:hAnsi="Times New Roman"/>
                <w:color w:val="auto"/>
              </w:rPr>
            </w:pPr>
            <w:r>
              <w:rPr>
                <w:rFonts w:ascii="Times New Roman" w:hAnsi="Times New Roman"/>
                <w:color w:val="auto"/>
              </w:rPr>
              <w:t xml:space="preserve">Establish physical connectivity between Controller and </w:t>
            </w:r>
            <w:del w:id="3401" w:author="Jindal, Deepak [AUTOSOL/PWS/NOIDA]" w:date="2022-06-08T19:41:00Z">
              <w:r w:rsidDel="00A84C67">
                <w:rPr>
                  <w:rFonts w:ascii="Times New Roman" w:hAnsi="Times New Roman"/>
                  <w:color w:val="auto"/>
                </w:rPr>
                <w:delText>stanalone</w:delText>
              </w:r>
            </w:del>
            <w:ins w:id="3402" w:author="Jindal, Deepak [AUTOSOL/PWS/NOIDA]" w:date="2022-06-08T19:41:00Z">
              <w:r w:rsidR="00A84C67">
                <w:rPr>
                  <w:rFonts w:ascii="Times New Roman" w:hAnsi="Times New Roman"/>
                  <w:color w:val="auto"/>
                </w:rPr>
                <w:t>Standalone</w:t>
              </w:r>
            </w:ins>
            <w:r>
              <w:rPr>
                <w:rFonts w:ascii="Times New Roman" w:hAnsi="Times New Roman"/>
                <w:color w:val="auto"/>
              </w:rPr>
              <w:t xml:space="preserve"> setup</w:t>
            </w:r>
          </w:p>
        </w:tc>
        <w:tc>
          <w:tcPr>
            <w:tcW w:w="2070" w:type="dxa"/>
            <w:tcBorders>
              <w:top w:val="single" w:sz="6" w:space="0" w:color="auto"/>
              <w:left w:val="single" w:sz="4" w:space="0" w:color="auto"/>
              <w:bottom w:val="single" w:sz="4" w:space="0" w:color="auto"/>
              <w:right w:val="single" w:sz="4" w:space="0" w:color="auto"/>
            </w:tcBorders>
          </w:tcPr>
          <w:p w14:paraId="0E124E4C" w14:textId="47728EB5" w:rsidR="007F0572" w:rsidRDefault="007F0572" w:rsidP="007F0572">
            <w:pPr>
              <w:pStyle w:val="CellBody"/>
              <w:rPr>
                <w:rFonts w:ascii="Times New Roman" w:hAnsi="Times New Roman"/>
                <w:color w:val="auto"/>
              </w:rPr>
            </w:pPr>
            <w:r>
              <w:rPr>
                <w:rFonts w:ascii="Times New Roman" w:hAnsi="Times New Roman"/>
                <w:color w:val="auto"/>
              </w:rPr>
              <w:t xml:space="preserve">P/F/F#/NA:  </w:t>
            </w:r>
          </w:p>
        </w:tc>
      </w:tr>
      <w:tr w:rsidR="007F0572" w14:paraId="2820D93C"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AA25A78" w14:textId="10D99FDC" w:rsidR="007F0572" w:rsidRDefault="007F0572" w:rsidP="00BA7962">
            <w:pPr>
              <w:pStyle w:val="CellBody"/>
              <w:numPr>
                <w:ilvl w:val="0"/>
                <w:numId w:val="73"/>
              </w:numPr>
              <w:rPr>
                <w:rFonts w:ascii="Times New Roman" w:hAnsi="Times New Roman"/>
                <w:color w:val="auto"/>
              </w:rPr>
            </w:pPr>
            <w:r>
              <w:rPr>
                <w:rFonts w:ascii="Times New Roman" w:hAnsi="Times New Roman"/>
                <w:color w:val="auto"/>
              </w:rPr>
              <w:t xml:space="preserve"> Perform initial configuration setting on Controller using internet browser</w:t>
            </w:r>
          </w:p>
        </w:tc>
        <w:tc>
          <w:tcPr>
            <w:tcW w:w="2070" w:type="dxa"/>
            <w:tcBorders>
              <w:top w:val="single" w:sz="6" w:space="0" w:color="auto"/>
              <w:left w:val="single" w:sz="4" w:space="0" w:color="auto"/>
              <w:bottom w:val="single" w:sz="4" w:space="0" w:color="auto"/>
              <w:right w:val="single" w:sz="4" w:space="0" w:color="auto"/>
            </w:tcBorders>
          </w:tcPr>
          <w:p w14:paraId="51759D50" w14:textId="07D666D5" w:rsidR="007F0572" w:rsidRDefault="007F0572" w:rsidP="007F0572">
            <w:pPr>
              <w:pStyle w:val="CellBody"/>
              <w:rPr>
                <w:rFonts w:ascii="Times New Roman" w:hAnsi="Times New Roman"/>
                <w:color w:val="auto"/>
              </w:rPr>
            </w:pPr>
            <w:r>
              <w:rPr>
                <w:rFonts w:ascii="Times New Roman" w:hAnsi="Times New Roman"/>
                <w:color w:val="auto"/>
              </w:rPr>
              <w:t xml:space="preserve">P/F/F#/NA:  </w:t>
            </w:r>
          </w:p>
        </w:tc>
      </w:tr>
      <w:tr w:rsidR="007F0572" w14:paraId="079B3112"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F3A9E1A" w14:textId="4733BDCA" w:rsidR="007F0572" w:rsidRDefault="007F0572" w:rsidP="00BA7962">
            <w:pPr>
              <w:pStyle w:val="CellBody"/>
              <w:numPr>
                <w:ilvl w:val="0"/>
                <w:numId w:val="73"/>
              </w:numPr>
              <w:rPr>
                <w:rFonts w:ascii="Times New Roman" w:hAnsi="Times New Roman"/>
                <w:color w:val="auto"/>
              </w:rPr>
            </w:pPr>
            <w:r>
              <w:rPr>
                <w:rFonts w:ascii="Times New Roman" w:hAnsi="Times New Roman"/>
                <w:color w:val="auto"/>
              </w:rPr>
              <w:t xml:space="preserve">Verify if able to connect to Controller using </w:t>
            </w:r>
            <w:r w:rsidRPr="00847879">
              <w:rPr>
                <w:rFonts w:ascii="Times New Roman" w:hAnsi="Times New Roman"/>
                <w:color w:val="auto"/>
              </w:rPr>
              <w:t>username and password</w:t>
            </w:r>
          </w:p>
        </w:tc>
        <w:tc>
          <w:tcPr>
            <w:tcW w:w="2070" w:type="dxa"/>
            <w:tcBorders>
              <w:top w:val="single" w:sz="6" w:space="0" w:color="auto"/>
              <w:left w:val="single" w:sz="4" w:space="0" w:color="auto"/>
              <w:bottom w:val="single" w:sz="4" w:space="0" w:color="auto"/>
              <w:right w:val="single" w:sz="4" w:space="0" w:color="auto"/>
            </w:tcBorders>
          </w:tcPr>
          <w:p w14:paraId="56D013FA" w14:textId="1E71E3B1" w:rsidR="007F0572" w:rsidRDefault="00867344" w:rsidP="007F0572">
            <w:pPr>
              <w:pStyle w:val="CellBody"/>
              <w:rPr>
                <w:rFonts w:ascii="Times New Roman" w:hAnsi="Times New Roman"/>
                <w:color w:val="auto"/>
              </w:rPr>
            </w:pPr>
            <w:r>
              <w:rPr>
                <w:rFonts w:ascii="Times New Roman" w:hAnsi="Times New Roman"/>
                <w:color w:val="auto"/>
              </w:rPr>
              <w:t xml:space="preserve">P/F/F#/NA:  </w:t>
            </w:r>
          </w:p>
        </w:tc>
      </w:tr>
      <w:tr w:rsidR="00840CCA" w14:paraId="52AD9F30"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7B62B72" w14:textId="77777777" w:rsidR="00840CCA" w:rsidRDefault="00840CCA" w:rsidP="007712E9">
            <w:pPr>
              <w:pStyle w:val="CellBody"/>
            </w:pPr>
            <w:r>
              <w:t>Comments:</w:t>
            </w:r>
          </w:p>
        </w:tc>
      </w:tr>
    </w:tbl>
    <w:p w14:paraId="69C0C80E" w14:textId="77777777" w:rsidR="00840CCA" w:rsidRDefault="00840CCA" w:rsidP="00840CCA">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40CCA" w:rsidRPr="003A700C" w14:paraId="3FA598B2"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B2BA732" w14:textId="1C4A952F" w:rsidR="00847879" w:rsidRPr="00BC515A" w:rsidRDefault="00840CCA" w:rsidP="00BC515A">
            <w:pPr>
              <w:pStyle w:val="CellBody"/>
              <w:numPr>
                <w:ilvl w:val="4"/>
                <w:numId w:val="16"/>
              </w:numPr>
              <w:rPr>
                <w:bCs/>
              </w:rPr>
            </w:pPr>
            <w:r w:rsidRPr="00BC515A">
              <w:rPr>
                <w:b/>
              </w:rPr>
              <w:t xml:space="preserve">Test : </w:t>
            </w:r>
            <w:r w:rsidR="00847879" w:rsidRPr="00BC515A">
              <w:rPr>
                <w:b/>
              </w:rPr>
              <w:t>Verify database upload to database (and supporting files) to the computer</w:t>
            </w:r>
          </w:p>
          <w:p w14:paraId="27E721F2" w14:textId="336779E3" w:rsidR="00847879" w:rsidDel="00A258A0" w:rsidRDefault="00847879" w:rsidP="00847879">
            <w:pPr>
              <w:pStyle w:val="CellBody"/>
              <w:rPr>
                <w:del w:id="3403" w:author="Jindal, Deepak [AUTOSOL/PWS/NOIDA]" w:date="2022-06-09T18:48:00Z"/>
                <w:b/>
              </w:rPr>
            </w:pPr>
          </w:p>
          <w:p w14:paraId="23C7B633" w14:textId="7D2AA9A1" w:rsidR="00840CCA" w:rsidRPr="00847879" w:rsidRDefault="007855AB" w:rsidP="00847879">
            <w:pPr>
              <w:pStyle w:val="CellBody"/>
              <w:rPr>
                <w:b/>
              </w:rPr>
            </w:pPr>
            <w:del w:id="3404" w:author="Jindal, Deepak [AUTOSOL/PWS/NOIDA]" w:date="2022-06-09T18:48:00Z">
              <w:r w:rsidRPr="00847879" w:rsidDel="00A258A0">
                <w:rPr>
                  <w:bCs/>
                </w:rPr>
                <w:delText xml:space="preserve">The user Connects to the Standalone Controller and uploads the database (and supporting files) to the computer.  </w:delText>
              </w:r>
              <w:r w:rsidR="00CE5CF0" w:rsidRPr="00847879" w:rsidDel="00A258A0">
                <w:rPr>
                  <w:bCs/>
                </w:rPr>
                <w:delText>(</w:delText>
              </w:r>
              <w:r w:rsidRPr="00847879" w:rsidDel="00A258A0">
                <w:rPr>
                  <w:bCs/>
                  <w:i/>
                  <w:iCs/>
                  <w:szCs w:val="24"/>
                </w:rPr>
                <w:delText>This will be considered the “typical” scenario.  (Note that this will replace any Standalone Controller database which was previously running in the computer.)</w:delText>
              </w:r>
              <w:r w:rsidR="00CE5CF0" w:rsidRPr="00847879" w:rsidDel="00A258A0">
                <w:rPr>
                  <w:bCs/>
                  <w:i/>
                  <w:iCs/>
                  <w:szCs w:val="24"/>
                </w:rPr>
                <w:delText>)</w:delText>
              </w:r>
            </w:del>
          </w:p>
        </w:tc>
      </w:tr>
      <w:tr w:rsidR="00840CCA" w14:paraId="7E69906E"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EDFBA28" w14:textId="77777777" w:rsidR="00840CCA" w:rsidRDefault="00840CCA"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7F57408" w14:textId="77777777" w:rsidR="00840CCA" w:rsidRDefault="00840CCA"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E715F81" w14:textId="77777777" w:rsidR="00840CCA" w:rsidRDefault="00840CCA" w:rsidP="007712E9">
            <w:pPr>
              <w:pStyle w:val="CellBody"/>
              <w:rPr>
                <w:rFonts w:ascii="Times New Roman" w:hAnsi="Times New Roman"/>
                <w:color w:val="auto"/>
              </w:rPr>
            </w:pPr>
            <w:r>
              <w:rPr>
                <w:rFonts w:ascii="Times New Roman" w:hAnsi="Times New Roman"/>
                <w:color w:val="auto"/>
              </w:rPr>
              <w:t xml:space="preserve"> </w:t>
            </w:r>
          </w:p>
        </w:tc>
      </w:tr>
      <w:tr w:rsidR="00867344" w14:paraId="1018F9D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2D6D17C" w14:textId="55B9C33F" w:rsidR="00867344" w:rsidRDefault="00867344" w:rsidP="00BA7962">
            <w:pPr>
              <w:pStyle w:val="CellBody"/>
              <w:numPr>
                <w:ilvl w:val="0"/>
                <w:numId w:val="74"/>
              </w:numPr>
              <w:rPr>
                <w:rFonts w:ascii="Times New Roman" w:hAnsi="Times New Roman"/>
                <w:color w:val="auto"/>
              </w:rPr>
            </w:pPr>
            <w:r>
              <w:rPr>
                <w:bCs/>
              </w:rPr>
              <w:t>C</w:t>
            </w:r>
            <w:r w:rsidRPr="007F0572">
              <w:rPr>
                <w:bCs/>
              </w:rPr>
              <w:t>onnect to a Standalone Controller, valid username and password</w:t>
            </w:r>
          </w:p>
        </w:tc>
        <w:tc>
          <w:tcPr>
            <w:tcW w:w="2070" w:type="dxa"/>
            <w:tcBorders>
              <w:top w:val="single" w:sz="6" w:space="0" w:color="auto"/>
              <w:left w:val="single" w:sz="4" w:space="0" w:color="auto"/>
              <w:bottom w:val="single" w:sz="4" w:space="0" w:color="auto"/>
              <w:right w:val="single" w:sz="4" w:space="0" w:color="auto"/>
            </w:tcBorders>
          </w:tcPr>
          <w:p w14:paraId="762F4FE5" w14:textId="748A4883" w:rsidR="00867344" w:rsidRDefault="00867344" w:rsidP="00867344">
            <w:pPr>
              <w:pStyle w:val="CellBody"/>
              <w:rPr>
                <w:rFonts w:ascii="Times New Roman" w:hAnsi="Times New Roman"/>
                <w:color w:val="auto"/>
              </w:rPr>
            </w:pPr>
            <w:r w:rsidRPr="008519DE">
              <w:rPr>
                <w:rFonts w:ascii="Times New Roman" w:hAnsi="Times New Roman"/>
                <w:color w:val="auto"/>
              </w:rPr>
              <w:t xml:space="preserve">P/F/F#/NA:  </w:t>
            </w:r>
          </w:p>
        </w:tc>
      </w:tr>
      <w:tr w:rsidR="00867344" w14:paraId="18DCE0C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9351AC0" w14:textId="314BE877" w:rsidR="00867344" w:rsidRDefault="00867344" w:rsidP="00BA7962">
            <w:pPr>
              <w:pStyle w:val="CellBody"/>
              <w:numPr>
                <w:ilvl w:val="0"/>
                <w:numId w:val="74"/>
              </w:numPr>
              <w:rPr>
                <w:rFonts w:ascii="Times New Roman" w:hAnsi="Times New Roman"/>
                <w:color w:val="auto"/>
              </w:rPr>
            </w:pPr>
            <w:r>
              <w:rPr>
                <w:rFonts w:ascii="Times New Roman" w:hAnsi="Times New Roman"/>
                <w:color w:val="auto"/>
              </w:rPr>
              <w:t xml:space="preserve">During connection, select </w:t>
            </w:r>
            <w:r w:rsidRPr="00847879">
              <w:rPr>
                <w:bCs/>
              </w:rPr>
              <w:t>uploads the database (and supporting files) to the computer</w:t>
            </w:r>
          </w:p>
        </w:tc>
        <w:tc>
          <w:tcPr>
            <w:tcW w:w="2070" w:type="dxa"/>
            <w:tcBorders>
              <w:top w:val="single" w:sz="6" w:space="0" w:color="auto"/>
              <w:left w:val="single" w:sz="4" w:space="0" w:color="auto"/>
              <w:bottom w:val="single" w:sz="4" w:space="0" w:color="auto"/>
              <w:right w:val="single" w:sz="4" w:space="0" w:color="auto"/>
            </w:tcBorders>
          </w:tcPr>
          <w:p w14:paraId="754FFE54" w14:textId="780CC418" w:rsidR="00867344" w:rsidRDefault="00867344" w:rsidP="00867344">
            <w:pPr>
              <w:pStyle w:val="CellBody"/>
              <w:rPr>
                <w:rFonts w:ascii="Times New Roman" w:hAnsi="Times New Roman"/>
                <w:color w:val="auto"/>
              </w:rPr>
            </w:pPr>
            <w:r w:rsidRPr="008519DE">
              <w:rPr>
                <w:rFonts w:ascii="Times New Roman" w:hAnsi="Times New Roman"/>
                <w:color w:val="auto"/>
              </w:rPr>
              <w:t xml:space="preserve">P/F/F#/NA:  </w:t>
            </w:r>
          </w:p>
        </w:tc>
      </w:tr>
      <w:tr w:rsidR="00867344" w14:paraId="68DBAD0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1973BB1" w14:textId="7FD3D2F8" w:rsidR="00867344" w:rsidRDefault="00867344" w:rsidP="00BA7962">
            <w:pPr>
              <w:pStyle w:val="CellBody"/>
              <w:numPr>
                <w:ilvl w:val="0"/>
                <w:numId w:val="74"/>
              </w:numPr>
              <w:rPr>
                <w:rFonts w:ascii="Times New Roman" w:hAnsi="Times New Roman"/>
                <w:color w:val="auto"/>
              </w:rPr>
            </w:pPr>
            <w:r w:rsidRPr="00847879">
              <w:rPr>
                <w:rFonts w:ascii="Times New Roman" w:hAnsi="Times New Roman"/>
                <w:color w:val="auto"/>
              </w:rPr>
              <w:t>Verify that this operation gets performed without any error and it will replace any Standalone Controller database which was previously running in the computer</w:t>
            </w:r>
          </w:p>
        </w:tc>
        <w:tc>
          <w:tcPr>
            <w:tcW w:w="2070" w:type="dxa"/>
            <w:tcBorders>
              <w:top w:val="single" w:sz="6" w:space="0" w:color="auto"/>
              <w:left w:val="single" w:sz="4" w:space="0" w:color="auto"/>
              <w:bottom w:val="single" w:sz="4" w:space="0" w:color="auto"/>
              <w:right w:val="single" w:sz="4" w:space="0" w:color="auto"/>
            </w:tcBorders>
          </w:tcPr>
          <w:p w14:paraId="11D9BAB0" w14:textId="1CCBCC53" w:rsidR="00867344" w:rsidRDefault="00867344" w:rsidP="00867344">
            <w:pPr>
              <w:pStyle w:val="CellBody"/>
              <w:rPr>
                <w:rFonts w:ascii="Times New Roman" w:hAnsi="Times New Roman"/>
                <w:color w:val="auto"/>
              </w:rPr>
            </w:pPr>
            <w:r w:rsidRPr="008519DE">
              <w:rPr>
                <w:rFonts w:ascii="Times New Roman" w:hAnsi="Times New Roman"/>
                <w:color w:val="auto"/>
              </w:rPr>
              <w:t xml:space="preserve">P/F/F#/NA:  </w:t>
            </w:r>
          </w:p>
        </w:tc>
      </w:tr>
      <w:tr w:rsidR="00847879" w14:paraId="1A783B5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E8AD7FD" w14:textId="77777777" w:rsidR="00847879" w:rsidRDefault="00847879" w:rsidP="007712E9">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F8CDFF3" w14:textId="77777777" w:rsidR="00847879" w:rsidRDefault="00847879" w:rsidP="007712E9">
            <w:pPr>
              <w:pStyle w:val="CellBody"/>
              <w:rPr>
                <w:rFonts w:ascii="Times New Roman" w:hAnsi="Times New Roman"/>
                <w:color w:val="auto"/>
              </w:rPr>
            </w:pPr>
          </w:p>
        </w:tc>
      </w:tr>
      <w:tr w:rsidR="00840CCA" w14:paraId="7256E74E"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CA7899B" w14:textId="77777777" w:rsidR="00840CCA" w:rsidRDefault="00840CCA" w:rsidP="007712E9">
            <w:pPr>
              <w:pStyle w:val="CellBody"/>
            </w:pPr>
            <w:r>
              <w:t>Comments:</w:t>
            </w:r>
          </w:p>
        </w:tc>
      </w:tr>
    </w:tbl>
    <w:p w14:paraId="0AF4A00A" w14:textId="77777777" w:rsidR="00840CCA" w:rsidRDefault="00840CCA" w:rsidP="00840CCA"/>
    <w:p w14:paraId="4C9B14E2" w14:textId="77777777" w:rsidR="007855AB" w:rsidRDefault="007855AB"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855AB" w:rsidRPr="003A700C" w14:paraId="79F11D2F"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14C7AD1" w14:textId="7EED6A39" w:rsidR="00F660A7" w:rsidRDefault="007855AB" w:rsidP="00BC515A">
            <w:pPr>
              <w:pStyle w:val="CellBody"/>
              <w:numPr>
                <w:ilvl w:val="4"/>
                <w:numId w:val="16"/>
              </w:numPr>
              <w:rPr>
                <w:b/>
              </w:rPr>
            </w:pPr>
            <w:r w:rsidRPr="00AD33AF">
              <w:rPr>
                <w:b/>
              </w:rPr>
              <w:t>Test :</w:t>
            </w:r>
            <w:r>
              <w:rPr>
                <w:b/>
              </w:rPr>
              <w:t xml:space="preserve"> </w:t>
            </w:r>
            <w:r w:rsidR="00F660A7" w:rsidRPr="00BC515A">
              <w:rPr>
                <w:b/>
              </w:rPr>
              <w:t>Verify if Operator user can run Ovation Developer Studio in read-only mode only</w:t>
            </w:r>
          </w:p>
          <w:p w14:paraId="747CFC8A" w14:textId="73C099BB" w:rsidR="007855AB" w:rsidRPr="003A700C" w:rsidRDefault="007855AB" w:rsidP="00F660A7">
            <w:pPr>
              <w:pStyle w:val="CellBody"/>
              <w:rPr>
                <w:b/>
              </w:rPr>
            </w:pPr>
          </w:p>
        </w:tc>
      </w:tr>
      <w:tr w:rsidR="007855AB" w14:paraId="24F550AB"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1F9995F" w14:textId="77777777" w:rsidR="007855AB" w:rsidRDefault="007855AB"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F7DB0BF" w14:textId="77777777" w:rsidR="007855AB" w:rsidRDefault="007855AB"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23F2640F" w14:textId="77777777" w:rsidR="007855AB" w:rsidRDefault="007855AB" w:rsidP="007712E9">
            <w:pPr>
              <w:pStyle w:val="CellBody"/>
              <w:rPr>
                <w:rFonts w:ascii="Times New Roman" w:hAnsi="Times New Roman"/>
                <w:color w:val="auto"/>
              </w:rPr>
            </w:pPr>
            <w:r>
              <w:rPr>
                <w:rFonts w:ascii="Times New Roman" w:hAnsi="Times New Roman"/>
                <w:color w:val="auto"/>
              </w:rPr>
              <w:t xml:space="preserve"> </w:t>
            </w:r>
          </w:p>
        </w:tc>
      </w:tr>
      <w:tr w:rsidR="00867344" w14:paraId="6C7880A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22472F4" w14:textId="1F77F072" w:rsidR="00867344" w:rsidRDefault="00867344" w:rsidP="00BA7962">
            <w:pPr>
              <w:pStyle w:val="CellBody"/>
              <w:numPr>
                <w:ilvl w:val="0"/>
                <w:numId w:val="75"/>
              </w:numPr>
              <w:rPr>
                <w:rFonts w:ascii="Times New Roman" w:hAnsi="Times New Roman"/>
                <w:color w:val="auto"/>
              </w:rPr>
            </w:pPr>
            <w:r>
              <w:rPr>
                <w:rFonts w:ascii="Times New Roman" w:hAnsi="Times New Roman"/>
                <w:color w:val="auto"/>
              </w:rPr>
              <w:t>Login to Ovation standalone setup using Operator users</w:t>
            </w:r>
          </w:p>
        </w:tc>
        <w:tc>
          <w:tcPr>
            <w:tcW w:w="2070" w:type="dxa"/>
            <w:tcBorders>
              <w:top w:val="single" w:sz="6" w:space="0" w:color="auto"/>
              <w:left w:val="single" w:sz="4" w:space="0" w:color="auto"/>
              <w:bottom w:val="single" w:sz="4" w:space="0" w:color="auto"/>
              <w:right w:val="single" w:sz="4" w:space="0" w:color="auto"/>
            </w:tcBorders>
          </w:tcPr>
          <w:p w14:paraId="7B5AFBBD" w14:textId="73616D31" w:rsidR="00867344" w:rsidRDefault="00867344" w:rsidP="00867344">
            <w:pPr>
              <w:pStyle w:val="CellBody"/>
              <w:rPr>
                <w:rFonts w:ascii="Times New Roman" w:hAnsi="Times New Roman"/>
                <w:color w:val="auto"/>
              </w:rPr>
            </w:pPr>
            <w:r w:rsidRPr="00A723EE">
              <w:rPr>
                <w:rFonts w:ascii="Times New Roman" w:hAnsi="Times New Roman"/>
                <w:color w:val="auto"/>
              </w:rPr>
              <w:t xml:space="preserve">P/F/F#/NA:  </w:t>
            </w:r>
          </w:p>
        </w:tc>
      </w:tr>
      <w:tr w:rsidR="00867344" w14:paraId="38A7B36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5ECCF19" w14:textId="2B5D4F3D" w:rsidR="00867344" w:rsidRDefault="00867344" w:rsidP="00BA7962">
            <w:pPr>
              <w:pStyle w:val="CellBody"/>
              <w:numPr>
                <w:ilvl w:val="0"/>
                <w:numId w:val="75"/>
              </w:numPr>
              <w:rPr>
                <w:rFonts w:ascii="Times New Roman" w:hAnsi="Times New Roman"/>
                <w:color w:val="auto"/>
              </w:rPr>
            </w:pPr>
            <w:r>
              <w:rPr>
                <w:rFonts w:ascii="Times New Roman" w:hAnsi="Times New Roman"/>
                <w:color w:val="auto"/>
              </w:rPr>
              <w:t xml:space="preserve">Verify that </w:t>
            </w:r>
            <w:r w:rsidRPr="00F660A7">
              <w:rPr>
                <w:bCs/>
              </w:rPr>
              <w:t xml:space="preserve">Ovation Developer Studio </w:t>
            </w:r>
            <w:r>
              <w:rPr>
                <w:bCs/>
              </w:rPr>
              <w:t xml:space="preserve">is opned </w:t>
            </w:r>
            <w:r w:rsidRPr="00F660A7">
              <w:rPr>
                <w:bCs/>
              </w:rPr>
              <w:t xml:space="preserve">in read-only mode </w:t>
            </w:r>
            <w:r>
              <w:rPr>
                <w:bCs/>
              </w:rPr>
              <w:t>by trying changing configuration. Attempt to change configuration should be failed.</w:t>
            </w:r>
          </w:p>
        </w:tc>
        <w:tc>
          <w:tcPr>
            <w:tcW w:w="2070" w:type="dxa"/>
            <w:tcBorders>
              <w:top w:val="single" w:sz="6" w:space="0" w:color="auto"/>
              <w:left w:val="single" w:sz="4" w:space="0" w:color="auto"/>
              <w:bottom w:val="single" w:sz="4" w:space="0" w:color="auto"/>
              <w:right w:val="single" w:sz="4" w:space="0" w:color="auto"/>
            </w:tcBorders>
          </w:tcPr>
          <w:p w14:paraId="48D1EE17" w14:textId="7BA6DBCC" w:rsidR="00867344" w:rsidRDefault="00867344" w:rsidP="00867344">
            <w:pPr>
              <w:pStyle w:val="CellBody"/>
              <w:rPr>
                <w:rFonts w:ascii="Times New Roman" w:hAnsi="Times New Roman"/>
                <w:color w:val="auto"/>
              </w:rPr>
            </w:pPr>
            <w:r w:rsidRPr="00A723EE">
              <w:rPr>
                <w:rFonts w:ascii="Times New Roman" w:hAnsi="Times New Roman"/>
                <w:color w:val="auto"/>
              </w:rPr>
              <w:t xml:space="preserve">P/F/F#/NA:  </w:t>
            </w:r>
          </w:p>
        </w:tc>
      </w:tr>
      <w:tr w:rsidR="007855AB" w14:paraId="2D0973AC"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49B8351" w14:textId="77777777" w:rsidR="007855AB" w:rsidRDefault="007855AB" w:rsidP="007712E9">
            <w:pPr>
              <w:pStyle w:val="CellBody"/>
            </w:pPr>
            <w:r>
              <w:t>Comments:</w:t>
            </w:r>
          </w:p>
        </w:tc>
      </w:tr>
    </w:tbl>
    <w:p w14:paraId="5EA75EA1" w14:textId="77777777" w:rsidR="007855AB" w:rsidRDefault="007855AB" w:rsidP="007855AB"/>
    <w:p w14:paraId="55E63BD3" w14:textId="77777777" w:rsidR="007855AB" w:rsidRDefault="007855AB"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855AB" w:rsidRPr="003A700C" w14:paraId="06FFC0B4"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C91F8B9" w14:textId="4159D1EA" w:rsidR="007855AB" w:rsidRPr="003A700C" w:rsidRDefault="007855AB" w:rsidP="00BC515A">
            <w:pPr>
              <w:pStyle w:val="CellBody"/>
              <w:numPr>
                <w:ilvl w:val="4"/>
                <w:numId w:val="16"/>
              </w:numPr>
              <w:rPr>
                <w:b/>
              </w:rPr>
            </w:pPr>
            <w:r w:rsidRPr="00AD33AF">
              <w:rPr>
                <w:b/>
              </w:rPr>
              <w:t>Test :</w:t>
            </w:r>
            <w:r>
              <w:rPr>
                <w:b/>
              </w:rPr>
              <w:t xml:space="preserve"> </w:t>
            </w:r>
            <w:r w:rsidR="00867344" w:rsidRPr="00BC515A">
              <w:rPr>
                <w:b/>
              </w:rPr>
              <w:t xml:space="preserve">Verify </w:t>
            </w:r>
            <w:r w:rsidRPr="00BC515A">
              <w:rPr>
                <w:b/>
              </w:rPr>
              <w:t>if user will be able to perform Initial configuration of a Standalone Controller (e.g., no database currently exists in the Standalone Controller)</w:t>
            </w:r>
          </w:p>
        </w:tc>
      </w:tr>
      <w:tr w:rsidR="007855AB" w14:paraId="37F3E936"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C9077A9" w14:textId="77777777" w:rsidR="007855AB" w:rsidRDefault="007855AB"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D4B3FB2" w14:textId="77777777" w:rsidR="007855AB" w:rsidRDefault="007855AB"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AD77D6E" w14:textId="77777777" w:rsidR="007855AB" w:rsidRDefault="007855AB" w:rsidP="007712E9">
            <w:pPr>
              <w:pStyle w:val="CellBody"/>
              <w:rPr>
                <w:rFonts w:ascii="Times New Roman" w:hAnsi="Times New Roman"/>
                <w:color w:val="auto"/>
              </w:rPr>
            </w:pPr>
            <w:r>
              <w:rPr>
                <w:rFonts w:ascii="Times New Roman" w:hAnsi="Times New Roman"/>
                <w:color w:val="auto"/>
              </w:rPr>
              <w:t xml:space="preserve"> </w:t>
            </w:r>
          </w:p>
        </w:tc>
      </w:tr>
      <w:tr w:rsidR="00867344" w14:paraId="72F6DA42"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3468706" w14:textId="1147ACA9" w:rsidR="00867344" w:rsidRDefault="00867344" w:rsidP="00BA7962">
            <w:pPr>
              <w:pStyle w:val="CellBody"/>
              <w:numPr>
                <w:ilvl w:val="0"/>
                <w:numId w:val="76"/>
              </w:numPr>
              <w:rPr>
                <w:rFonts w:ascii="Times New Roman" w:hAnsi="Times New Roman"/>
                <w:color w:val="auto"/>
              </w:rPr>
            </w:pPr>
            <w:r>
              <w:rPr>
                <w:rFonts w:ascii="Times New Roman" w:hAnsi="Times New Roman"/>
                <w:color w:val="auto"/>
              </w:rPr>
              <w:t>Connect to newly added Controller using internet browser</w:t>
            </w:r>
          </w:p>
        </w:tc>
        <w:tc>
          <w:tcPr>
            <w:tcW w:w="2070" w:type="dxa"/>
            <w:tcBorders>
              <w:top w:val="single" w:sz="6" w:space="0" w:color="auto"/>
              <w:left w:val="single" w:sz="4" w:space="0" w:color="auto"/>
              <w:bottom w:val="single" w:sz="4" w:space="0" w:color="auto"/>
              <w:right w:val="single" w:sz="4" w:space="0" w:color="auto"/>
            </w:tcBorders>
          </w:tcPr>
          <w:p w14:paraId="63B6B2D1" w14:textId="64D36BB7" w:rsidR="00867344" w:rsidRDefault="00867344" w:rsidP="00867344">
            <w:pPr>
              <w:pStyle w:val="CellBody"/>
              <w:rPr>
                <w:rFonts w:ascii="Times New Roman" w:hAnsi="Times New Roman"/>
                <w:color w:val="auto"/>
              </w:rPr>
            </w:pPr>
            <w:r w:rsidRPr="003111AE">
              <w:rPr>
                <w:rFonts w:ascii="Times New Roman" w:hAnsi="Times New Roman"/>
                <w:color w:val="auto"/>
              </w:rPr>
              <w:t xml:space="preserve">P/F/F#/NA:  </w:t>
            </w:r>
          </w:p>
        </w:tc>
      </w:tr>
      <w:tr w:rsidR="00867344" w14:paraId="1275145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3200A1F" w14:textId="425D7B94" w:rsidR="00867344" w:rsidRDefault="00867344" w:rsidP="00BA7962">
            <w:pPr>
              <w:pStyle w:val="CellBody"/>
              <w:numPr>
                <w:ilvl w:val="0"/>
                <w:numId w:val="76"/>
              </w:numPr>
              <w:rPr>
                <w:rFonts w:ascii="Times New Roman" w:hAnsi="Times New Roman"/>
                <w:color w:val="auto"/>
              </w:rPr>
            </w:pPr>
            <w:r>
              <w:rPr>
                <w:rFonts w:ascii="Times New Roman" w:hAnsi="Times New Roman"/>
                <w:color w:val="auto"/>
              </w:rPr>
              <w:t xml:space="preserve">Verify if </w:t>
            </w:r>
            <w:r w:rsidRPr="00D9735A">
              <w:rPr>
                <w:bCs/>
              </w:rPr>
              <w:t>user will be able to perform Initial configuration of a Standalone Controller</w:t>
            </w:r>
          </w:p>
        </w:tc>
        <w:tc>
          <w:tcPr>
            <w:tcW w:w="2070" w:type="dxa"/>
            <w:tcBorders>
              <w:top w:val="single" w:sz="6" w:space="0" w:color="auto"/>
              <w:left w:val="single" w:sz="4" w:space="0" w:color="auto"/>
              <w:bottom w:val="single" w:sz="4" w:space="0" w:color="auto"/>
              <w:right w:val="single" w:sz="4" w:space="0" w:color="auto"/>
            </w:tcBorders>
          </w:tcPr>
          <w:p w14:paraId="7F30E95A" w14:textId="1DD834E8" w:rsidR="00867344" w:rsidRDefault="00867344" w:rsidP="00867344">
            <w:pPr>
              <w:pStyle w:val="CellBody"/>
              <w:rPr>
                <w:rFonts w:ascii="Times New Roman" w:hAnsi="Times New Roman"/>
                <w:color w:val="auto"/>
              </w:rPr>
            </w:pPr>
            <w:r w:rsidRPr="003111AE">
              <w:rPr>
                <w:rFonts w:ascii="Times New Roman" w:hAnsi="Times New Roman"/>
                <w:color w:val="auto"/>
              </w:rPr>
              <w:t xml:space="preserve">P/F/F#/NA:  </w:t>
            </w:r>
          </w:p>
        </w:tc>
      </w:tr>
      <w:tr w:rsidR="007855AB" w14:paraId="2219726B"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09A14B7" w14:textId="77777777" w:rsidR="007855AB" w:rsidRDefault="007855AB" w:rsidP="007712E9">
            <w:pPr>
              <w:pStyle w:val="CellBody"/>
            </w:pPr>
            <w:r>
              <w:t>Comments:</w:t>
            </w:r>
          </w:p>
        </w:tc>
      </w:tr>
    </w:tbl>
    <w:p w14:paraId="454746B7" w14:textId="77777777" w:rsidR="007855AB" w:rsidRDefault="007855AB" w:rsidP="007855AB"/>
    <w:p w14:paraId="5A70BE22" w14:textId="77777777" w:rsidR="007855AB" w:rsidRDefault="007855AB"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855AB" w:rsidRPr="003A700C" w14:paraId="1EA8DAF0"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23B0E85" w14:textId="65BC8F8B" w:rsidR="007855AB" w:rsidRPr="003A700C" w:rsidRDefault="007855AB" w:rsidP="00BC515A">
            <w:pPr>
              <w:pStyle w:val="CellBody"/>
              <w:numPr>
                <w:ilvl w:val="4"/>
                <w:numId w:val="16"/>
              </w:numPr>
              <w:rPr>
                <w:b/>
              </w:rPr>
            </w:pPr>
            <w:r w:rsidRPr="00AD33AF">
              <w:rPr>
                <w:b/>
              </w:rPr>
              <w:lastRenderedPageBreak/>
              <w:t>Test :</w:t>
            </w:r>
            <w:r>
              <w:rPr>
                <w:b/>
              </w:rPr>
              <w:t xml:space="preserve"> </w:t>
            </w:r>
            <w:r w:rsidR="00344F3D" w:rsidRPr="00BC515A">
              <w:rPr>
                <w:b/>
              </w:rPr>
              <w:t>Verify downloading</w:t>
            </w:r>
            <w:r w:rsidR="00D82758" w:rsidRPr="00BC515A">
              <w:rPr>
                <w:b/>
              </w:rPr>
              <w:t xml:space="preserve"> new </w:t>
            </w:r>
            <w:r w:rsidR="00344F3D" w:rsidRPr="00BC515A">
              <w:rPr>
                <w:b/>
              </w:rPr>
              <w:t>database</w:t>
            </w:r>
            <w:r w:rsidR="00D82758" w:rsidRPr="00BC515A">
              <w:rPr>
                <w:b/>
              </w:rPr>
              <w:t xml:space="preserve"> (performed offline)</w:t>
            </w:r>
            <w:r w:rsidR="00344F3D" w:rsidRPr="00BC515A">
              <w:rPr>
                <w:b/>
              </w:rPr>
              <w:t xml:space="preserve"> to </w:t>
            </w:r>
            <w:r w:rsidR="00D82758" w:rsidRPr="00BC515A">
              <w:rPr>
                <w:b/>
              </w:rPr>
              <w:t xml:space="preserve">already running </w:t>
            </w:r>
            <w:r w:rsidR="00344F3D" w:rsidRPr="00BC515A">
              <w:rPr>
                <w:b/>
              </w:rPr>
              <w:t>Controller</w:t>
            </w:r>
            <w:r w:rsidR="00D82758" w:rsidRPr="00BC515A">
              <w:rPr>
                <w:b/>
              </w:rPr>
              <w:t xml:space="preserve"> with some database</w:t>
            </w:r>
          </w:p>
        </w:tc>
      </w:tr>
      <w:tr w:rsidR="007855AB" w14:paraId="158F987D"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EE3DBC3" w14:textId="77777777" w:rsidR="007855AB" w:rsidRDefault="007855AB"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672B8FC" w14:textId="77777777" w:rsidR="007855AB" w:rsidRDefault="007855AB"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A2F59AA" w14:textId="77777777" w:rsidR="007855AB" w:rsidRDefault="007855AB" w:rsidP="007712E9">
            <w:pPr>
              <w:pStyle w:val="CellBody"/>
              <w:rPr>
                <w:rFonts w:ascii="Times New Roman" w:hAnsi="Times New Roman"/>
                <w:color w:val="auto"/>
              </w:rPr>
            </w:pPr>
            <w:r>
              <w:rPr>
                <w:rFonts w:ascii="Times New Roman" w:hAnsi="Times New Roman"/>
                <w:color w:val="auto"/>
              </w:rPr>
              <w:t xml:space="preserve"> </w:t>
            </w:r>
          </w:p>
        </w:tc>
      </w:tr>
      <w:tr w:rsidR="00344F3D" w14:paraId="5AB6B2F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0D9C30F" w14:textId="4621EE68" w:rsidR="00344F3D" w:rsidRDefault="00D82758" w:rsidP="00BA7962">
            <w:pPr>
              <w:pStyle w:val="CellBody"/>
              <w:numPr>
                <w:ilvl w:val="0"/>
                <w:numId w:val="77"/>
              </w:numPr>
              <w:rPr>
                <w:rFonts w:ascii="Times New Roman" w:hAnsi="Times New Roman"/>
                <w:color w:val="auto"/>
              </w:rPr>
            </w:pPr>
            <w:r>
              <w:rPr>
                <w:rFonts w:ascii="Times New Roman" w:hAnsi="Times New Roman"/>
                <w:color w:val="auto"/>
              </w:rPr>
              <w:t>C</w:t>
            </w:r>
            <w:r w:rsidR="00344F3D">
              <w:rPr>
                <w:rFonts w:ascii="Times New Roman" w:hAnsi="Times New Roman"/>
                <w:color w:val="auto"/>
              </w:rPr>
              <w:t xml:space="preserve">reate a new Database </w:t>
            </w:r>
            <w:r w:rsidR="00344F3D" w:rsidRPr="00344F3D">
              <w:t>(e.g., new control scheme/functionality)</w:t>
            </w:r>
            <w:r>
              <w:t xml:space="preserve"> offline on </w:t>
            </w:r>
            <w:del w:id="3405" w:author="Jindal, Deepak [AUTOSOL/PWS/NOIDA]" w:date="2022-06-08T19:41:00Z">
              <w:r w:rsidDel="00A84C67">
                <w:delText>stanalone</w:delText>
              </w:r>
            </w:del>
            <w:ins w:id="3406" w:author="Jindal, Deepak [AUTOSOL/PWS/NOIDA]" w:date="2022-06-08T19:41:00Z">
              <w:r w:rsidR="00A84C67">
                <w:t>Standalone</w:t>
              </w:r>
            </w:ins>
            <w:r>
              <w:t xml:space="preserve"> machine when not connected to Controller</w:t>
            </w:r>
          </w:p>
        </w:tc>
        <w:tc>
          <w:tcPr>
            <w:tcW w:w="2070" w:type="dxa"/>
            <w:tcBorders>
              <w:top w:val="single" w:sz="6" w:space="0" w:color="auto"/>
              <w:left w:val="single" w:sz="4" w:space="0" w:color="auto"/>
              <w:bottom w:val="single" w:sz="4" w:space="0" w:color="auto"/>
              <w:right w:val="single" w:sz="4" w:space="0" w:color="auto"/>
            </w:tcBorders>
          </w:tcPr>
          <w:p w14:paraId="7D1CF382" w14:textId="6A5F89CF" w:rsidR="00344F3D" w:rsidRDefault="00344F3D" w:rsidP="00344F3D">
            <w:pPr>
              <w:pStyle w:val="CellBody"/>
              <w:rPr>
                <w:rFonts w:ascii="Times New Roman" w:hAnsi="Times New Roman"/>
                <w:color w:val="auto"/>
              </w:rPr>
            </w:pPr>
            <w:r w:rsidRPr="0024712E">
              <w:rPr>
                <w:rFonts w:ascii="Times New Roman" w:hAnsi="Times New Roman"/>
                <w:color w:val="auto"/>
              </w:rPr>
              <w:t xml:space="preserve">P/F/F#/NA:  </w:t>
            </w:r>
          </w:p>
        </w:tc>
      </w:tr>
      <w:tr w:rsidR="00344F3D" w14:paraId="44CDD3A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39F896E" w14:textId="12DCD988" w:rsidR="00344F3D" w:rsidRDefault="00344F3D" w:rsidP="00BA7962">
            <w:pPr>
              <w:pStyle w:val="CellBody"/>
              <w:numPr>
                <w:ilvl w:val="0"/>
                <w:numId w:val="77"/>
              </w:numPr>
              <w:rPr>
                <w:rFonts w:ascii="Times New Roman" w:hAnsi="Times New Roman"/>
                <w:color w:val="auto"/>
              </w:rPr>
            </w:pPr>
            <w:r>
              <w:rPr>
                <w:rFonts w:ascii="Times New Roman" w:hAnsi="Times New Roman"/>
                <w:color w:val="auto"/>
              </w:rPr>
              <w:t xml:space="preserve">Connect to Controller </w:t>
            </w:r>
            <w:r w:rsidR="00D82758">
              <w:rPr>
                <w:rFonts w:ascii="Times New Roman" w:hAnsi="Times New Roman"/>
                <w:color w:val="auto"/>
              </w:rPr>
              <w:t xml:space="preserve">which is already running with some database </w:t>
            </w:r>
            <w:r>
              <w:rPr>
                <w:rFonts w:ascii="Times New Roman" w:hAnsi="Times New Roman"/>
                <w:color w:val="auto"/>
              </w:rPr>
              <w:t xml:space="preserve">and </w:t>
            </w:r>
            <w:ins w:id="3407" w:author="Jindal, Deepak [AUTOSOL/PWS/NOIDA]" w:date="2022-06-19T12:02:00Z">
              <w:r w:rsidR="0030798F">
                <w:t>select the option to utilize the database stored on the st</w:t>
              </w:r>
            </w:ins>
            <w:ins w:id="3408" w:author="Jindal, Deepak [AUTOSOL/PWS/NOIDA]" w:date="2022-06-19T12:03:00Z">
              <w:r w:rsidR="0030798F">
                <w:t>a</w:t>
              </w:r>
            </w:ins>
            <w:ins w:id="3409" w:author="Jindal, Deepak [AUTOSOL/PWS/NOIDA]" w:date="2022-06-19T12:02:00Z">
              <w:r w:rsidR="0030798F">
                <w:t>nd</w:t>
              </w:r>
            </w:ins>
            <w:ins w:id="3410" w:author="Jindal, Deepak [AUTOSOL/PWS/NOIDA]" w:date="2022-06-19T12:03:00Z">
              <w:r w:rsidR="0030798F">
                <w:t>alone</w:t>
              </w:r>
            </w:ins>
            <w:ins w:id="3411" w:author="Jindal, Deepak [AUTOSOL/PWS/NOIDA]" w:date="2022-06-19T12:02:00Z">
              <w:r w:rsidR="0030798F">
                <w:t xml:space="preserve"> station</w:t>
              </w:r>
            </w:ins>
            <w:del w:id="3412" w:author="Jindal, Deepak [AUTOSOL/PWS/NOIDA]" w:date="2022-06-19T12:02:00Z">
              <w:r w:rsidDel="0030798F">
                <w:rPr>
                  <w:rFonts w:ascii="Times New Roman" w:hAnsi="Times New Roman"/>
                  <w:color w:val="auto"/>
                </w:rPr>
                <w:delText>select option to download database from station to Controller</w:delText>
              </w:r>
            </w:del>
          </w:p>
        </w:tc>
        <w:tc>
          <w:tcPr>
            <w:tcW w:w="2070" w:type="dxa"/>
            <w:tcBorders>
              <w:top w:val="single" w:sz="6" w:space="0" w:color="auto"/>
              <w:left w:val="single" w:sz="4" w:space="0" w:color="auto"/>
              <w:bottom w:val="single" w:sz="4" w:space="0" w:color="auto"/>
              <w:right w:val="single" w:sz="4" w:space="0" w:color="auto"/>
            </w:tcBorders>
          </w:tcPr>
          <w:p w14:paraId="3A680D2A" w14:textId="6E36A888" w:rsidR="00344F3D" w:rsidRDefault="00344F3D" w:rsidP="00344F3D">
            <w:pPr>
              <w:pStyle w:val="CellBody"/>
              <w:rPr>
                <w:rFonts w:ascii="Times New Roman" w:hAnsi="Times New Roman"/>
                <w:color w:val="auto"/>
              </w:rPr>
            </w:pPr>
            <w:r w:rsidRPr="0024712E">
              <w:rPr>
                <w:rFonts w:ascii="Times New Roman" w:hAnsi="Times New Roman"/>
                <w:color w:val="auto"/>
              </w:rPr>
              <w:t xml:space="preserve">P/F/F#/NA:  </w:t>
            </w:r>
          </w:p>
        </w:tc>
      </w:tr>
      <w:tr w:rsidR="00344F3D" w14:paraId="132CD7D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DFDA25A" w14:textId="04A45B29" w:rsidR="00344F3D" w:rsidRDefault="00344F3D" w:rsidP="00BA7962">
            <w:pPr>
              <w:pStyle w:val="CellBody"/>
              <w:numPr>
                <w:ilvl w:val="0"/>
                <w:numId w:val="77"/>
              </w:numPr>
              <w:rPr>
                <w:rFonts w:ascii="Times New Roman" w:hAnsi="Times New Roman"/>
                <w:color w:val="auto"/>
              </w:rPr>
            </w:pPr>
            <w:r>
              <w:rPr>
                <w:rFonts w:ascii="Times New Roman" w:hAnsi="Times New Roman"/>
                <w:color w:val="auto"/>
              </w:rPr>
              <w:t>Verify</w:t>
            </w:r>
            <w:r w:rsidRPr="00B83EB3">
              <w:rPr>
                <w:b/>
              </w:rPr>
              <w:t xml:space="preserve"> </w:t>
            </w:r>
            <w:r w:rsidRPr="00344F3D">
              <w:rPr>
                <w:bCs/>
              </w:rPr>
              <w:t>that able to completely replace database on Standlone Controller</w:t>
            </w:r>
          </w:p>
        </w:tc>
        <w:tc>
          <w:tcPr>
            <w:tcW w:w="2070" w:type="dxa"/>
            <w:tcBorders>
              <w:top w:val="single" w:sz="6" w:space="0" w:color="auto"/>
              <w:left w:val="single" w:sz="4" w:space="0" w:color="auto"/>
              <w:bottom w:val="single" w:sz="4" w:space="0" w:color="auto"/>
              <w:right w:val="single" w:sz="4" w:space="0" w:color="auto"/>
            </w:tcBorders>
          </w:tcPr>
          <w:p w14:paraId="764A15A2" w14:textId="41EC5D8C" w:rsidR="00344F3D" w:rsidRDefault="00344F3D" w:rsidP="00344F3D">
            <w:pPr>
              <w:pStyle w:val="CellBody"/>
              <w:rPr>
                <w:rFonts w:ascii="Times New Roman" w:hAnsi="Times New Roman"/>
                <w:color w:val="auto"/>
              </w:rPr>
            </w:pPr>
            <w:r w:rsidRPr="0024712E">
              <w:rPr>
                <w:rFonts w:ascii="Times New Roman" w:hAnsi="Times New Roman"/>
                <w:color w:val="auto"/>
              </w:rPr>
              <w:t xml:space="preserve">P/F/F#/NA:  </w:t>
            </w:r>
          </w:p>
        </w:tc>
      </w:tr>
      <w:tr w:rsidR="007855AB" w14:paraId="68749D5A"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A624EC5" w14:textId="77777777" w:rsidR="007855AB" w:rsidRDefault="007855AB" w:rsidP="007712E9">
            <w:pPr>
              <w:pStyle w:val="CellBody"/>
            </w:pPr>
            <w:r>
              <w:t>Comments:</w:t>
            </w:r>
          </w:p>
        </w:tc>
      </w:tr>
    </w:tbl>
    <w:p w14:paraId="5CC571F7" w14:textId="0DDBAF46" w:rsidR="007855AB" w:rsidRDefault="007855AB" w:rsidP="007855AB"/>
    <w:p w14:paraId="3FDFD9DC" w14:textId="09B5A710" w:rsidR="00D82758" w:rsidRDefault="00D82758"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D82758" w:rsidRPr="003A700C" w14:paraId="22002ECE" w14:textId="77777777" w:rsidTr="002273AE">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413430D" w14:textId="3570DED6" w:rsidR="00D82758" w:rsidRPr="003A700C" w:rsidRDefault="00D82758" w:rsidP="00BC515A">
            <w:pPr>
              <w:pStyle w:val="CellBody"/>
              <w:numPr>
                <w:ilvl w:val="4"/>
                <w:numId w:val="16"/>
              </w:numPr>
              <w:rPr>
                <w:b/>
              </w:rPr>
            </w:pPr>
            <w:r w:rsidRPr="00AD33AF">
              <w:rPr>
                <w:b/>
              </w:rPr>
              <w:t>Test :</w:t>
            </w:r>
            <w:r>
              <w:rPr>
                <w:b/>
              </w:rPr>
              <w:t xml:space="preserve"> </w:t>
            </w:r>
            <w:r w:rsidRPr="00BC515A">
              <w:rPr>
                <w:b/>
              </w:rPr>
              <w:t>Verify downloading modified database (performed offline) to already running Controller with some database</w:t>
            </w:r>
          </w:p>
        </w:tc>
      </w:tr>
      <w:tr w:rsidR="00D82758" w14:paraId="104AC8D1" w14:textId="77777777" w:rsidTr="002273AE">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C1049A8" w14:textId="77777777" w:rsidR="00D82758" w:rsidRDefault="00D82758" w:rsidP="002273AE">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7E6B469" w14:textId="77777777" w:rsidR="00D82758" w:rsidRDefault="00D82758" w:rsidP="002273AE">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08A3D5B9" w14:textId="77777777" w:rsidR="00D82758" w:rsidRDefault="00D82758" w:rsidP="002273AE">
            <w:pPr>
              <w:pStyle w:val="CellBody"/>
              <w:rPr>
                <w:rFonts w:ascii="Times New Roman" w:hAnsi="Times New Roman"/>
                <w:color w:val="auto"/>
              </w:rPr>
            </w:pPr>
            <w:r>
              <w:rPr>
                <w:rFonts w:ascii="Times New Roman" w:hAnsi="Times New Roman"/>
                <w:color w:val="auto"/>
              </w:rPr>
              <w:t xml:space="preserve"> </w:t>
            </w:r>
          </w:p>
        </w:tc>
      </w:tr>
      <w:tr w:rsidR="00D82758" w14:paraId="7D309AD6"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006ACA8" w14:textId="1EC3D30A" w:rsidR="00D82758" w:rsidRDefault="00D82758" w:rsidP="00BA7962">
            <w:pPr>
              <w:pStyle w:val="CellBody"/>
              <w:numPr>
                <w:ilvl w:val="0"/>
                <w:numId w:val="143"/>
              </w:numPr>
              <w:rPr>
                <w:rFonts w:ascii="Times New Roman" w:hAnsi="Times New Roman"/>
                <w:color w:val="auto"/>
              </w:rPr>
            </w:pPr>
            <w:r>
              <w:rPr>
                <w:rFonts w:ascii="Times New Roman" w:hAnsi="Times New Roman"/>
                <w:color w:val="auto"/>
              </w:rPr>
              <w:t xml:space="preserve">Make changes to existing database </w:t>
            </w:r>
            <w:r>
              <w:t xml:space="preserve">offline on </w:t>
            </w:r>
            <w:del w:id="3413" w:author="Jindal, Deepak [AUTOSOL/PWS/NOIDA]" w:date="2022-06-08T19:41:00Z">
              <w:r w:rsidDel="00A84C67">
                <w:delText>stanalone</w:delText>
              </w:r>
            </w:del>
            <w:ins w:id="3414" w:author="Jindal, Deepak [AUTOSOL/PWS/NOIDA]" w:date="2022-06-08T19:41:00Z">
              <w:r w:rsidR="00A84C67">
                <w:t>Standalone</w:t>
              </w:r>
            </w:ins>
            <w:r>
              <w:t xml:space="preserve"> machine when not connected to Controller</w:t>
            </w:r>
          </w:p>
        </w:tc>
        <w:tc>
          <w:tcPr>
            <w:tcW w:w="2070" w:type="dxa"/>
            <w:tcBorders>
              <w:top w:val="single" w:sz="6" w:space="0" w:color="auto"/>
              <w:left w:val="single" w:sz="4" w:space="0" w:color="auto"/>
              <w:bottom w:val="single" w:sz="4" w:space="0" w:color="auto"/>
              <w:right w:val="single" w:sz="4" w:space="0" w:color="auto"/>
            </w:tcBorders>
          </w:tcPr>
          <w:p w14:paraId="3B1A5B62" w14:textId="77777777" w:rsidR="00D82758" w:rsidRDefault="00D82758" w:rsidP="002273AE">
            <w:pPr>
              <w:pStyle w:val="CellBody"/>
              <w:rPr>
                <w:rFonts w:ascii="Times New Roman" w:hAnsi="Times New Roman"/>
                <w:color w:val="auto"/>
              </w:rPr>
            </w:pPr>
            <w:r w:rsidRPr="0024712E">
              <w:rPr>
                <w:rFonts w:ascii="Times New Roman" w:hAnsi="Times New Roman"/>
                <w:color w:val="auto"/>
              </w:rPr>
              <w:t xml:space="preserve">P/F/F#/NA:  </w:t>
            </w:r>
          </w:p>
        </w:tc>
      </w:tr>
      <w:tr w:rsidR="00D82758" w14:paraId="19EB440A"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CB0F495" w14:textId="7B03D2F1" w:rsidR="00D82758" w:rsidRDefault="00D82758" w:rsidP="00BA7962">
            <w:pPr>
              <w:pStyle w:val="CellBody"/>
              <w:numPr>
                <w:ilvl w:val="0"/>
                <w:numId w:val="143"/>
              </w:numPr>
              <w:rPr>
                <w:rFonts w:ascii="Times New Roman" w:hAnsi="Times New Roman"/>
                <w:color w:val="auto"/>
              </w:rPr>
            </w:pPr>
            <w:r>
              <w:rPr>
                <w:rFonts w:ascii="Times New Roman" w:hAnsi="Times New Roman"/>
                <w:color w:val="auto"/>
              </w:rPr>
              <w:t xml:space="preserve">Connect to Controller which is already running with some database and select option to </w:t>
            </w:r>
            <w:del w:id="3415" w:author="Jindal, Deepak [AUTOSOL/PWS/NOIDA]" w:date="2022-06-09T17:47:00Z">
              <w:r w:rsidDel="00EB3A0E">
                <w:rPr>
                  <w:rFonts w:ascii="Times New Roman" w:hAnsi="Times New Roman"/>
                  <w:color w:val="auto"/>
                </w:rPr>
                <w:delText>download database</w:delText>
              </w:r>
            </w:del>
            <w:ins w:id="3416" w:author="Jindal, Deepak [AUTOSOL/PWS/NOIDA]" w:date="2022-06-09T17:47:00Z">
              <w:r w:rsidR="00EB3A0E">
                <w:rPr>
                  <w:rFonts w:ascii="Times New Roman" w:hAnsi="Times New Roman"/>
                  <w:color w:val="auto"/>
                </w:rPr>
                <w:t xml:space="preserve">utilize database stored </w:t>
              </w:r>
            </w:ins>
            <w:ins w:id="3417" w:author="Jindal, Deepak [AUTOSOL/PWS/NOIDA]" w:date="2022-06-09T17:48:00Z">
              <w:r w:rsidR="00EB3A0E">
                <w:rPr>
                  <w:rFonts w:ascii="Times New Roman" w:hAnsi="Times New Roman"/>
                  <w:color w:val="auto"/>
                </w:rPr>
                <w:t xml:space="preserve">on the </w:t>
              </w:r>
            </w:ins>
            <w:del w:id="3418" w:author="Jindal, Deepak [AUTOSOL/PWS/NOIDA]" w:date="2022-06-09T17:48:00Z">
              <w:r w:rsidDel="00EB3A0E">
                <w:rPr>
                  <w:rFonts w:ascii="Times New Roman" w:hAnsi="Times New Roman"/>
                  <w:color w:val="auto"/>
                </w:rPr>
                <w:delText xml:space="preserve"> from </w:delText>
              </w:r>
            </w:del>
            <w:r>
              <w:rPr>
                <w:rFonts w:ascii="Times New Roman" w:hAnsi="Times New Roman"/>
                <w:color w:val="auto"/>
              </w:rPr>
              <w:t>station</w:t>
            </w:r>
            <w:del w:id="3419" w:author="Jindal, Deepak [AUTOSOL/PWS/NOIDA]" w:date="2022-06-09T17:48:00Z">
              <w:r w:rsidDel="00EB3A0E">
                <w:rPr>
                  <w:rFonts w:ascii="Times New Roman" w:hAnsi="Times New Roman"/>
                  <w:color w:val="auto"/>
                </w:rPr>
                <w:delText xml:space="preserve"> to Controller</w:delText>
              </w:r>
            </w:del>
          </w:p>
        </w:tc>
        <w:tc>
          <w:tcPr>
            <w:tcW w:w="2070" w:type="dxa"/>
            <w:tcBorders>
              <w:top w:val="single" w:sz="6" w:space="0" w:color="auto"/>
              <w:left w:val="single" w:sz="4" w:space="0" w:color="auto"/>
              <w:bottom w:val="single" w:sz="4" w:space="0" w:color="auto"/>
              <w:right w:val="single" w:sz="4" w:space="0" w:color="auto"/>
            </w:tcBorders>
          </w:tcPr>
          <w:p w14:paraId="3BA3E740" w14:textId="77777777" w:rsidR="00D82758" w:rsidRDefault="00D82758" w:rsidP="002273AE">
            <w:pPr>
              <w:pStyle w:val="CellBody"/>
              <w:rPr>
                <w:rFonts w:ascii="Times New Roman" w:hAnsi="Times New Roman"/>
                <w:color w:val="auto"/>
              </w:rPr>
            </w:pPr>
            <w:r w:rsidRPr="0024712E">
              <w:rPr>
                <w:rFonts w:ascii="Times New Roman" w:hAnsi="Times New Roman"/>
                <w:color w:val="auto"/>
              </w:rPr>
              <w:t xml:space="preserve">P/F/F#/NA:  </w:t>
            </w:r>
          </w:p>
        </w:tc>
      </w:tr>
      <w:tr w:rsidR="00D82758" w14:paraId="0FFC6EF7" w14:textId="77777777" w:rsidTr="002273AE">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19DF98A" w14:textId="11560B69" w:rsidR="00D82758" w:rsidRDefault="00EB3A0E" w:rsidP="00BA7962">
            <w:pPr>
              <w:pStyle w:val="CellBody"/>
              <w:numPr>
                <w:ilvl w:val="0"/>
                <w:numId w:val="143"/>
              </w:numPr>
              <w:rPr>
                <w:rFonts w:ascii="Times New Roman" w:hAnsi="Times New Roman"/>
                <w:color w:val="auto"/>
              </w:rPr>
            </w:pPr>
            <w:ins w:id="3420" w:author="Jindal, Deepak [AUTOSOL/PWS/NOIDA]" w:date="2022-06-09T17:48:00Z">
              <w:r>
                <w:rPr>
                  <w:rFonts w:ascii="Times New Roman" w:hAnsi="Times New Roman"/>
                  <w:color w:val="auto"/>
                </w:rPr>
                <w:t xml:space="preserve">Perform required </w:t>
              </w:r>
            </w:ins>
            <w:ins w:id="3421" w:author="Jindal, Deepak [AUTOSOL/PWS/NOIDA]" w:date="2022-06-09T17:49:00Z">
              <w:r>
                <w:rPr>
                  <w:rFonts w:ascii="Times New Roman" w:hAnsi="Times New Roman"/>
                  <w:color w:val="auto"/>
                </w:rPr>
                <w:t>Download/reboot/</w:t>
              </w:r>
            </w:ins>
            <w:ins w:id="3422" w:author="Jindal, Deepak [AUTOSOL/PWS/NOIDA]" w:date="2022-06-09T17:48:00Z">
              <w:r>
                <w:rPr>
                  <w:rFonts w:ascii="Times New Roman" w:hAnsi="Times New Roman"/>
                  <w:color w:val="auto"/>
                </w:rPr>
                <w:t>clear</w:t>
              </w:r>
            </w:ins>
            <w:ins w:id="3423" w:author="Jindal, Deepak [AUTOSOL/PWS/NOIDA]" w:date="2022-06-09T17:49:00Z">
              <w:r>
                <w:rPr>
                  <w:rFonts w:ascii="Times New Roman" w:hAnsi="Times New Roman"/>
                  <w:color w:val="auto"/>
                </w:rPr>
                <w:t xml:space="preserve">/load operations and </w:t>
              </w:r>
            </w:ins>
            <w:r w:rsidR="00D82758">
              <w:rPr>
                <w:rFonts w:ascii="Times New Roman" w:hAnsi="Times New Roman"/>
                <w:color w:val="auto"/>
              </w:rPr>
              <w:t>Verify</w:t>
            </w:r>
            <w:r w:rsidR="00D82758" w:rsidRPr="00B83EB3">
              <w:rPr>
                <w:b/>
              </w:rPr>
              <w:t xml:space="preserve"> </w:t>
            </w:r>
            <w:r w:rsidR="00D82758" w:rsidRPr="00344F3D">
              <w:rPr>
                <w:bCs/>
              </w:rPr>
              <w:t>that able to replace database on Standlone Controller</w:t>
            </w:r>
          </w:p>
        </w:tc>
        <w:tc>
          <w:tcPr>
            <w:tcW w:w="2070" w:type="dxa"/>
            <w:tcBorders>
              <w:top w:val="single" w:sz="6" w:space="0" w:color="auto"/>
              <w:left w:val="single" w:sz="4" w:space="0" w:color="auto"/>
              <w:bottom w:val="single" w:sz="4" w:space="0" w:color="auto"/>
              <w:right w:val="single" w:sz="4" w:space="0" w:color="auto"/>
            </w:tcBorders>
          </w:tcPr>
          <w:p w14:paraId="547B0F07" w14:textId="77777777" w:rsidR="00D82758" w:rsidRDefault="00D82758" w:rsidP="002273AE">
            <w:pPr>
              <w:pStyle w:val="CellBody"/>
              <w:rPr>
                <w:rFonts w:ascii="Times New Roman" w:hAnsi="Times New Roman"/>
                <w:color w:val="auto"/>
              </w:rPr>
            </w:pPr>
            <w:r w:rsidRPr="0024712E">
              <w:rPr>
                <w:rFonts w:ascii="Times New Roman" w:hAnsi="Times New Roman"/>
                <w:color w:val="auto"/>
              </w:rPr>
              <w:t xml:space="preserve">P/F/F#/NA:  </w:t>
            </w:r>
          </w:p>
        </w:tc>
      </w:tr>
      <w:tr w:rsidR="00D82758" w14:paraId="5A493554" w14:textId="77777777" w:rsidTr="002273AE">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239B107" w14:textId="77777777" w:rsidR="00D82758" w:rsidRDefault="00D82758" w:rsidP="002273AE">
            <w:pPr>
              <w:pStyle w:val="CellBody"/>
            </w:pPr>
            <w:r>
              <w:t>Comments:</w:t>
            </w:r>
          </w:p>
        </w:tc>
      </w:tr>
    </w:tbl>
    <w:p w14:paraId="18D6D7FF" w14:textId="05291A8C" w:rsidR="00D82758" w:rsidRDefault="00D82758" w:rsidP="007855AB"/>
    <w:p w14:paraId="14EC1639" w14:textId="77777777" w:rsidR="00D82758" w:rsidRDefault="00D82758" w:rsidP="007855AB"/>
    <w:p w14:paraId="1DB1FCA1" w14:textId="77777777" w:rsidR="007855AB" w:rsidRDefault="007855AB" w:rsidP="007855AB"/>
    <w:p w14:paraId="56F39FDE" w14:textId="77777777" w:rsidR="007855AB" w:rsidRDefault="007855AB" w:rsidP="007855AB"/>
    <w:p w14:paraId="5B48DD97" w14:textId="77777777" w:rsidR="007855AB" w:rsidRDefault="007855AB"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855AB" w:rsidRPr="003A700C" w14:paraId="177C5EB5"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569D0CF" w14:textId="333FD6F3" w:rsidR="007855AB" w:rsidRPr="003A700C" w:rsidRDefault="007855AB" w:rsidP="00BC515A">
            <w:pPr>
              <w:pStyle w:val="CellBody"/>
              <w:numPr>
                <w:ilvl w:val="4"/>
                <w:numId w:val="16"/>
              </w:numPr>
              <w:rPr>
                <w:b/>
              </w:rPr>
            </w:pPr>
            <w:r w:rsidRPr="00AD33AF">
              <w:rPr>
                <w:b/>
              </w:rPr>
              <w:t>Test :</w:t>
            </w:r>
            <w:r>
              <w:rPr>
                <w:b/>
              </w:rPr>
              <w:t xml:space="preserve"> </w:t>
            </w:r>
            <w:r w:rsidR="003438E1" w:rsidRPr="00A258A0">
              <w:rPr>
                <w:bCs/>
                <w:rPrChange w:id="3424" w:author="Jindal, Deepak [AUTOSOL/PWS/NOIDA]" w:date="2022-06-09T18:48:00Z">
                  <w:rPr>
                    <w:b/>
                  </w:rPr>
                </w:rPrChange>
              </w:rPr>
              <w:t>Verify if Checks will be performed to verify that the database running locally on the computer is compatible with the database currently stored in the Standalone Controller</w:t>
            </w:r>
          </w:p>
        </w:tc>
      </w:tr>
      <w:tr w:rsidR="005972DC" w14:paraId="0EE0956D"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94A0080" w14:textId="77777777" w:rsidR="005972DC" w:rsidRDefault="005972DC" w:rsidP="005972D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701F190" w14:textId="70709B5B" w:rsidR="005972DC" w:rsidRDefault="005972DC" w:rsidP="005972DC">
            <w:pPr>
              <w:pStyle w:val="CellBody"/>
              <w:rPr>
                <w:rFonts w:ascii="Times New Roman" w:hAnsi="Times New Roman"/>
                <w:color w:val="auto"/>
              </w:rPr>
            </w:pPr>
            <w:r w:rsidRPr="00A723E2">
              <w:rPr>
                <w:rFonts w:ascii="Times New Roman" w:hAnsi="Times New Roman"/>
                <w:color w:val="auto"/>
              </w:rPr>
              <w:t xml:space="preserve">P/F/F#/NA:  </w:t>
            </w:r>
          </w:p>
        </w:tc>
        <w:tc>
          <w:tcPr>
            <w:tcW w:w="2070" w:type="dxa"/>
            <w:tcBorders>
              <w:top w:val="single" w:sz="6" w:space="0" w:color="auto"/>
              <w:left w:val="single" w:sz="4" w:space="0" w:color="auto"/>
              <w:bottom w:val="single" w:sz="4" w:space="0" w:color="auto"/>
              <w:right w:val="single" w:sz="4" w:space="0" w:color="auto"/>
            </w:tcBorders>
          </w:tcPr>
          <w:p w14:paraId="309CEA98" w14:textId="77777777" w:rsidR="005972DC" w:rsidRDefault="005972DC" w:rsidP="005972DC">
            <w:pPr>
              <w:pStyle w:val="CellBody"/>
              <w:rPr>
                <w:rFonts w:ascii="Times New Roman" w:hAnsi="Times New Roman"/>
                <w:color w:val="auto"/>
              </w:rPr>
            </w:pPr>
            <w:r>
              <w:rPr>
                <w:rFonts w:ascii="Times New Roman" w:hAnsi="Times New Roman"/>
                <w:color w:val="auto"/>
              </w:rPr>
              <w:t xml:space="preserve"> </w:t>
            </w:r>
          </w:p>
        </w:tc>
      </w:tr>
      <w:tr w:rsidR="005972DC" w14:paraId="61101DFD"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8D11FA8" w14:textId="4F9E569D" w:rsidR="005972DC" w:rsidRDefault="005972DC" w:rsidP="00BA7962">
            <w:pPr>
              <w:pStyle w:val="CellBody"/>
              <w:numPr>
                <w:ilvl w:val="0"/>
                <w:numId w:val="78"/>
              </w:numPr>
              <w:rPr>
                <w:rFonts w:ascii="Times New Roman" w:hAnsi="Times New Roman"/>
                <w:color w:val="auto"/>
              </w:rPr>
            </w:pPr>
            <w:r>
              <w:rPr>
                <w:rFonts w:ascii="Times New Roman" w:hAnsi="Times New Roman"/>
                <w:color w:val="auto"/>
              </w:rPr>
              <w:t xml:space="preserve">Try connecting to </w:t>
            </w:r>
            <w:del w:id="3425" w:author="Jindal, Deepak [AUTOSOL/PWS/NOIDA]" w:date="2022-06-08T19:41:00Z">
              <w:r w:rsidDel="00A84C67">
                <w:rPr>
                  <w:rFonts w:ascii="Times New Roman" w:hAnsi="Times New Roman"/>
                  <w:color w:val="auto"/>
                </w:rPr>
                <w:delText>Stanalone</w:delText>
              </w:r>
            </w:del>
            <w:ins w:id="3426" w:author="Jindal, Deepak [AUTOSOL/PWS/NOIDA]" w:date="2022-06-08T19:41:00Z">
              <w:r w:rsidR="00A84C67">
                <w:rPr>
                  <w:rFonts w:ascii="Times New Roman" w:hAnsi="Times New Roman"/>
                  <w:color w:val="auto"/>
                </w:rPr>
                <w:t>Standalone</w:t>
              </w:r>
            </w:ins>
            <w:r>
              <w:rPr>
                <w:rFonts w:ascii="Times New Roman" w:hAnsi="Times New Roman"/>
                <w:color w:val="auto"/>
              </w:rPr>
              <w:t xml:space="preserve"> Controller from </w:t>
            </w:r>
            <w:del w:id="3427" w:author="Jindal, Deepak [AUTOSOL/PWS/NOIDA]" w:date="2022-06-08T19:41:00Z">
              <w:r w:rsidDel="00A84C67">
                <w:rPr>
                  <w:rFonts w:ascii="Times New Roman" w:hAnsi="Times New Roman"/>
                  <w:color w:val="auto"/>
                </w:rPr>
                <w:delText>Stanalone</w:delText>
              </w:r>
            </w:del>
            <w:ins w:id="3428" w:author="Jindal, Deepak [AUTOSOL/PWS/NOIDA]" w:date="2022-06-08T19:41:00Z">
              <w:r w:rsidR="00A84C67">
                <w:rPr>
                  <w:rFonts w:ascii="Times New Roman" w:hAnsi="Times New Roman"/>
                  <w:color w:val="auto"/>
                </w:rPr>
                <w:t>Standalone</w:t>
              </w:r>
            </w:ins>
            <w:r>
              <w:rPr>
                <w:rFonts w:ascii="Times New Roman" w:hAnsi="Times New Roman"/>
                <w:color w:val="auto"/>
              </w:rPr>
              <w:t xml:space="preserve"> machine where some database</w:t>
            </w:r>
            <w:ins w:id="3429" w:author="Jindal, Deepak [AUTOSOL/PWS/NOIDA]" w:date="2022-06-09T18:04:00Z">
              <w:r w:rsidR="00716FB8">
                <w:rPr>
                  <w:rFonts w:ascii="Times New Roman" w:hAnsi="Times New Roman"/>
                  <w:color w:val="auto"/>
                </w:rPr>
                <w:t>, wh</w:t>
              </w:r>
            </w:ins>
            <w:ins w:id="3430" w:author="Jindal, Deepak [AUTOSOL/PWS/NOIDA]" w:date="2022-06-09T18:05:00Z">
              <w:r w:rsidR="00716FB8">
                <w:rPr>
                  <w:rFonts w:ascii="Times New Roman" w:hAnsi="Times New Roman"/>
                  <w:color w:val="auto"/>
                </w:rPr>
                <w:t>ich is not same as running in Controller,</w:t>
              </w:r>
            </w:ins>
            <w:del w:id="3431" w:author="Jindal, Deepak [AUTOSOL/PWS/NOIDA]" w:date="2022-06-09T18:04:00Z">
              <w:r w:rsidDel="00716FB8">
                <w:rPr>
                  <w:rFonts w:ascii="Times New Roman" w:hAnsi="Times New Roman"/>
                  <w:color w:val="auto"/>
                </w:rPr>
                <w:delText xml:space="preserve"> </w:delText>
              </w:r>
            </w:del>
            <w:r>
              <w:rPr>
                <w:rFonts w:ascii="Times New Roman" w:hAnsi="Times New Roman"/>
                <w:color w:val="auto"/>
              </w:rPr>
              <w:t>is present</w:t>
            </w:r>
          </w:p>
        </w:tc>
        <w:tc>
          <w:tcPr>
            <w:tcW w:w="2070" w:type="dxa"/>
            <w:tcBorders>
              <w:top w:val="single" w:sz="6" w:space="0" w:color="auto"/>
              <w:left w:val="single" w:sz="4" w:space="0" w:color="auto"/>
              <w:bottom w:val="single" w:sz="4" w:space="0" w:color="auto"/>
              <w:right w:val="single" w:sz="4" w:space="0" w:color="auto"/>
            </w:tcBorders>
          </w:tcPr>
          <w:p w14:paraId="69B85E8C" w14:textId="2B04DDCF" w:rsidR="005972DC" w:rsidRDefault="005972DC" w:rsidP="005972DC">
            <w:pPr>
              <w:pStyle w:val="CellBody"/>
              <w:rPr>
                <w:rFonts w:ascii="Times New Roman" w:hAnsi="Times New Roman"/>
                <w:color w:val="auto"/>
              </w:rPr>
            </w:pPr>
            <w:r w:rsidRPr="00A723E2">
              <w:rPr>
                <w:rFonts w:ascii="Times New Roman" w:hAnsi="Times New Roman"/>
                <w:color w:val="auto"/>
              </w:rPr>
              <w:t xml:space="preserve">P/F/F#/NA:  </w:t>
            </w:r>
          </w:p>
        </w:tc>
      </w:tr>
      <w:tr w:rsidR="005972DC" w14:paraId="4E49889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25B59C9" w14:textId="1DC60EE7" w:rsidR="005972DC" w:rsidRDefault="005972DC" w:rsidP="00BA7962">
            <w:pPr>
              <w:pStyle w:val="CellBody"/>
              <w:numPr>
                <w:ilvl w:val="0"/>
                <w:numId w:val="78"/>
              </w:numPr>
              <w:rPr>
                <w:rFonts w:ascii="Times New Roman" w:hAnsi="Times New Roman"/>
                <w:color w:val="auto"/>
              </w:rPr>
            </w:pPr>
            <w:r>
              <w:rPr>
                <w:rFonts w:ascii="Times New Roman" w:hAnsi="Times New Roman"/>
                <w:color w:val="auto"/>
              </w:rPr>
              <w:t xml:space="preserve">Verify </w:t>
            </w:r>
            <w:r w:rsidRPr="003438E1">
              <w:rPr>
                <w:rFonts w:ascii="Times New Roman" w:hAnsi="Times New Roman"/>
                <w:color w:val="auto"/>
              </w:rPr>
              <w:t>if Checks will be performed to verify that the database running locally on the computer is compatible with the database currently stored in the Standalone Controller</w:t>
            </w:r>
          </w:p>
        </w:tc>
        <w:tc>
          <w:tcPr>
            <w:tcW w:w="2070" w:type="dxa"/>
            <w:tcBorders>
              <w:top w:val="single" w:sz="6" w:space="0" w:color="auto"/>
              <w:left w:val="single" w:sz="4" w:space="0" w:color="auto"/>
              <w:bottom w:val="single" w:sz="4" w:space="0" w:color="auto"/>
              <w:right w:val="single" w:sz="4" w:space="0" w:color="auto"/>
            </w:tcBorders>
          </w:tcPr>
          <w:p w14:paraId="45905CEB" w14:textId="74BE0977" w:rsidR="005972DC" w:rsidRDefault="005972DC" w:rsidP="005972DC">
            <w:pPr>
              <w:pStyle w:val="CellBody"/>
              <w:rPr>
                <w:rFonts w:ascii="Times New Roman" w:hAnsi="Times New Roman"/>
                <w:color w:val="auto"/>
              </w:rPr>
            </w:pPr>
            <w:r w:rsidRPr="00A723E2">
              <w:rPr>
                <w:rFonts w:ascii="Times New Roman" w:hAnsi="Times New Roman"/>
                <w:color w:val="auto"/>
              </w:rPr>
              <w:t xml:space="preserve">P/F/F#/NA:  </w:t>
            </w:r>
          </w:p>
        </w:tc>
      </w:tr>
      <w:tr w:rsidR="003438E1" w14:paraId="021199A8"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60A3EA1" w14:textId="77777777" w:rsidR="003438E1" w:rsidRDefault="003438E1" w:rsidP="003438E1">
            <w:pPr>
              <w:pStyle w:val="CellBody"/>
            </w:pPr>
            <w:r>
              <w:t>Comments:</w:t>
            </w:r>
          </w:p>
        </w:tc>
      </w:tr>
    </w:tbl>
    <w:p w14:paraId="78407C8C" w14:textId="77777777" w:rsidR="007855AB" w:rsidRDefault="007855AB" w:rsidP="007855AB"/>
    <w:p w14:paraId="5CF701BE" w14:textId="77777777" w:rsidR="007855AB" w:rsidRDefault="007855AB"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855AB" w:rsidRPr="003A700C" w14:paraId="36DDE25E"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507F0E2" w14:textId="32A9B3E7" w:rsidR="00ED1F05" w:rsidDel="00A258A0" w:rsidRDefault="007855AB" w:rsidP="00CE1341">
            <w:pPr>
              <w:pStyle w:val="CellBody"/>
              <w:numPr>
                <w:ilvl w:val="4"/>
                <w:numId w:val="16"/>
              </w:numPr>
              <w:rPr>
                <w:del w:id="3432" w:author="Jindal, Deepak [AUTOSOL/PWS/NOIDA]" w:date="2022-06-09T18:48:00Z"/>
                <w:b/>
              </w:rPr>
            </w:pPr>
            <w:r w:rsidRPr="00AD33AF">
              <w:rPr>
                <w:b/>
              </w:rPr>
              <w:t>Test :</w:t>
            </w:r>
            <w:r w:rsidR="00ED1F05">
              <w:rPr>
                <w:b/>
              </w:rPr>
              <w:t xml:space="preserve"> </w:t>
            </w:r>
            <w:r w:rsidR="00ED1F05" w:rsidRPr="00A258A0">
              <w:rPr>
                <w:bCs/>
                <w:rPrChange w:id="3433" w:author="Jindal, Deepak [AUTOSOL/PWS/NOIDA]" w:date="2022-06-09T18:48:00Z">
                  <w:rPr>
                    <w:b/>
                  </w:rPr>
                </w:rPrChange>
              </w:rPr>
              <w:t>Verify options available on detection of incompatibilityof Database between Standalone station and Standalone Controller</w:t>
            </w:r>
          </w:p>
          <w:p w14:paraId="0B0AC2BF" w14:textId="6E813211" w:rsidR="007855AB" w:rsidRPr="003A700C" w:rsidRDefault="007855AB">
            <w:pPr>
              <w:pStyle w:val="CellBody"/>
              <w:numPr>
                <w:ilvl w:val="4"/>
                <w:numId w:val="16"/>
              </w:numPr>
              <w:rPr>
                <w:b/>
              </w:rPr>
              <w:pPrChange w:id="3434" w:author="Jindal, Deepak [AUTOSOL/PWS/NOIDA]" w:date="2022-06-09T18:48:00Z">
                <w:pPr>
                  <w:pStyle w:val="CellBody"/>
                  <w:ind w:left="720"/>
                </w:pPr>
              </w:pPrChange>
            </w:pPr>
          </w:p>
        </w:tc>
      </w:tr>
      <w:tr w:rsidR="005972DC" w14:paraId="5946ED19"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94206D6" w14:textId="77777777" w:rsidR="005972DC" w:rsidRDefault="005972DC" w:rsidP="005972D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50D4603" w14:textId="0098E350" w:rsidR="005972DC" w:rsidRDefault="005972DC" w:rsidP="005972DC">
            <w:pPr>
              <w:pStyle w:val="CellBody"/>
              <w:rPr>
                <w:rFonts w:ascii="Times New Roman" w:hAnsi="Times New Roman"/>
                <w:color w:val="auto"/>
              </w:rPr>
            </w:pPr>
            <w:r w:rsidRPr="004E2AB5">
              <w:rPr>
                <w:rFonts w:ascii="Times New Roman" w:hAnsi="Times New Roman"/>
                <w:color w:val="auto"/>
              </w:rPr>
              <w:t xml:space="preserve">P/F/F#/NA:  </w:t>
            </w:r>
          </w:p>
        </w:tc>
        <w:tc>
          <w:tcPr>
            <w:tcW w:w="2070" w:type="dxa"/>
            <w:tcBorders>
              <w:top w:val="single" w:sz="6" w:space="0" w:color="auto"/>
              <w:left w:val="single" w:sz="4" w:space="0" w:color="auto"/>
              <w:bottom w:val="single" w:sz="4" w:space="0" w:color="auto"/>
              <w:right w:val="single" w:sz="4" w:space="0" w:color="auto"/>
            </w:tcBorders>
          </w:tcPr>
          <w:p w14:paraId="1943CE1D" w14:textId="77777777" w:rsidR="005972DC" w:rsidRDefault="005972DC" w:rsidP="005972DC">
            <w:pPr>
              <w:pStyle w:val="CellBody"/>
              <w:rPr>
                <w:rFonts w:ascii="Times New Roman" w:hAnsi="Times New Roman"/>
                <w:color w:val="auto"/>
              </w:rPr>
            </w:pPr>
            <w:r>
              <w:rPr>
                <w:rFonts w:ascii="Times New Roman" w:hAnsi="Times New Roman"/>
                <w:color w:val="auto"/>
              </w:rPr>
              <w:t xml:space="preserve"> </w:t>
            </w:r>
          </w:p>
        </w:tc>
      </w:tr>
      <w:tr w:rsidR="005972DC" w14:paraId="13B0B5D2"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D1C9E9E" w14:textId="3728BDF0" w:rsidR="005972DC" w:rsidRDefault="005972DC" w:rsidP="00BA7962">
            <w:pPr>
              <w:pStyle w:val="CellBody"/>
              <w:numPr>
                <w:ilvl w:val="0"/>
                <w:numId w:val="79"/>
              </w:numPr>
              <w:rPr>
                <w:rFonts w:ascii="Times New Roman" w:hAnsi="Times New Roman"/>
                <w:color w:val="auto"/>
              </w:rPr>
            </w:pPr>
            <w:del w:id="3435" w:author="Jindal, Deepak [AUTOSOL/PWS/NOIDA]" w:date="2022-06-09T18:11:00Z">
              <w:r w:rsidDel="007642D8">
                <w:rPr>
                  <w:rFonts w:ascii="Times New Roman" w:hAnsi="Times New Roman"/>
                  <w:color w:val="auto"/>
                </w:rPr>
                <w:lastRenderedPageBreak/>
                <w:delText xml:space="preserve">Make changes to existing database to make it incompatible with database running on Standalone Controller or </w:delText>
              </w:r>
            </w:del>
            <w:ins w:id="3436" w:author="Jindal, Deepak [AUTOSOL/PWS/NOIDA]" w:date="2022-06-09T18:11:00Z">
              <w:r w:rsidR="007642D8">
                <w:rPr>
                  <w:rFonts w:ascii="Times New Roman" w:hAnsi="Times New Roman"/>
                  <w:color w:val="auto"/>
                </w:rPr>
                <w:t>C</w:t>
              </w:r>
            </w:ins>
            <w:del w:id="3437" w:author="Jindal, Deepak [AUTOSOL/PWS/NOIDA]" w:date="2022-06-09T18:11:00Z">
              <w:r w:rsidDel="007642D8">
                <w:rPr>
                  <w:rFonts w:ascii="Times New Roman" w:hAnsi="Times New Roman"/>
                  <w:color w:val="auto"/>
                </w:rPr>
                <w:delText>c</w:delText>
              </w:r>
            </w:del>
            <w:r>
              <w:rPr>
                <w:rFonts w:ascii="Times New Roman" w:hAnsi="Times New Roman"/>
                <w:color w:val="auto"/>
              </w:rPr>
              <w:t>reate new database which is incompatible</w:t>
            </w:r>
            <w:ins w:id="3438" w:author="Jindal, Deepak [AUTOSOL/PWS/NOIDA]" w:date="2022-06-09T18:12:00Z">
              <w:r w:rsidR="007642D8">
                <w:rPr>
                  <w:rFonts w:ascii="Times New Roman" w:hAnsi="Times New Roman"/>
                  <w:color w:val="auto"/>
                </w:rPr>
                <w:t xml:space="preserve"> (</w:t>
              </w:r>
              <w:r w:rsidR="007642D8">
                <w:t>A “non-compatible” database would be one which is created from scratch (e.g., via create new database, followed by text-based imports and control sheet imports) or a database which is defined as a template database</w:t>
              </w:r>
              <w:r w:rsidR="007642D8">
                <w:rPr>
                  <w:rFonts w:ascii="Times New Roman" w:hAnsi="Times New Roman"/>
                  <w:color w:val="auto"/>
                </w:rPr>
                <w:t>)</w:t>
              </w:r>
            </w:ins>
            <w:r>
              <w:rPr>
                <w:rFonts w:ascii="Times New Roman" w:hAnsi="Times New Roman"/>
                <w:color w:val="auto"/>
              </w:rPr>
              <w:t xml:space="preserve"> with database running on Standalone Controller</w:t>
            </w:r>
            <w:ins w:id="3439" w:author="Jindal, Deepak [AUTOSOL/PWS/NOIDA]" w:date="2022-06-09T18:08:00Z">
              <w:r w:rsidR="007642D8">
                <w:rPr>
                  <w:rFonts w:ascii="Times New Roman" w:hAnsi="Times New Roman"/>
                  <w:color w:val="auto"/>
                </w:rPr>
                <w:t>. Try connecting to controller when this database is utilized by engineering tools.</w:t>
              </w:r>
            </w:ins>
          </w:p>
        </w:tc>
        <w:tc>
          <w:tcPr>
            <w:tcW w:w="2070" w:type="dxa"/>
            <w:tcBorders>
              <w:top w:val="single" w:sz="6" w:space="0" w:color="auto"/>
              <w:left w:val="single" w:sz="4" w:space="0" w:color="auto"/>
              <w:bottom w:val="single" w:sz="4" w:space="0" w:color="auto"/>
              <w:right w:val="single" w:sz="4" w:space="0" w:color="auto"/>
            </w:tcBorders>
          </w:tcPr>
          <w:p w14:paraId="7DFDFBC5" w14:textId="04553780" w:rsidR="005972DC" w:rsidRDefault="005972DC" w:rsidP="005972DC">
            <w:pPr>
              <w:pStyle w:val="CellBody"/>
              <w:rPr>
                <w:rFonts w:ascii="Times New Roman" w:hAnsi="Times New Roman"/>
                <w:color w:val="auto"/>
              </w:rPr>
            </w:pPr>
            <w:r w:rsidRPr="004E2AB5">
              <w:rPr>
                <w:rFonts w:ascii="Times New Roman" w:hAnsi="Times New Roman"/>
                <w:color w:val="auto"/>
              </w:rPr>
              <w:t xml:space="preserve">P/F/F#/NA:  </w:t>
            </w:r>
          </w:p>
        </w:tc>
      </w:tr>
      <w:tr w:rsidR="005972DC" w14:paraId="49B95BA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6947E39" w14:textId="77777777" w:rsidR="005972DC" w:rsidRPr="00D9735A" w:rsidRDefault="005972DC" w:rsidP="00BA7962">
            <w:pPr>
              <w:pStyle w:val="CellBody"/>
              <w:numPr>
                <w:ilvl w:val="0"/>
                <w:numId w:val="79"/>
              </w:numPr>
              <w:rPr>
                <w:rFonts w:ascii="Times New Roman" w:hAnsi="Times New Roman"/>
                <w:bCs/>
                <w:color w:val="auto"/>
              </w:rPr>
            </w:pPr>
            <w:r>
              <w:rPr>
                <w:rFonts w:ascii="Times New Roman" w:hAnsi="Times New Roman"/>
                <w:color w:val="auto"/>
              </w:rPr>
              <w:t xml:space="preserve">Verify that </w:t>
            </w:r>
            <w:r w:rsidRPr="00D9735A">
              <w:rPr>
                <w:bCs/>
              </w:rPr>
              <w:t xml:space="preserve">if an incompatibility is detected, the user will be notified and given the following options- </w:t>
            </w:r>
          </w:p>
          <w:p w14:paraId="19BB2E12" w14:textId="77777777" w:rsidR="005972DC" w:rsidRPr="00D9735A" w:rsidRDefault="005972DC" w:rsidP="005972DC">
            <w:pPr>
              <w:pStyle w:val="CellBody"/>
              <w:ind w:left="720"/>
              <w:rPr>
                <w:bCs/>
              </w:rPr>
            </w:pPr>
            <w:r w:rsidRPr="00D9735A">
              <w:rPr>
                <w:bCs/>
              </w:rPr>
              <w:t>-Abort the Connection attempt.</w:t>
            </w:r>
          </w:p>
          <w:p w14:paraId="3CE32874" w14:textId="77777777" w:rsidR="005972DC" w:rsidRPr="00D9735A" w:rsidRDefault="005972DC" w:rsidP="005972DC">
            <w:pPr>
              <w:pStyle w:val="CellBody"/>
              <w:ind w:left="720"/>
              <w:rPr>
                <w:bCs/>
              </w:rPr>
            </w:pPr>
            <w:r w:rsidRPr="00D9735A">
              <w:rPr>
                <w:bCs/>
              </w:rPr>
              <w:t>-Utilize the database on the Standalone Controller – in which case the database currently on the computer will be deleted and the database will be uploaded from the Standalone Controller.</w:t>
            </w:r>
          </w:p>
          <w:p w14:paraId="1102CBA0" w14:textId="7193C1A7" w:rsidR="005972DC" w:rsidRDefault="005972DC" w:rsidP="005972DC">
            <w:pPr>
              <w:pStyle w:val="CellBody"/>
              <w:ind w:left="720"/>
              <w:rPr>
                <w:rFonts w:ascii="Times New Roman" w:hAnsi="Times New Roman"/>
                <w:color w:val="auto"/>
              </w:rPr>
            </w:pPr>
            <w:r w:rsidRPr="00D9735A">
              <w:rPr>
                <w:bCs/>
              </w:rPr>
              <w:t>-Utilize the database currently on the computer.  Note that since the database has been detected to be incompatible with the database stored on (and application running in) the Standalone Controller, the Standalone Controller will need to be cleared</w:t>
            </w:r>
          </w:p>
        </w:tc>
        <w:tc>
          <w:tcPr>
            <w:tcW w:w="2070" w:type="dxa"/>
            <w:tcBorders>
              <w:top w:val="single" w:sz="6" w:space="0" w:color="auto"/>
              <w:left w:val="single" w:sz="4" w:space="0" w:color="auto"/>
              <w:bottom w:val="single" w:sz="4" w:space="0" w:color="auto"/>
              <w:right w:val="single" w:sz="4" w:space="0" w:color="auto"/>
            </w:tcBorders>
          </w:tcPr>
          <w:p w14:paraId="334A700C" w14:textId="543EEF42" w:rsidR="005972DC" w:rsidRDefault="005972DC" w:rsidP="005972DC">
            <w:pPr>
              <w:pStyle w:val="CellBody"/>
              <w:rPr>
                <w:rFonts w:ascii="Times New Roman" w:hAnsi="Times New Roman"/>
                <w:color w:val="auto"/>
              </w:rPr>
            </w:pPr>
            <w:r w:rsidRPr="004E2AB5">
              <w:rPr>
                <w:rFonts w:ascii="Times New Roman" w:hAnsi="Times New Roman"/>
                <w:color w:val="auto"/>
              </w:rPr>
              <w:t xml:space="preserve">P/F/F#/NA:  </w:t>
            </w:r>
          </w:p>
        </w:tc>
      </w:tr>
      <w:tr w:rsidR="005972DC" w14:paraId="72EFA16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6FE8AC2" w14:textId="62B6C9E1" w:rsidR="005972DC" w:rsidRDefault="005972DC" w:rsidP="00BA7962">
            <w:pPr>
              <w:pStyle w:val="CellBody"/>
              <w:numPr>
                <w:ilvl w:val="0"/>
                <w:numId w:val="79"/>
              </w:numPr>
              <w:rPr>
                <w:rFonts w:ascii="Times New Roman" w:hAnsi="Times New Roman"/>
                <w:color w:val="auto"/>
              </w:rPr>
            </w:pPr>
            <w:r w:rsidRPr="00D9735A">
              <w:rPr>
                <w:rFonts w:ascii="Times New Roman" w:hAnsi="Times New Roman"/>
                <w:color w:val="auto"/>
              </w:rPr>
              <w:t xml:space="preserve">Verify that </w:t>
            </w:r>
            <w:r w:rsidRPr="00D9735A">
              <w:rPr>
                <w:bCs/>
              </w:rPr>
              <w:t xml:space="preserve">on detecting incompatibility, if the user select </w:t>
            </w:r>
            <w:r>
              <w:rPr>
                <w:bCs/>
              </w:rPr>
              <w:t>“</w:t>
            </w:r>
            <w:r w:rsidRPr="00D9735A">
              <w:rPr>
                <w:bCs/>
              </w:rPr>
              <w:t>Abort the Connection attempt</w:t>
            </w:r>
            <w:r>
              <w:rPr>
                <w:bCs/>
              </w:rPr>
              <w:t xml:space="preserve">” then this option </w:t>
            </w:r>
            <w:r w:rsidRPr="00D9735A">
              <w:rPr>
                <w:bCs/>
              </w:rPr>
              <w:t>Abort</w:t>
            </w:r>
            <w:r>
              <w:rPr>
                <w:bCs/>
              </w:rPr>
              <w:t>s</w:t>
            </w:r>
            <w:r w:rsidRPr="00D9735A">
              <w:rPr>
                <w:bCs/>
              </w:rPr>
              <w:t xml:space="preserve"> the Connection</w:t>
            </w:r>
          </w:p>
        </w:tc>
        <w:tc>
          <w:tcPr>
            <w:tcW w:w="2070" w:type="dxa"/>
            <w:tcBorders>
              <w:top w:val="single" w:sz="6" w:space="0" w:color="auto"/>
              <w:left w:val="single" w:sz="4" w:space="0" w:color="auto"/>
              <w:bottom w:val="single" w:sz="4" w:space="0" w:color="auto"/>
              <w:right w:val="single" w:sz="4" w:space="0" w:color="auto"/>
            </w:tcBorders>
          </w:tcPr>
          <w:p w14:paraId="4E1E13EF" w14:textId="0D6DA070" w:rsidR="005972DC" w:rsidRDefault="005972DC" w:rsidP="005972DC">
            <w:pPr>
              <w:pStyle w:val="CellBody"/>
              <w:rPr>
                <w:rFonts w:ascii="Times New Roman" w:hAnsi="Times New Roman"/>
                <w:color w:val="auto"/>
              </w:rPr>
            </w:pPr>
            <w:r w:rsidRPr="004E2AB5">
              <w:rPr>
                <w:rFonts w:ascii="Times New Roman" w:hAnsi="Times New Roman"/>
                <w:color w:val="auto"/>
              </w:rPr>
              <w:t xml:space="preserve">P/F/F#/NA:  </w:t>
            </w:r>
          </w:p>
        </w:tc>
      </w:tr>
      <w:tr w:rsidR="005972DC" w14:paraId="2B4B5D3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D069BE7" w14:textId="7A48C1BA" w:rsidR="005972DC" w:rsidRPr="00D9735A" w:rsidRDefault="005972DC" w:rsidP="00BA7962">
            <w:pPr>
              <w:pStyle w:val="CellBody"/>
              <w:numPr>
                <w:ilvl w:val="0"/>
                <w:numId w:val="79"/>
              </w:numPr>
              <w:rPr>
                <w:rFonts w:ascii="Times New Roman" w:hAnsi="Times New Roman"/>
                <w:color w:val="auto"/>
              </w:rPr>
            </w:pPr>
            <w:r w:rsidRPr="00D9735A">
              <w:rPr>
                <w:rFonts w:ascii="Times New Roman" w:hAnsi="Times New Roman"/>
                <w:color w:val="auto"/>
              </w:rPr>
              <w:t xml:space="preserve">Verify that </w:t>
            </w:r>
            <w:r w:rsidRPr="00D9735A">
              <w:t xml:space="preserve">on detecting incompatibility, if the user select “Utilize the database on the Standalone Controller – in which case the database currently on the computer will be deleted and the database will be uploaded from the Standalone Controller” then this option </w:t>
            </w:r>
            <w:r>
              <w:t xml:space="preserve">deletes </w:t>
            </w:r>
            <w:r w:rsidRPr="00D9735A">
              <w:t>database currently on the computer</w:t>
            </w:r>
            <w:r>
              <w:t xml:space="preserve"> and </w:t>
            </w:r>
            <w:r w:rsidRPr="00D9735A">
              <w:t>the database will be uploaded from the Standalone Controller</w:t>
            </w:r>
          </w:p>
        </w:tc>
        <w:tc>
          <w:tcPr>
            <w:tcW w:w="2070" w:type="dxa"/>
            <w:tcBorders>
              <w:top w:val="single" w:sz="6" w:space="0" w:color="auto"/>
              <w:left w:val="single" w:sz="4" w:space="0" w:color="auto"/>
              <w:bottom w:val="single" w:sz="4" w:space="0" w:color="auto"/>
              <w:right w:val="single" w:sz="4" w:space="0" w:color="auto"/>
            </w:tcBorders>
          </w:tcPr>
          <w:p w14:paraId="3197E57B" w14:textId="41B09AAA" w:rsidR="005972DC" w:rsidRDefault="005972DC" w:rsidP="005972DC">
            <w:pPr>
              <w:pStyle w:val="CellBody"/>
              <w:rPr>
                <w:rFonts w:ascii="Times New Roman" w:hAnsi="Times New Roman"/>
                <w:color w:val="auto"/>
              </w:rPr>
            </w:pPr>
            <w:r w:rsidRPr="004E2AB5">
              <w:rPr>
                <w:rFonts w:ascii="Times New Roman" w:hAnsi="Times New Roman"/>
                <w:color w:val="auto"/>
              </w:rPr>
              <w:t xml:space="preserve">P/F/F#/NA:  </w:t>
            </w:r>
          </w:p>
        </w:tc>
      </w:tr>
      <w:tr w:rsidR="005972DC" w14:paraId="4BFA205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A5B843E" w14:textId="4A97A5D2" w:rsidR="005972DC" w:rsidRPr="00D9735A" w:rsidRDefault="005972DC" w:rsidP="00BA7962">
            <w:pPr>
              <w:pStyle w:val="CellBody"/>
              <w:numPr>
                <w:ilvl w:val="0"/>
                <w:numId w:val="79"/>
              </w:numPr>
              <w:rPr>
                <w:rFonts w:ascii="Times New Roman" w:hAnsi="Times New Roman"/>
                <w:color w:val="auto"/>
              </w:rPr>
            </w:pPr>
            <w:r w:rsidRPr="00D9735A">
              <w:rPr>
                <w:rFonts w:ascii="Times New Roman" w:hAnsi="Times New Roman"/>
                <w:color w:val="auto"/>
              </w:rPr>
              <w:t xml:space="preserve">Verify that </w:t>
            </w:r>
            <w:r w:rsidRPr="00D9735A">
              <w:t>on detecting incompatibility, if the user select “Utilize the database currently on the computer.  Note that since the database has been detected to be incompatible with the database stored on (and application running in) the Standalone Controller, the Standalone Controller will need to be cleared” then this option</w:t>
            </w:r>
            <w:ins w:id="3440" w:author="Jindal, Deepak [AUTOSOL/PWS/NOIDA]" w:date="2022-06-09T18:09:00Z">
              <w:r w:rsidR="007642D8">
                <w:t xml:space="preserve"> prompts to</w:t>
              </w:r>
            </w:ins>
            <w:r w:rsidRPr="00D9735A">
              <w:t xml:space="preserve"> </w:t>
            </w:r>
            <w:r>
              <w:t>clear</w:t>
            </w:r>
            <w:del w:id="3441" w:author="Jindal, Deepak [AUTOSOL/PWS/NOIDA]" w:date="2022-06-09T18:09:00Z">
              <w:r w:rsidDel="007642D8">
                <w:delText>s</w:delText>
              </w:r>
            </w:del>
            <w:r>
              <w:t xml:space="preserve"> the Controller.</w:t>
            </w:r>
          </w:p>
        </w:tc>
        <w:tc>
          <w:tcPr>
            <w:tcW w:w="2070" w:type="dxa"/>
            <w:tcBorders>
              <w:top w:val="single" w:sz="6" w:space="0" w:color="auto"/>
              <w:left w:val="single" w:sz="4" w:space="0" w:color="auto"/>
              <w:bottom w:val="single" w:sz="4" w:space="0" w:color="auto"/>
              <w:right w:val="single" w:sz="4" w:space="0" w:color="auto"/>
            </w:tcBorders>
          </w:tcPr>
          <w:p w14:paraId="53ED26E6" w14:textId="2F2A4B84" w:rsidR="005972DC" w:rsidRDefault="005972DC" w:rsidP="005972DC">
            <w:pPr>
              <w:pStyle w:val="CellBody"/>
              <w:rPr>
                <w:rFonts w:ascii="Times New Roman" w:hAnsi="Times New Roman"/>
                <w:color w:val="auto"/>
              </w:rPr>
            </w:pPr>
            <w:r w:rsidRPr="004E2AB5">
              <w:rPr>
                <w:rFonts w:ascii="Times New Roman" w:hAnsi="Times New Roman"/>
                <w:color w:val="auto"/>
              </w:rPr>
              <w:t xml:space="preserve">P/F/F#/NA:  </w:t>
            </w:r>
          </w:p>
        </w:tc>
      </w:tr>
      <w:tr w:rsidR="007855AB" w14:paraId="68114A63"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E0F9D45" w14:textId="77777777" w:rsidR="007855AB" w:rsidRDefault="007855AB" w:rsidP="007712E9">
            <w:pPr>
              <w:pStyle w:val="CellBody"/>
            </w:pPr>
            <w:r>
              <w:t>Comments:</w:t>
            </w:r>
          </w:p>
        </w:tc>
      </w:tr>
    </w:tbl>
    <w:p w14:paraId="7A5FAE93" w14:textId="385C0E17" w:rsidR="007855AB" w:rsidRDefault="007855AB" w:rsidP="007855AB">
      <w:pPr>
        <w:rPr>
          <w:ins w:id="3442" w:author="Jindal, Deepak [AUTOSOL/PWS/NOIDA]" w:date="2022-06-09T18:14: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642D8" w:rsidRPr="003A700C" w14:paraId="1553D144" w14:textId="77777777" w:rsidTr="00F800C8">
        <w:trPr>
          <w:cantSplit/>
          <w:trHeight w:val="316"/>
          <w:ins w:id="3443" w:author="Jindal, Deepak [AUTOSOL/PWS/NOIDA]" w:date="2022-06-09T18:14: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56BD840" w14:textId="0A4FC7DB" w:rsidR="007642D8" w:rsidRPr="003A700C" w:rsidRDefault="007642D8" w:rsidP="00F800C8">
            <w:pPr>
              <w:pStyle w:val="CellBody"/>
              <w:numPr>
                <w:ilvl w:val="4"/>
                <w:numId w:val="16"/>
              </w:numPr>
              <w:rPr>
                <w:ins w:id="3444" w:author="Jindal, Deepak [AUTOSOL/PWS/NOIDA]" w:date="2022-06-09T18:14:00Z"/>
                <w:b/>
              </w:rPr>
            </w:pPr>
            <w:ins w:id="3445" w:author="Jindal, Deepak [AUTOSOL/PWS/NOIDA]" w:date="2022-06-09T18:14:00Z">
              <w:r w:rsidRPr="00AD33AF">
                <w:rPr>
                  <w:b/>
                </w:rPr>
                <w:t>Test :</w:t>
              </w:r>
              <w:r>
                <w:rPr>
                  <w:b/>
                </w:rPr>
                <w:t xml:space="preserve"> </w:t>
              </w:r>
              <w:r w:rsidRPr="00A258A0">
                <w:rPr>
                  <w:bCs/>
                  <w:rPrChange w:id="3446" w:author="Jindal, Deepak [AUTOSOL/PWS/NOIDA]" w:date="2022-06-09T18:48:00Z">
                    <w:rPr>
                      <w:b/>
                    </w:rPr>
                  </w:rPrChange>
                </w:rPr>
                <w:t xml:space="preserve">Verify if </w:t>
              </w:r>
            </w:ins>
            <w:ins w:id="3447" w:author="Jindal, Deepak [AUTOSOL/PWS/NOIDA]" w:date="2022-06-09T18:15:00Z">
              <w:r w:rsidRPr="00A258A0">
                <w:rPr>
                  <w:bCs/>
                  <w:rPrChange w:id="3448" w:author="Jindal, Deepak [AUTOSOL/PWS/NOIDA]" w:date="2022-06-09T18:48:00Z">
                    <w:rPr>
                      <w:b/>
                    </w:rPr>
                  </w:rPrChange>
                </w:rPr>
                <w:t xml:space="preserve">Database </w:t>
              </w:r>
            </w:ins>
            <w:ins w:id="3449" w:author="Jindal, Deepak [AUTOSOL/PWS/NOIDA]" w:date="2022-06-09T18:30:00Z">
              <w:r w:rsidR="000C2047" w:rsidRPr="00A258A0">
                <w:rPr>
                  <w:bCs/>
                  <w:rPrChange w:id="3450" w:author="Jindal, Deepak [AUTOSOL/PWS/NOIDA]" w:date="2022-06-09T18:48:00Z">
                    <w:rPr>
                      <w:b/>
                    </w:rPr>
                  </w:rPrChange>
                </w:rPr>
                <w:t xml:space="preserve">which is compatible </w:t>
              </w:r>
            </w:ins>
            <w:ins w:id="3451" w:author="Jindal, Deepak [AUTOSOL/PWS/NOIDA]" w:date="2022-06-09T18:16:00Z">
              <w:r w:rsidRPr="00A258A0">
                <w:rPr>
                  <w:bCs/>
                  <w:rPrChange w:id="3452" w:author="Jindal, Deepak [AUTOSOL/PWS/NOIDA]" w:date="2022-06-09T18:48:00Z">
                    <w:rPr>
                      <w:b/>
                    </w:rPr>
                  </w:rPrChange>
                </w:rPr>
                <w:t>is older than what exists in the Controller</w:t>
              </w:r>
            </w:ins>
            <w:ins w:id="3453" w:author="Jindal, Deepak [AUTOSOL/PWS/NOIDA]" w:date="2022-06-09T18:17:00Z">
              <w:r w:rsidRPr="00A258A0">
                <w:rPr>
                  <w:bCs/>
                  <w:rPrChange w:id="3454" w:author="Jindal, Deepak [AUTOSOL/PWS/NOIDA]" w:date="2022-06-09T18:48:00Z">
                    <w:rPr>
                      <w:b/>
                    </w:rPr>
                  </w:rPrChange>
                </w:rPr>
                <w:t xml:space="preserve"> then it could be loaded to standalone Controller</w:t>
              </w:r>
            </w:ins>
          </w:p>
        </w:tc>
      </w:tr>
      <w:tr w:rsidR="007642D8" w14:paraId="67325422" w14:textId="77777777" w:rsidTr="00F800C8">
        <w:trPr>
          <w:cantSplit/>
          <w:trHeight w:val="316"/>
          <w:ins w:id="3455" w:author="Jindal, Deepak [AUTOSOL/PWS/NOIDA]" w:date="2022-06-09T18:14:00Z"/>
        </w:trPr>
        <w:tc>
          <w:tcPr>
            <w:tcW w:w="2340" w:type="dxa"/>
            <w:tcBorders>
              <w:top w:val="single" w:sz="6" w:space="0" w:color="auto"/>
              <w:left w:val="single" w:sz="4" w:space="0" w:color="auto"/>
              <w:bottom w:val="single" w:sz="4" w:space="0" w:color="auto"/>
              <w:right w:val="single" w:sz="4" w:space="0" w:color="auto"/>
            </w:tcBorders>
          </w:tcPr>
          <w:p w14:paraId="4B8FD227" w14:textId="77777777" w:rsidR="007642D8" w:rsidRDefault="007642D8" w:rsidP="00F800C8">
            <w:pPr>
              <w:pStyle w:val="CellBody"/>
              <w:rPr>
                <w:ins w:id="3456" w:author="Jindal, Deepak [AUTOSOL/PWS/NOIDA]" w:date="2022-06-09T18:14:00Z"/>
                <w:rFonts w:ascii="Times New Roman" w:hAnsi="Times New Roman"/>
                <w:color w:val="auto"/>
              </w:rPr>
            </w:pPr>
            <w:ins w:id="3457" w:author="Jindal, Deepak [AUTOSOL/PWS/NOIDA]" w:date="2022-06-09T18:14: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677E01B3" w14:textId="77777777" w:rsidR="007642D8" w:rsidRDefault="007642D8" w:rsidP="00F800C8">
            <w:pPr>
              <w:pStyle w:val="CellBody"/>
              <w:rPr>
                <w:ins w:id="3458" w:author="Jindal, Deepak [AUTOSOL/PWS/NOIDA]" w:date="2022-06-09T18:14:00Z"/>
                <w:rFonts w:ascii="Times New Roman" w:hAnsi="Times New Roman"/>
                <w:color w:val="auto"/>
              </w:rPr>
            </w:pPr>
            <w:ins w:id="3459" w:author="Jindal, Deepak [AUTOSOL/PWS/NOIDA]" w:date="2022-06-09T18:14:00Z">
              <w:r w:rsidRPr="00A723E2">
                <w:rPr>
                  <w:rFonts w:ascii="Times New Roman" w:hAnsi="Times New Roman"/>
                  <w:color w:val="auto"/>
                </w:rPr>
                <w:t xml:space="preserve">P/F/F#/NA:  </w:t>
              </w:r>
            </w:ins>
          </w:p>
        </w:tc>
        <w:tc>
          <w:tcPr>
            <w:tcW w:w="2070" w:type="dxa"/>
            <w:tcBorders>
              <w:top w:val="single" w:sz="6" w:space="0" w:color="auto"/>
              <w:left w:val="single" w:sz="4" w:space="0" w:color="auto"/>
              <w:bottom w:val="single" w:sz="4" w:space="0" w:color="auto"/>
              <w:right w:val="single" w:sz="4" w:space="0" w:color="auto"/>
            </w:tcBorders>
          </w:tcPr>
          <w:p w14:paraId="68142091" w14:textId="77777777" w:rsidR="007642D8" w:rsidRDefault="007642D8" w:rsidP="00F800C8">
            <w:pPr>
              <w:pStyle w:val="CellBody"/>
              <w:rPr>
                <w:ins w:id="3460" w:author="Jindal, Deepak [AUTOSOL/PWS/NOIDA]" w:date="2022-06-09T18:14:00Z"/>
                <w:rFonts w:ascii="Times New Roman" w:hAnsi="Times New Roman"/>
                <w:color w:val="auto"/>
              </w:rPr>
            </w:pPr>
            <w:ins w:id="3461" w:author="Jindal, Deepak [AUTOSOL/PWS/NOIDA]" w:date="2022-06-09T18:14:00Z">
              <w:r>
                <w:rPr>
                  <w:rFonts w:ascii="Times New Roman" w:hAnsi="Times New Roman"/>
                  <w:color w:val="auto"/>
                </w:rPr>
                <w:t xml:space="preserve"> </w:t>
              </w:r>
            </w:ins>
          </w:p>
        </w:tc>
      </w:tr>
      <w:tr w:rsidR="007642D8" w14:paraId="7A9B3CAB" w14:textId="77777777" w:rsidTr="00F800C8">
        <w:trPr>
          <w:cantSplit/>
          <w:trHeight w:val="316"/>
          <w:ins w:id="3462" w:author="Jindal, Deepak [AUTOSOL/PWS/NOIDA]" w:date="2022-06-09T18:17:00Z"/>
        </w:trPr>
        <w:tc>
          <w:tcPr>
            <w:tcW w:w="7380" w:type="dxa"/>
            <w:gridSpan w:val="2"/>
            <w:tcBorders>
              <w:top w:val="single" w:sz="6" w:space="0" w:color="auto"/>
              <w:left w:val="single" w:sz="4" w:space="0" w:color="auto"/>
              <w:bottom w:val="single" w:sz="4" w:space="0" w:color="auto"/>
              <w:right w:val="single" w:sz="4" w:space="0" w:color="auto"/>
            </w:tcBorders>
          </w:tcPr>
          <w:p w14:paraId="32064F22" w14:textId="104EA5A9" w:rsidR="007642D8" w:rsidRDefault="00C37D28">
            <w:pPr>
              <w:pStyle w:val="CellBody"/>
              <w:numPr>
                <w:ilvl w:val="0"/>
                <w:numId w:val="168"/>
              </w:numPr>
              <w:rPr>
                <w:ins w:id="3463" w:author="Jindal, Deepak [AUTOSOL/PWS/NOIDA]" w:date="2022-06-09T18:17:00Z"/>
                <w:rFonts w:ascii="Times New Roman" w:hAnsi="Times New Roman"/>
                <w:color w:val="auto"/>
              </w:rPr>
              <w:pPrChange w:id="3464" w:author="Jindal, Deepak [AUTOSOL/PWS/NOIDA]" w:date="2022-06-09T18:17:00Z">
                <w:pPr>
                  <w:pStyle w:val="CellBody"/>
                  <w:numPr>
                    <w:numId w:val="78"/>
                  </w:numPr>
                  <w:ind w:left="720" w:hanging="360"/>
                </w:pPr>
              </w:pPrChange>
            </w:pPr>
            <w:ins w:id="3465" w:author="Jindal, Deepak [AUTOSOL/PWS/NOIDA]" w:date="2022-06-09T18:18:00Z">
              <w:r>
                <w:rPr>
                  <w:rFonts w:ascii="Times New Roman" w:hAnsi="Times New Roman"/>
                  <w:color w:val="auto"/>
                </w:rPr>
                <w:t xml:space="preserve">Perform </w:t>
              </w:r>
              <w:r>
                <w:t>Restore operation of an older database</w:t>
              </w:r>
            </w:ins>
            <w:ins w:id="3466" w:author="Jindal, Deepak [AUTOSOL/PWS/NOIDA]" w:date="2022-06-09T18:19:00Z">
              <w:r>
                <w:t xml:space="preserve"> present in </w:t>
              </w:r>
            </w:ins>
            <w:ins w:id="3467" w:author="Jindal, Deepak [AUTOSOL/PWS/NOIDA]" w:date="2022-06-09T18:18:00Z">
              <w:r>
                <w:t>Archive</w:t>
              </w:r>
            </w:ins>
          </w:p>
        </w:tc>
        <w:tc>
          <w:tcPr>
            <w:tcW w:w="2070" w:type="dxa"/>
            <w:tcBorders>
              <w:top w:val="single" w:sz="6" w:space="0" w:color="auto"/>
              <w:left w:val="single" w:sz="4" w:space="0" w:color="auto"/>
              <w:bottom w:val="single" w:sz="4" w:space="0" w:color="auto"/>
              <w:right w:val="single" w:sz="4" w:space="0" w:color="auto"/>
            </w:tcBorders>
          </w:tcPr>
          <w:p w14:paraId="3716A3EB" w14:textId="77777777" w:rsidR="007642D8" w:rsidRPr="00A723E2" w:rsidRDefault="007642D8" w:rsidP="00F800C8">
            <w:pPr>
              <w:pStyle w:val="CellBody"/>
              <w:rPr>
                <w:ins w:id="3468" w:author="Jindal, Deepak [AUTOSOL/PWS/NOIDA]" w:date="2022-06-09T18:17:00Z"/>
                <w:rFonts w:ascii="Times New Roman" w:hAnsi="Times New Roman"/>
                <w:color w:val="auto"/>
              </w:rPr>
            </w:pPr>
          </w:p>
        </w:tc>
      </w:tr>
      <w:tr w:rsidR="007642D8" w14:paraId="7BC797BE" w14:textId="77777777" w:rsidTr="00F800C8">
        <w:trPr>
          <w:cantSplit/>
          <w:trHeight w:val="316"/>
          <w:ins w:id="3469" w:author="Jindal, Deepak [AUTOSOL/PWS/NOIDA]" w:date="2022-06-09T18:14:00Z"/>
        </w:trPr>
        <w:tc>
          <w:tcPr>
            <w:tcW w:w="7380" w:type="dxa"/>
            <w:gridSpan w:val="2"/>
            <w:tcBorders>
              <w:top w:val="single" w:sz="6" w:space="0" w:color="auto"/>
              <w:left w:val="single" w:sz="4" w:space="0" w:color="auto"/>
              <w:bottom w:val="single" w:sz="4" w:space="0" w:color="auto"/>
              <w:right w:val="single" w:sz="4" w:space="0" w:color="auto"/>
            </w:tcBorders>
          </w:tcPr>
          <w:p w14:paraId="10D2870D" w14:textId="59CF14C2" w:rsidR="007642D8" w:rsidRDefault="007642D8">
            <w:pPr>
              <w:pStyle w:val="CellBody"/>
              <w:numPr>
                <w:ilvl w:val="0"/>
                <w:numId w:val="168"/>
              </w:numPr>
              <w:rPr>
                <w:ins w:id="3470" w:author="Jindal, Deepak [AUTOSOL/PWS/NOIDA]" w:date="2022-06-09T18:14:00Z"/>
                <w:rFonts w:ascii="Times New Roman" w:hAnsi="Times New Roman"/>
                <w:color w:val="auto"/>
              </w:rPr>
              <w:pPrChange w:id="3471" w:author="Jindal, Deepak [AUTOSOL/PWS/NOIDA]" w:date="2022-06-09T18:17:00Z">
                <w:pPr>
                  <w:pStyle w:val="CellBody"/>
                  <w:numPr>
                    <w:numId w:val="78"/>
                  </w:numPr>
                  <w:ind w:left="720" w:hanging="360"/>
                </w:pPr>
              </w:pPrChange>
            </w:pPr>
            <w:ins w:id="3472" w:author="Jindal, Deepak [AUTOSOL/PWS/NOIDA]" w:date="2022-06-09T18:14:00Z">
              <w:r>
                <w:rPr>
                  <w:rFonts w:ascii="Times New Roman" w:hAnsi="Times New Roman"/>
                  <w:color w:val="auto"/>
                </w:rPr>
                <w:t xml:space="preserve">Try connecting to Standalone Controller from Standalone machine where </w:t>
              </w:r>
            </w:ins>
            <w:ins w:id="3473" w:author="Jindal, Deepak [AUTOSOL/PWS/NOIDA]" w:date="2022-06-09T18:19:00Z">
              <w:r w:rsidR="00C37D28">
                <w:rPr>
                  <w:rFonts w:ascii="Times New Roman" w:hAnsi="Times New Roman"/>
                  <w:color w:val="auto"/>
                </w:rPr>
                <w:t>this older database is present with</w:t>
              </w:r>
            </w:ins>
            <w:ins w:id="3474" w:author="Jindal, Deepak [AUTOSOL/PWS/NOIDA]" w:date="2022-06-09T18:20:00Z">
              <w:r w:rsidR="00C37D28">
                <w:rPr>
                  <w:rFonts w:ascii="Times New Roman" w:hAnsi="Times New Roman"/>
                  <w:color w:val="auto"/>
                </w:rPr>
                <w:t xml:space="preserve"> engineering tools</w:t>
              </w:r>
            </w:ins>
            <w:ins w:id="3475" w:author="Jindal, Deepak [AUTOSOL/PWS/NOIDA]" w:date="2022-06-09T18:21:00Z">
              <w:r w:rsidR="00C37D28">
                <w:rPr>
                  <w:rFonts w:ascii="Times New Roman" w:hAnsi="Times New Roman"/>
                  <w:color w:val="auto"/>
                </w:rPr>
                <w:t xml:space="preserve"> </w:t>
              </w:r>
            </w:ins>
          </w:p>
        </w:tc>
        <w:tc>
          <w:tcPr>
            <w:tcW w:w="2070" w:type="dxa"/>
            <w:tcBorders>
              <w:top w:val="single" w:sz="6" w:space="0" w:color="auto"/>
              <w:left w:val="single" w:sz="4" w:space="0" w:color="auto"/>
              <w:bottom w:val="single" w:sz="4" w:space="0" w:color="auto"/>
              <w:right w:val="single" w:sz="4" w:space="0" w:color="auto"/>
            </w:tcBorders>
          </w:tcPr>
          <w:p w14:paraId="7793CA5F" w14:textId="77777777" w:rsidR="007642D8" w:rsidRDefault="007642D8" w:rsidP="00F800C8">
            <w:pPr>
              <w:pStyle w:val="CellBody"/>
              <w:rPr>
                <w:ins w:id="3476" w:author="Jindal, Deepak [AUTOSOL/PWS/NOIDA]" w:date="2022-06-09T18:14:00Z"/>
                <w:rFonts w:ascii="Times New Roman" w:hAnsi="Times New Roman"/>
                <w:color w:val="auto"/>
              </w:rPr>
            </w:pPr>
            <w:ins w:id="3477" w:author="Jindal, Deepak [AUTOSOL/PWS/NOIDA]" w:date="2022-06-09T18:14:00Z">
              <w:r w:rsidRPr="00A723E2">
                <w:rPr>
                  <w:rFonts w:ascii="Times New Roman" w:hAnsi="Times New Roman"/>
                  <w:color w:val="auto"/>
                </w:rPr>
                <w:t xml:space="preserve">P/F/F#/NA:  </w:t>
              </w:r>
            </w:ins>
          </w:p>
        </w:tc>
      </w:tr>
      <w:tr w:rsidR="007642D8" w14:paraId="43BDDDF8" w14:textId="77777777" w:rsidTr="00F800C8">
        <w:trPr>
          <w:cantSplit/>
          <w:trHeight w:val="316"/>
          <w:ins w:id="3478" w:author="Jindal, Deepak [AUTOSOL/PWS/NOIDA]" w:date="2022-06-09T18:14:00Z"/>
        </w:trPr>
        <w:tc>
          <w:tcPr>
            <w:tcW w:w="7380" w:type="dxa"/>
            <w:gridSpan w:val="2"/>
            <w:tcBorders>
              <w:top w:val="single" w:sz="6" w:space="0" w:color="auto"/>
              <w:left w:val="single" w:sz="4" w:space="0" w:color="auto"/>
              <w:bottom w:val="single" w:sz="4" w:space="0" w:color="auto"/>
              <w:right w:val="single" w:sz="4" w:space="0" w:color="auto"/>
            </w:tcBorders>
          </w:tcPr>
          <w:p w14:paraId="33155055" w14:textId="5AE22289" w:rsidR="007642D8" w:rsidRDefault="007642D8">
            <w:pPr>
              <w:pStyle w:val="CellBody"/>
              <w:numPr>
                <w:ilvl w:val="0"/>
                <w:numId w:val="168"/>
              </w:numPr>
              <w:rPr>
                <w:ins w:id="3479" w:author="Jindal, Deepak [AUTOSOL/PWS/NOIDA]" w:date="2022-06-09T18:14:00Z"/>
                <w:rFonts w:ascii="Times New Roman" w:hAnsi="Times New Roman"/>
                <w:color w:val="auto"/>
              </w:rPr>
              <w:pPrChange w:id="3480" w:author="Jindal, Deepak [AUTOSOL/PWS/NOIDA]" w:date="2022-06-09T18:17:00Z">
                <w:pPr>
                  <w:pStyle w:val="CellBody"/>
                  <w:numPr>
                    <w:numId w:val="78"/>
                  </w:numPr>
                  <w:ind w:left="720" w:hanging="360"/>
                </w:pPr>
              </w:pPrChange>
            </w:pPr>
            <w:ins w:id="3481" w:author="Jindal, Deepak [AUTOSOL/PWS/NOIDA]" w:date="2022-06-09T18:14:00Z">
              <w:r>
                <w:rPr>
                  <w:rFonts w:ascii="Times New Roman" w:hAnsi="Times New Roman"/>
                  <w:color w:val="auto"/>
                </w:rPr>
                <w:t xml:space="preserve">Verify </w:t>
              </w:r>
              <w:r w:rsidRPr="003438E1">
                <w:rPr>
                  <w:rFonts w:ascii="Times New Roman" w:hAnsi="Times New Roman"/>
                  <w:color w:val="auto"/>
                </w:rPr>
                <w:t xml:space="preserve">if </w:t>
              </w:r>
            </w:ins>
            <w:ins w:id="3482" w:author="Jindal, Deepak [AUTOSOL/PWS/NOIDA]" w:date="2022-06-09T18:22:00Z">
              <w:r w:rsidR="00C37D28">
                <w:rPr>
                  <w:rFonts w:ascii="Times New Roman" w:hAnsi="Times New Roman"/>
                  <w:color w:val="auto"/>
                </w:rPr>
                <w:t xml:space="preserve">able </w:t>
              </w:r>
            </w:ins>
            <w:ins w:id="3483" w:author="Jindal, Deepak [AUTOSOL/PWS/NOIDA]" w:date="2022-06-09T18:29:00Z">
              <w:r w:rsidR="000C2047">
                <w:rPr>
                  <w:rFonts w:ascii="Times New Roman" w:hAnsi="Times New Roman"/>
                  <w:color w:val="auto"/>
                </w:rPr>
                <w:t>to load this older database into Controller</w:t>
              </w:r>
            </w:ins>
          </w:p>
        </w:tc>
        <w:tc>
          <w:tcPr>
            <w:tcW w:w="2070" w:type="dxa"/>
            <w:tcBorders>
              <w:top w:val="single" w:sz="6" w:space="0" w:color="auto"/>
              <w:left w:val="single" w:sz="4" w:space="0" w:color="auto"/>
              <w:bottom w:val="single" w:sz="4" w:space="0" w:color="auto"/>
              <w:right w:val="single" w:sz="4" w:space="0" w:color="auto"/>
            </w:tcBorders>
          </w:tcPr>
          <w:p w14:paraId="53B78D8B" w14:textId="77777777" w:rsidR="007642D8" w:rsidRDefault="007642D8" w:rsidP="00F800C8">
            <w:pPr>
              <w:pStyle w:val="CellBody"/>
              <w:rPr>
                <w:ins w:id="3484" w:author="Jindal, Deepak [AUTOSOL/PWS/NOIDA]" w:date="2022-06-09T18:14:00Z"/>
                <w:rFonts w:ascii="Times New Roman" w:hAnsi="Times New Roman"/>
                <w:color w:val="auto"/>
              </w:rPr>
            </w:pPr>
            <w:ins w:id="3485" w:author="Jindal, Deepak [AUTOSOL/PWS/NOIDA]" w:date="2022-06-09T18:14:00Z">
              <w:r w:rsidRPr="00A723E2">
                <w:rPr>
                  <w:rFonts w:ascii="Times New Roman" w:hAnsi="Times New Roman"/>
                  <w:color w:val="auto"/>
                </w:rPr>
                <w:t xml:space="preserve">P/F/F#/NA:  </w:t>
              </w:r>
            </w:ins>
          </w:p>
        </w:tc>
      </w:tr>
      <w:tr w:rsidR="007642D8" w14:paraId="2881F911" w14:textId="77777777" w:rsidTr="00F800C8">
        <w:trPr>
          <w:cantSplit/>
          <w:trHeight w:val="316"/>
          <w:ins w:id="3486" w:author="Jindal, Deepak [AUTOSOL/PWS/NOIDA]" w:date="2022-06-09T18:14:00Z"/>
        </w:trPr>
        <w:tc>
          <w:tcPr>
            <w:tcW w:w="9450" w:type="dxa"/>
            <w:gridSpan w:val="3"/>
            <w:tcBorders>
              <w:top w:val="single" w:sz="6" w:space="0" w:color="auto"/>
              <w:left w:val="single" w:sz="4" w:space="0" w:color="auto"/>
              <w:bottom w:val="single" w:sz="6" w:space="0" w:color="auto"/>
              <w:right w:val="single" w:sz="4" w:space="0" w:color="auto"/>
            </w:tcBorders>
          </w:tcPr>
          <w:p w14:paraId="65F95014" w14:textId="77777777" w:rsidR="007642D8" w:rsidRDefault="007642D8" w:rsidP="00F800C8">
            <w:pPr>
              <w:pStyle w:val="CellBody"/>
              <w:rPr>
                <w:ins w:id="3487" w:author="Jindal, Deepak [AUTOSOL/PWS/NOIDA]" w:date="2022-06-09T18:14:00Z"/>
              </w:rPr>
            </w:pPr>
            <w:ins w:id="3488" w:author="Jindal, Deepak [AUTOSOL/PWS/NOIDA]" w:date="2022-06-09T18:14:00Z">
              <w:r>
                <w:t>Comments:</w:t>
              </w:r>
            </w:ins>
          </w:p>
        </w:tc>
      </w:tr>
    </w:tbl>
    <w:p w14:paraId="3E956C63" w14:textId="41E0040D" w:rsidR="007642D8" w:rsidRDefault="007642D8" w:rsidP="007855AB">
      <w:pPr>
        <w:rPr>
          <w:ins w:id="3489" w:author="Jindal, Deepak [AUTOSOL/PWS/NOIDA]" w:date="2022-06-09T18:31:00Z"/>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0C2047" w:rsidRPr="003A700C" w14:paraId="5217AD54" w14:textId="77777777" w:rsidTr="00F800C8">
        <w:trPr>
          <w:cantSplit/>
          <w:trHeight w:val="316"/>
          <w:ins w:id="3490" w:author="Jindal, Deepak [AUTOSOL/PWS/NOIDA]" w:date="2022-06-09T18:31: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AB87971" w14:textId="128151CC" w:rsidR="000C2047" w:rsidRPr="003A700C" w:rsidRDefault="000C2047" w:rsidP="00F800C8">
            <w:pPr>
              <w:pStyle w:val="CellBody"/>
              <w:numPr>
                <w:ilvl w:val="4"/>
                <w:numId w:val="16"/>
              </w:numPr>
              <w:rPr>
                <w:ins w:id="3491" w:author="Jindal, Deepak [AUTOSOL/PWS/NOIDA]" w:date="2022-06-09T18:31:00Z"/>
                <w:b/>
              </w:rPr>
            </w:pPr>
            <w:ins w:id="3492" w:author="Jindal, Deepak [AUTOSOL/PWS/NOIDA]" w:date="2022-06-09T18:31:00Z">
              <w:r w:rsidRPr="00AD33AF">
                <w:rPr>
                  <w:b/>
                </w:rPr>
                <w:t>Test :</w:t>
              </w:r>
              <w:r>
                <w:rPr>
                  <w:b/>
                </w:rPr>
                <w:t xml:space="preserve"> </w:t>
              </w:r>
              <w:r w:rsidRPr="00A258A0">
                <w:rPr>
                  <w:bCs/>
                  <w:rPrChange w:id="3493" w:author="Jindal, Deepak [AUTOSOL/PWS/NOIDA]" w:date="2022-06-09T18:48:00Z">
                    <w:rPr>
                      <w:b/>
                    </w:rPr>
                  </w:rPrChange>
                </w:rPr>
                <w:t>Verify if Database which is compatible is newer than what exists in the Controller then it could be loaded to standalone Controller</w:t>
              </w:r>
            </w:ins>
          </w:p>
        </w:tc>
      </w:tr>
      <w:tr w:rsidR="000C2047" w14:paraId="08C3254B" w14:textId="77777777" w:rsidTr="00F800C8">
        <w:trPr>
          <w:cantSplit/>
          <w:trHeight w:val="316"/>
          <w:ins w:id="3494" w:author="Jindal, Deepak [AUTOSOL/PWS/NOIDA]" w:date="2022-06-09T18:31:00Z"/>
        </w:trPr>
        <w:tc>
          <w:tcPr>
            <w:tcW w:w="2340" w:type="dxa"/>
            <w:tcBorders>
              <w:top w:val="single" w:sz="6" w:space="0" w:color="auto"/>
              <w:left w:val="single" w:sz="4" w:space="0" w:color="auto"/>
              <w:bottom w:val="single" w:sz="4" w:space="0" w:color="auto"/>
              <w:right w:val="single" w:sz="4" w:space="0" w:color="auto"/>
            </w:tcBorders>
          </w:tcPr>
          <w:p w14:paraId="71616214" w14:textId="77777777" w:rsidR="000C2047" w:rsidRDefault="000C2047" w:rsidP="00F800C8">
            <w:pPr>
              <w:pStyle w:val="CellBody"/>
              <w:rPr>
                <w:ins w:id="3495" w:author="Jindal, Deepak [AUTOSOL/PWS/NOIDA]" w:date="2022-06-09T18:31:00Z"/>
                <w:rFonts w:ascii="Times New Roman" w:hAnsi="Times New Roman"/>
                <w:color w:val="auto"/>
              </w:rPr>
            </w:pPr>
            <w:ins w:id="3496" w:author="Jindal, Deepak [AUTOSOL/PWS/NOIDA]" w:date="2022-06-09T18:31: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3FFC8F0E" w14:textId="77777777" w:rsidR="000C2047" w:rsidRDefault="000C2047" w:rsidP="00F800C8">
            <w:pPr>
              <w:pStyle w:val="CellBody"/>
              <w:rPr>
                <w:ins w:id="3497" w:author="Jindal, Deepak [AUTOSOL/PWS/NOIDA]" w:date="2022-06-09T18:31:00Z"/>
                <w:rFonts w:ascii="Times New Roman" w:hAnsi="Times New Roman"/>
                <w:color w:val="auto"/>
              </w:rPr>
            </w:pPr>
            <w:ins w:id="3498" w:author="Jindal, Deepak [AUTOSOL/PWS/NOIDA]" w:date="2022-06-09T18:31:00Z">
              <w:r w:rsidRPr="00A723E2">
                <w:rPr>
                  <w:rFonts w:ascii="Times New Roman" w:hAnsi="Times New Roman"/>
                  <w:color w:val="auto"/>
                </w:rPr>
                <w:t xml:space="preserve">P/F/F#/NA:  </w:t>
              </w:r>
            </w:ins>
          </w:p>
        </w:tc>
        <w:tc>
          <w:tcPr>
            <w:tcW w:w="2070" w:type="dxa"/>
            <w:tcBorders>
              <w:top w:val="single" w:sz="6" w:space="0" w:color="auto"/>
              <w:left w:val="single" w:sz="4" w:space="0" w:color="auto"/>
              <w:bottom w:val="single" w:sz="4" w:space="0" w:color="auto"/>
              <w:right w:val="single" w:sz="4" w:space="0" w:color="auto"/>
            </w:tcBorders>
          </w:tcPr>
          <w:p w14:paraId="5708D43E" w14:textId="77777777" w:rsidR="000C2047" w:rsidRDefault="000C2047" w:rsidP="00F800C8">
            <w:pPr>
              <w:pStyle w:val="CellBody"/>
              <w:rPr>
                <w:ins w:id="3499" w:author="Jindal, Deepak [AUTOSOL/PWS/NOIDA]" w:date="2022-06-09T18:31:00Z"/>
                <w:rFonts w:ascii="Times New Roman" w:hAnsi="Times New Roman"/>
                <w:color w:val="auto"/>
              </w:rPr>
            </w:pPr>
            <w:ins w:id="3500" w:author="Jindal, Deepak [AUTOSOL/PWS/NOIDA]" w:date="2022-06-09T18:31:00Z">
              <w:r>
                <w:rPr>
                  <w:rFonts w:ascii="Times New Roman" w:hAnsi="Times New Roman"/>
                  <w:color w:val="auto"/>
                </w:rPr>
                <w:t xml:space="preserve"> </w:t>
              </w:r>
            </w:ins>
          </w:p>
        </w:tc>
      </w:tr>
      <w:tr w:rsidR="000C2047" w14:paraId="12F3D51B" w14:textId="77777777" w:rsidTr="00F800C8">
        <w:trPr>
          <w:cantSplit/>
          <w:trHeight w:val="316"/>
          <w:ins w:id="3501" w:author="Jindal, Deepak [AUTOSOL/PWS/NOIDA]" w:date="2022-06-09T18:31:00Z"/>
        </w:trPr>
        <w:tc>
          <w:tcPr>
            <w:tcW w:w="7380" w:type="dxa"/>
            <w:gridSpan w:val="2"/>
            <w:tcBorders>
              <w:top w:val="single" w:sz="6" w:space="0" w:color="auto"/>
              <w:left w:val="single" w:sz="4" w:space="0" w:color="auto"/>
              <w:bottom w:val="single" w:sz="4" w:space="0" w:color="auto"/>
              <w:right w:val="single" w:sz="4" w:space="0" w:color="auto"/>
            </w:tcBorders>
          </w:tcPr>
          <w:p w14:paraId="417A6EC2" w14:textId="3D47C763" w:rsidR="000C2047" w:rsidRDefault="000C2047">
            <w:pPr>
              <w:pStyle w:val="CellBody"/>
              <w:numPr>
                <w:ilvl w:val="0"/>
                <w:numId w:val="169"/>
              </w:numPr>
              <w:rPr>
                <w:ins w:id="3502" w:author="Jindal, Deepak [AUTOSOL/PWS/NOIDA]" w:date="2022-06-09T18:31:00Z"/>
                <w:rFonts w:ascii="Times New Roman" w:hAnsi="Times New Roman"/>
                <w:color w:val="auto"/>
              </w:rPr>
              <w:pPrChange w:id="3503" w:author="Jindal, Deepak [AUTOSOL/PWS/NOIDA]" w:date="2022-06-09T18:31:00Z">
                <w:pPr>
                  <w:pStyle w:val="CellBody"/>
                  <w:numPr>
                    <w:numId w:val="168"/>
                  </w:numPr>
                  <w:ind w:left="720" w:hanging="360"/>
                </w:pPr>
              </w:pPrChange>
            </w:pPr>
            <w:ins w:id="3504" w:author="Jindal, Deepak [AUTOSOL/PWS/NOIDA]" w:date="2022-06-09T18:34:00Z">
              <w:r>
                <w:rPr>
                  <w:rFonts w:ascii="Times New Roman" w:hAnsi="Times New Roman"/>
                  <w:color w:val="auto"/>
                </w:rPr>
                <w:lastRenderedPageBreak/>
                <w:t xml:space="preserve">Make changes to </w:t>
              </w:r>
            </w:ins>
            <w:ins w:id="3505" w:author="Jindal, Deepak [AUTOSOL/PWS/NOIDA]" w:date="2022-06-09T18:35:00Z">
              <w:r>
                <w:rPr>
                  <w:rFonts w:ascii="Times New Roman" w:hAnsi="Times New Roman"/>
                  <w:color w:val="auto"/>
                </w:rPr>
                <w:t>existing database of Controller (</w:t>
              </w:r>
              <w:r>
                <w:t>For example, user Disconnects from Standalone Controller, but keeps the database for engineering purposes.  User makes engineering changes to the database via Ovation Developer Studio while not connected)</w:t>
              </w:r>
            </w:ins>
          </w:p>
        </w:tc>
        <w:tc>
          <w:tcPr>
            <w:tcW w:w="2070" w:type="dxa"/>
            <w:tcBorders>
              <w:top w:val="single" w:sz="6" w:space="0" w:color="auto"/>
              <w:left w:val="single" w:sz="4" w:space="0" w:color="auto"/>
              <w:bottom w:val="single" w:sz="4" w:space="0" w:color="auto"/>
              <w:right w:val="single" w:sz="4" w:space="0" w:color="auto"/>
            </w:tcBorders>
          </w:tcPr>
          <w:p w14:paraId="10F7F161" w14:textId="77777777" w:rsidR="000C2047" w:rsidRPr="00A723E2" w:rsidRDefault="000C2047" w:rsidP="00F800C8">
            <w:pPr>
              <w:pStyle w:val="CellBody"/>
              <w:rPr>
                <w:ins w:id="3506" w:author="Jindal, Deepak [AUTOSOL/PWS/NOIDA]" w:date="2022-06-09T18:31:00Z"/>
                <w:rFonts w:ascii="Times New Roman" w:hAnsi="Times New Roman"/>
                <w:color w:val="auto"/>
              </w:rPr>
            </w:pPr>
          </w:p>
        </w:tc>
      </w:tr>
      <w:tr w:rsidR="000C2047" w14:paraId="75ABC2FE" w14:textId="77777777" w:rsidTr="00F800C8">
        <w:trPr>
          <w:cantSplit/>
          <w:trHeight w:val="316"/>
          <w:ins w:id="3507" w:author="Jindal, Deepak [AUTOSOL/PWS/NOIDA]" w:date="2022-06-09T18:31:00Z"/>
        </w:trPr>
        <w:tc>
          <w:tcPr>
            <w:tcW w:w="7380" w:type="dxa"/>
            <w:gridSpan w:val="2"/>
            <w:tcBorders>
              <w:top w:val="single" w:sz="6" w:space="0" w:color="auto"/>
              <w:left w:val="single" w:sz="4" w:space="0" w:color="auto"/>
              <w:bottom w:val="single" w:sz="4" w:space="0" w:color="auto"/>
              <w:right w:val="single" w:sz="4" w:space="0" w:color="auto"/>
            </w:tcBorders>
          </w:tcPr>
          <w:p w14:paraId="2F432F7F" w14:textId="0B10A037" w:rsidR="000C2047" w:rsidRDefault="000C2047">
            <w:pPr>
              <w:pStyle w:val="CellBody"/>
              <w:numPr>
                <w:ilvl w:val="0"/>
                <w:numId w:val="169"/>
              </w:numPr>
              <w:rPr>
                <w:ins w:id="3508" w:author="Jindal, Deepak [AUTOSOL/PWS/NOIDA]" w:date="2022-06-09T18:31:00Z"/>
                <w:rFonts w:ascii="Times New Roman" w:hAnsi="Times New Roman"/>
                <w:color w:val="auto"/>
              </w:rPr>
              <w:pPrChange w:id="3509" w:author="Jindal, Deepak [AUTOSOL/PWS/NOIDA]" w:date="2022-06-09T18:31:00Z">
                <w:pPr>
                  <w:pStyle w:val="CellBody"/>
                  <w:numPr>
                    <w:numId w:val="168"/>
                  </w:numPr>
                  <w:ind w:left="720" w:hanging="360"/>
                </w:pPr>
              </w:pPrChange>
            </w:pPr>
            <w:ins w:id="3510" w:author="Jindal, Deepak [AUTOSOL/PWS/NOIDA]" w:date="2022-06-09T18:31:00Z">
              <w:r>
                <w:rPr>
                  <w:rFonts w:ascii="Times New Roman" w:hAnsi="Times New Roman"/>
                  <w:color w:val="auto"/>
                </w:rPr>
                <w:t xml:space="preserve">Try connecting to Standalone Controller from Standalone machine where this </w:t>
              </w:r>
            </w:ins>
            <w:ins w:id="3511" w:author="Jindal, Deepak [AUTOSOL/PWS/NOIDA]" w:date="2022-06-09T18:35:00Z">
              <w:r>
                <w:rPr>
                  <w:rFonts w:ascii="Times New Roman" w:hAnsi="Times New Roman"/>
                  <w:color w:val="auto"/>
                </w:rPr>
                <w:t>newer</w:t>
              </w:r>
            </w:ins>
            <w:ins w:id="3512" w:author="Jindal, Deepak [AUTOSOL/PWS/NOIDA]" w:date="2022-06-09T18:31:00Z">
              <w:r>
                <w:rPr>
                  <w:rFonts w:ascii="Times New Roman" w:hAnsi="Times New Roman"/>
                  <w:color w:val="auto"/>
                </w:rPr>
                <w:t xml:space="preserve"> database is present with engineering tools </w:t>
              </w:r>
            </w:ins>
          </w:p>
        </w:tc>
        <w:tc>
          <w:tcPr>
            <w:tcW w:w="2070" w:type="dxa"/>
            <w:tcBorders>
              <w:top w:val="single" w:sz="6" w:space="0" w:color="auto"/>
              <w:left w:val="single" w:sz="4" w:space="0" w:color="auto"/>
              <w:bottom w:val="single" w:sz="4" w:space="0" w:color="auto"/>
              <w:right w:val="single" w:sz="4" w:space="0" w:color="auto"/>
            </w:tcBorders>
          </w:tcPr>
          <w:p w14:paraId="3F81E7F0" w14:textId="77777777" w:rsidR="000C2047" w:rsidRDefault="000C2047" w:rsidP="00F800C8">
            <w:pPr>
              <w:pStyle w:val="CellBody"/>
              <w:rPr>
                <w:ins w:id="3513" w:author="Jindal, Deepak [AUTOSOL/PWS/NOIDA]" w:date="2022-06-09T18:31:00Z"/>
                <w:rFonts w:ascii="Times New Roman" w:hAnsi="Times New Roman"/>
                <w:color w:val="auto"/>
              </w:rPr>
            </w:pPr>
            <w:ins w:id="3514" w:author="Jindal, Deepak [AUTOSOL/PWS/NOIDA]" w:date="2022-06-09T18:31:00Z">
              <w:r w:rsidRPr="00A723E2">
                <w:rPr>
                  <w:rFonts w:ascii="Times New Roman" w:hAnsi="Times New Roman"/>
                  <w:color w:val="auto"/>
                </w:rPr>
                <w:t xml:space="preserve">P/F/F#/NA:  </w:t>
              </w:r>
            </w:ins>
          </w:p>
        </w:tc>
      </w:tr>
      <w:tr w:rsidR="000C2047" w14:paraId="4DEE6277" w14:textId="77777777" w:rsidTr="00F800C8">
        <w:trPr>
          <w:cantSplit/>
          <w:trHeight w:val="316"/>
          <w:ins w:id="3515" w:author="Jindal, Deepak [AUTOSOL/PWS/NOIDA]" w:date="2022-06-09T18:31:00Z"/>
        </w:trPr>
        <w:tc>
          <w:tcPr>
            <w:tcW w:w="7380" w:type="dxa"/>
            <w:gridSpan w:val="2"/>
            <w:tcBorders>
              <w:top w:val="single" w:sz="6" w:space="0" w:color="auto"/>
              <w:left w:val="single" w:sz="4" w:space="0" w:color="auto"/>
              <w:bottom w:val="single" w:sz="4" w:space="0" w:color="auto"/>
              <w:right w:val="single" w:sz="4" w:space="0" w:color="auto"/>
            </w:tcBorders>
          </w:tcPr>
          <w:p w14:paraId="59647E30" w14:textId="1674290E" w:rsidR="000C2047" w:rsidRDefault="000C2047">
            <w:pPr>
              <w:pStyle w:val="CellBody"/>
              <w:numPr>
                <w:ilvl w:val="0"/>
                <w:numId w:val="169"/>
              </w:numPr>
              <w:rPr>
                <w:ins w:id="3516" w:author="Jindal, Deepak [AUTOSOL/PWS/NOIDA]" w:date="2022-06-09T18:31:00Z"/>
                <w:rFonts w:ascii="Times New Roman" w:hAnsi="Times New Roman"/>
                <w:color w:val="auto"/>
              </w:rPr>
              <w:pPrChange w:id="3517" w:author="Jindal, Deepak [AUTOSOL/PWS/NOIDA]" w:date="2022-06-09T18:31:00Z">
                <w:pPr>
                  <w:pStyle w:val="CellBody"/>
                  <w:numPr>
                    <w:numId w:val="168"/>
                  </w:numPr>
                  <w:ind w:left="720" w:hanging="360"/>
                </w:pPr>
              </w:pPrChange>
            </w:pPr>
            <w:ins w:id="3518" w:author="Jindal, Deepak [AUTOSOL/PWS/NOIDA]" w:date="2022-06-09T18:31:00Z">
              <w:r>
                <w:rPr>
                  <w:rFonts w:ascii="Times New Roman" w:hAnsi="Times New Roman"/>
                  <w:color w:val="auto"/>
                </w:rPr>
                <w:t xml:space="preserve">Verify </w:t>
              </w:r>
              <w:r w:rsidRPr="003438E1">
                <w:rPr>
                  <w:rFonts w:ascii="Times New Roman" w:hAnsi="Times New Roman"/>
                  <w:color w:val="auto"/>
                </w:rPr>
                <w:t xml:space="preserve">if </w:t>
              </w:r>
              <w:r>
                <w:rPr>
                  <w:rFonts w:ascii="Times New Roman" w:hAnsi="Times New Roman"/>
                  <w:color w:val="auto"/>
                </w:rPr>
                <w:t xml:space="preserve">able to load this </w:t>
              </w:r>
            </w:ins>
            <w:ins w:id="3519" w:author="Jindal, Deepak [AUTOSOL/PWS/NOIDA]" w:date="2022-06-09T18:36:00Z">
              <w:r>
                <w:rPr>
                  <w:rFonts w:ascii="Times New Roman" w:hAnsi="Times New Roman"/>
                  <w:color w:val="auto"/>
                </w:rPr>
                <w:t>newer</w:t>
              </w:r>
            </w:ins>
            <w:ins w:id="3520" w:author="Jindal, Deepak [AUTOSOL/PWS/NOIDA]" w:date="2022-06-09T18:31:00Z">
              <w:r>
                <w:rPr>
                  <w:rFonts w:ascii="Times New Roman" w:hAnsi="Times New Roman"/>
                  <w:color w:val="auto"/>
                </w:rPr>
                <w:t xml:space="preserve"> database into Controller</w:t>
              </w:r>
            </w:ins>
          </w:p>
        </w:tc>
        <w:tc>
          <w:tcPr>
            <w:tcW w:w="2070" w:type="dxa"/>
            <w:tcBorders>
              <w:top w:val="single" w:sz="6" w:space="0" w:color="auto"/>
              <w:left w:val="single" w:sz="4" w:space="0" w:color="auto"/>
              <w:bottom w:val="single" w:sz="4" w:space="0" w:color="auto"/>
              <w:right w:val="single" w:sz="4" w:space="0" w:color="auto"/>
            </w:tcBorders>
          </w:tcPr>
          <w:p w14:paraId="7F49D146" w14:textId="77777777" w:rsidR="000C2047" w:rsidRDefault="000C2047" w:rsidP="00F800C8">
            <w:pPr>
              <w:pStyle w:val="CellBody"/>
              <w:rPr>
                <w:ins w:id="3521" w:author="Jindal, Deepak [AUTOSOL/PWS/NOIDA]" w:date="2022-06-09T18:31:00Z"/>
                <w:rFonts w:ascii="Times New Roman" w:hAnsi="Times New Roman"/>
                <w:color w:val="auto"/>
              </w:rPr>
            </w:pPr>
            <w:ins w:id="3522" w:author="Jindal, Deepak [AUTOSOL/PWS/NOIDA]" w:date="2022-06-09T18:31:00Z">
              <w:r w:rsidRPr="00A723E2">
                <w:rPr>
                  <w:rFonts w:ascii="Times New Roman" w:hAnsi="Times New Roman"/>
                  <w:color w:val="auto"/>
                </w:rPr>
                <w:t xml:space="preserve">P/F/F#/NA:  </w:t>
              </w:r>
            </w:ins>
          </w:p>
        </w:tc>
      </w:tr>
      <w:tr w:rsidR="000C2047" w14:paraId="4FA889BA" w14:textId="77777777" w:rsidTr="00F800C8">
        <w:trPr>
          <w:cantSplit/>
          <w:trHeight w:val="316"/>
          <w:ins w:id="3523" w:author="Jindal, Deepak [AUTOSOL/PWS/NOIDA]" w:date="2022-06-09T18:31:00Z"/>
        </w:trPr>
        <w:tc>
          <w:tcPr>
            <w:tcW w:w="9450" w:type="dxa"/>
            <w:gridSpan w:val="3"/>
            <w:tcBorders>
              <w:top w:val="single" w:sz="6" w:space="0" w:color="auto"/>
              <w:left w:val="single" w:sz="4" w:space="0" w:color="auto"/>
              <w:bottom w:val="single" w:sz="6" w:space="0" w:color="auto"/>
              <w:right w:val="single" w:sz="4" w:space="0" w:color="auto"/>
            </w:tcBorders>
          </w:tcPr>
          <w:p w14:paraId="4D4448C5" w14:textId="77777777" w:rsidR="000C2047" w:rsidRDefault="000C2047" w:rsidP="00F800C8">
            <w:pPr>
              <w:pStyle w:val="CellBody"/>
              <w:rPr>
                <w:ins w:id="3524" w:author="Jindal, Deepak [AUTOSOL/PWS/NOIDA]" w:date="2022-06-09T18:31:00Z"/>
              </w:rPr>
            </w:pPr>
            <w:ins w:id="3525" w:author="Jindal, Deepak [AUTOSOL/PWS/NOIDA]" w:date="2022-06-09T18:31:00Z">
              <w:r>
                <w:t>Comments:</w:t>
              </w:r>
            </w:ins>
          </w:p>
        </w:tc>
      </w:tr>
    </w:tbl>
    <w:p w14:paraId="4A0847D4" w14:textId="77777777" w:rsidR="000C2047" w:rsidRDefault="000C2047" w:rsidP="007855AB"/>
    <w:p w14:paraId="43B92BD9" w14:textId="77777777" w:rsidR="007855AB" w:rsidRDefault="007855AB"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855AB" w:rsidRPr="003A700C" w14:paraId="2B3C123B"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1D3F3C8" w14:textId="3F5702A9" w:rsidR="007855AB" w:rsidRPr="003A700C" w:rsidRDefault="007855AB" w:rsidP="00BC515A">
            <w:pPr>
              <w:pStyle w:val="CellBody"/>
              <w:numPr>
                <w:ilvl w:val="4"/>
                <w:numId w:val="16"/>
              </w:numPr>
              <w:rPr>
                <w:b/>
              </w:rPr>
            </w:pPr>
            <w:r w:rsidRPr="00AD33AF">
              <w:rPr>
                <w:b/>
              </w:rPr>
              <w:t>Test :</w:t>
            </w:r>
            <w:r>
              <w:rPr>
                <w:b/>
              </w:rPr>
              <w:t xml:space="preserve"> </w:t>
            </w:r>
            <w:r w:rsidR="00593524" w:rsidRPr="00A258A0">
              <w:rPr>
                <w:bCs/>
                <w:rPrChange w:id="3526" w:author="Jindal, Deepak [AUTOSOL/PWS/NOIDA]" w:date="2022-06-09T18:48:00Z">
                  <w:rPr>
                    <w:b/>
                  </w:rPr>
                </w:rPrChange>
              </w:rPr>
              <w:t>Verify if Once Connected to the Standalone Controller, the Ovation HMI and utility applications can be executed, regardless of the user’s defined role</w:t>
            </w:r>
          </w:p>
        </w:tc>
      </w:tr>
      <w:tr w:rsidR="007855AB" w14:paraId="6F159D96"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A941B5B" w14:textId="77777777" w:rsidR="007855AB" w:rsidRDefault="007855AB"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EEA3531" w14:textId="77777777" w:rsidR="007855AB" w:rsidRDefault="007855AB"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A078F69" w14:textId="77777777" w:rsidR="007855AB" w:rsidRDefault="007855AB" w:rsidP="007712E9">
            <w:pPr>
              <w:pStyle w:val="CellBody"/>
              <w:rPr>
                <w:rFonts w:ascii="Times New Roman" w:hAnsi="Times New Roman"/>
                <w:color w:val="auto"/>
              </w:rPr>
            </w:pPr>
            <w:r>
              <w:rPr>
                <w:rFonts w:ascii="Times New Roman" w:hAnsi="Times New Roman"/>
                <w:color w:val="auto"/>
              </w:rPr>
              <w:t xml:space="preserve"> </w:t>
            </w:r>
          </w:p>
        </w:tc>
      </w:tr>
      <w:tr w:rsidR="005972DC" w14:paraId="174ED02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B4B79A8" w14:textId="1CA4BBB2" w:rsidR="005972DC" w:rsidRDefault="005972DC" w:rsidP="00BA7962">
            <w:pPr>
              <w:pStyle w:val="CellBody"/>
              <w:numPr>
                <w:ilvl w:val="0"/>
                <w:numId w:val="80"/>
              </w:numPr>
              <w:rPr>
                <w:rFonts w:ascii="Times New Roman" w:hAnsi="Times New Roman"/>
                <w:color w:val="auto"/>
              </w:rPr>
            </w:pPr>
            <w:r>
              <w:rPr>
                <w:rFonts w:ascii="Times New Roman" w:hAnsi="Times New Roman"/>
                <w:color w:val="auto"/>
              </w:rPr>
              <w:t>Connect to Standalone Controller using Operator user</w:t>
            </w:r>
          </w:p>
        </w:tc>
        <w:tc>
          <w:tcPr>
            <w:tcW w:w="2070" w:type="dxa"/>
            <w:tcBorders>
              <w:top w:val="single" w:sz="6" w:space="0" w:color="auto"/>
              <w:left w:val="single" w:sz="4" w:space="0" w:color="auto"/>
              <w:bottom w:val="single" w:sz="4" w:space="0" w:color="auto"/>
              <w:right w:val="single" w:sz="4" w:space="0" w:color="auto"/>
            </w:tcBorders>
          </w:tcPr>
          <w:p w14:paraId="0986E6BF" w14:textId="03F68814" w:rsidR="005972DC" w:rsidRDefault="005972DC" w:rsidP="005972DC">
            <w:pPr>
              <w:pStyle w:val="CellBody"/>
              <w:rPr>
                <w:rFonts w:ascii="Times New Roman" w:hAnsi="Times New Roman"/>
                <w:color w:val="auto"/>
              </w:rPr>
            </w:pPr>
            <w:r w:rsidRPr="0007071A">
              <w:rPr>
                <w:rFonts w:ascii="Times New Roman" w:hAnsi="Times New Roman"/>
                <w:color w:val="auto"/>
              </w:rPr>
              <w:t xml:space="preserve">P/F/F#/NA:  </w:t>
            </w:r>
          </w:p>
        </w:tc>
      </w:tr>
      <w:tr w:rsidR="005972DC" w14:paraId="3D116AB3"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5944CCC" w14:textId="624469F7" w:rsidR="005972DC" w:rsidRDefault="005972DC" w:rsidP="00BA7962">
            <w:pPr>
              <w:pStyle w:val="CellBody"/>
              <w:numPr>
                <w:ilvl w:val="0"/>
                <w:numId w:val="80"/>
              </w:numPr>
              <w:rPr>
                <w:rFonts w:ascii="Times New Roman" w:hAnsi="Times New Roman"/>
                <w:color w:val="auto"/>
              </w:rPr>
            </w:pPr>
            <w:r>
              <w:rPr>
                <w:rFonts w:ascii="Times New Roman" w:hAnsi="Times New Roman"/>
                <w:color w:val="auto"/>
              </w:rPr>
              <w:t xml:space="preserve">Verify </w:t>
            </w:r>
            <w:r w:rsidRPr="00B12675">
              <w:rPr>
                <w:bCs/>
              </w:rPr>
              <w:t xml:space="preserve">if </w:t>
            </w:r>
            <w:r>
              <w:rPr>
                <w:bCs/>
              </w:rPr>
              <w:t>able to execute all</w:t>
            </w:r>
            <w:r w:rsidRPr="00B12675">
              <w:rPr>
                <w:bCs/>
              </w:rPr>
              <w:t xml:space="preserve"> the Ovation HMI and utility applications</w:t>
            </w:r>
            <w:r>
              <w:rPr>
                <w:bCs/>
              </w:rPr>
              <w:t>. Refer HMI interface test cases for detailed test steps.</w:t>
            </w:r>
            <w:r w:rsidRPr="00B12675">
              <w:rPr>
                <w:bCs/>
              </w:rPr>
              <w:t xml:space="preserve"> </w:t>
            </w:r>
          </w:p>
        </w:tc>
        <w:tc>
          <w:tcPr>
            <w:tcW w:w="2070" w:type="dxa"/>
            <w:tcBorders>
              <w:top w:val="single" w:sz="6" w:space="0" w:color="auto"/>
              <w:left w:val="single" w:sz="4" w:space="0" w:color="auto"/>
              <w:bottom w:val="single" w:sz="4" w:space="0" w:color="auto"/>
              <w:right w:val="single" w:sz="4" w:space="0" w:color="auto"/>
            </w:tcBorders>
          </w:tcPr>
          <w:p w14:paraId="655305C6" w14:textId="23CF0FE1" w:rsidR="005972DC" w:rsidRDefault="005972DC" w:rsidP="005972DC">
            <w:pPr>
              <w:pStyle w:val="CellBody"/>
              <w:rPr>
                <w:rFonts w:ascii="Times New Roman" w:hAnsi="Times New Roman"/>
                <w:color w:val="auto"/>
              </w:rPr>
            </w:pPr>
            <w:r w:rsidRPr="0007071A">
              <w:rPr>
                <w:rFonts w:ascii="Times New Roman" w:hAnsi="Times New Roman"/>
                <w:color w:val="auto"/>
              </w:rPr>
              <w:t xml:space="preserve">P/F/F#/NA:  </w:t>
            </w:r>
          </w:p>
        </w:tc>
      </w:tr>
      <w:tr w:rsidR="007855AB" w14:paraId="40A62577"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03732D6" w14:textId="77777777" w:rsidR="007855AB" w:rsidRDefault="007855AB" w:rsidP="007712E9">
            <w:pPr>
              <w:pStyle w:val="CellBody"/>
            </w:pPr>
            <w:r>
              <w:t>Comments:</w:t>
            </w:r>
          </w:p>
        </w:tc>
      </w:tr>
    </w:tbl>
    <w:p w14:paraId="40F82B62" w14:textId="77777777" w:rsidR="007855AB" w:rsidRDefault="007855AB" w:rsidP="007855AB"/>
    <w:p w14:paraId="0BA530B0" w14:textId="77777777" w:rsidR="007855AB" w:rsidRDefault="007855AB"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855AB" w:rsidRPr="003A700C" w14:paraId="2CED3A92"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B497A7F" w14:textId="31C8C7BB" w:rsidR="007855AB" w:rsidRPr="003A700C" w:rsidRDefault="007855AB" w:rsidP="00BC515A">
            <w:pPr>
              <w:pStyle w:val="CellBody"/>
              <w:numPr>
                <w:ilvl w:val="4"/>
                <w:numId w:val="16"/>
              </w:numPr>
              <w:rPr>
                <w:b/>
              </w:rPr>
            </w:pPr>
            <w:r w:rsidRPr="00AD33AF">
              <w:rPr>
                <w:b/>
              </w:rPr>
              <w:t>Test :</w:t>
            </w:r>
            <w:r>
              <w:rPr>
                <w:b/>
              </w:rPr>
              <w:t xml:space="preserve"> </w:t>
            </w:r>
            <w:r w:rsidR="005972DC" w:rsidRPr="00A258A0">
              <w:rPr>
                <w:bCs/>
                <w:rPrChange w:id="3527" w:author="Jindal, Deepak [AUTOSOL/PWS/NOIDA]" w:date="2022-06-09T18:48:00Z">
                  <w:rPr>
                    <w:b/>
                  </w:rPr>
                </w:rPrChange>
              </w:rPr>
              <w:t>Verify</w:t>
            </w:r>
            <w:r w:rsidRPr="00A258A0">
              <w:rPr>
                <w:bCs/>
                <w:rPrChange w:id="3528" w:author="Jindal, Deepak [AUTOSOL/PWS/NOIDA]" w:date="2022-06-09T18:48:00Z">
                  <w:rPr>
                    <w:b/>
                  </w:rPr>
                </w:rPrChange>
              </w:rPr>
              <w:t xml:space="preserve"> if Unless the user is defined with the role of Operator, the Standalone Controller will implicitly mark its database as locked(or “signed out”).</w:t>
            </w:r>
          </w:p>
        </w:tc>
      </w:tr>
      <w:tr w:rsidR="007855AB" w14:paraId="716F5C45"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3ECC41D" w14:textId="77777777" w:rsidR="007855AB" w:rsidRDefault="007855AB"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D2C548A" w14:textId="77777777" w:rsidR="007855AB" w:rsidRDefault="007855AB"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8B42154" w14:textId="77777777" w:rsidR="007855AB" w:rsidRDefault="007855AB" w:rsidP="007712E9">
            <w:pPr>
              <w:pStyle w:val="CellBody"/>
              <w:rPr>
                <w:rFonts w:ascii="Times New Roman" w:hAnsi="Times New Roman"/>
                <w:color w:val="auto"/>
              </w:rPr>
            </w:pPr>
            <w:r>
              <w:rPr>
                <w:rFonts w:ascii="Times New Roman" w:hAnsi="Times New Roman"/>
                <w:color w:val="auto"/>
              </w:rPr>
              <w:t xml:space="preserve"> </w:t>
            </w:r>
          </w:p>
        </w:tc>
      </w:tr>
      <w:tr w:rsidR="00723D41" w14:paraId="10D8C7E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833AB37" w14:textId="71FAD354" w:rsidR="00723D41" w:rsidRPr="00723D41" w:rsidRDefault="00723D41" w:rsidP="00723D41">
            <w:pPr>
              <w:pStyle w:val="CellBody"/>
              <w:numPr>
                <w:ilvl w:val="0"/>
                <w:numId w:val="84"/>
              </w:numPr>
              <w:rPr>
                <w:rFonts w:ascii="Times New Roman" w:hAnsi="Times New Roman"/>
                <w:color w:val="auto"/>
              </w:rPr>
            </w:pPr>
            <w:r w:rsidRPr="00723D41">
              <w:rPr>
                <w:rFonts w:ascii="Times New Roman" w:hAnsi="Times New Roman"/>
                <w:color w:val="auto"/>
              </w:rPr>
              <w:t>Connect to standalone Controller and lock the Database</w:t>
            </w:r>
          </w:p>
        </w:tc>
        <w:tc>
          <w:tcPr>
            <w:tcW w:w="2070" w:type="dxa"/>
            <w:tcBorders>
              <w:top w:val="single" w:sz="6" w:space="0" w:color="auto"/>
              <w:left w:val="single" w:sz="4" w:space="0" w:color="auto"/>
              <w:bottom w:val="single" w:sz="4" w:space="0" w:color="auto"/>
              <w:right w:val="single" w:sz="4" w:space="0" w:color="auto"/>
            </w:tcBorders>
          </w:tcPr>
          <w:p w14:paraId="513C4967" w14:textId="59A0EF72" w:rsidR="00723D41" w:rsidRDefault="00723D41" w:rsidP="00723D41">
            <w:pPr>
              <w:pStyle w:val="CellBody"/>
              <w:rPr>
                <w:rFonts w:ascii="Times New Roman" w:hAnsi="Times New Roman"/>
                <w:color w:val="auto"/>
              </w:rPr>
            </w:pPr>
            <w:r w:rsidRPr="0024712E">
              <w:rPr>
                <w:rFonts w:ascii="Times New Roman" w:hAnsi="Times New Roman"/>
                <w:color w:val="auto"/>
              </w:rPr>
              <w:t xml:space="preserve">P/F/F#/NA:  </w:t>
            </w:r>
          </w:p>
        </w:tc>
      </w:tr>
      <w:tr w:rsidR="00723D41" w14:paraId="0B9C31A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77936A4" w14:textId="29C66E4E" w:rsidR="00723D41" w:rsidRDefault="00723D41" w:rsidP="00723D41">
            <w:pPr>
              <w:pStyle w:val="CellBody"/>
              <w:numPr>
                <w:ilvl w:val="0"/>
                <w:numId w:val="84"/>
              </w:numPr>
              <w:rPr>
                <w:rFonts w:ascii="Times New Roman" w:hAnsi="Times New Roman"/>
                <w:color w:val="auto"/>
              </w:rPr>
            </w:pPr>
            <w:r>
              <w:rPr>
                <w:rFonts w:ascii="Times New Roman" w:hAnsi="Times New Roman"/>
                <w:color w:val="auto"/>
              </w:rPr>
              <w:t xml:space="preserve">Try connecting to Controller with other user and </w:t>
            </w:r>
            <w:del w:id="3529" w:author="Jindal, Deepak [AUTOSOL/PWS/NOIDA]" w:date="2022-08-23T12:20:00Z">
              <w:r w:rsidDel="00371B72">
                <w:rPr>
                  <w:rFonts w:ascii="Times New Roman" w:hAnsi="Times New Roman"/>
                  <w:color w:val="auto"/>
                </w:rPr>
                <w:delText>try locking the database. This attempt should be failed as it is not allowed</w:delText>
              </w:r>
            </w:del>
            <w:ins w:id="3530" w:author="Jindal, Deepak [AUTOSOL/PWS/NOIDA]" w:date="2022-08-23T12:20:00Z">
              <w:r w:rsidR="00371B72">
                <w:rPr>
                  <w:rFonts w:ascii="Times New Roman" w:hAnsi="Times New Roman"/>
                  <w:color w:val="auto"/>
                </w:rPr>
                <w:t xml:space="preserve">should get notification pop-up that </w:t>
              </w:r>
            </w:ins>
            <w:ins w:id="3531" w:author="Jindal, Deepak [AUTOSOL/PWS/NOIDA]" w:date="2022-08-23T12:21:00Z">
              <w:r w:rsidR="00371B72">
                <w:rPr>
                  <w:rFonts w:ascii="Times New Roman" w:hAnsi="Times New Roman"/>
                  <w:color w:val="auto"/>
                </w:rPr>
                <w:t>Database lock is already with first user</w:t>
              </w:r>
            </w:ins>
            <w:ins w:id="3532" w:author="Jindal, Deepak [AUTOSOL/PWS/NOIDA]" w:date="2022-08-23T12:22:00Z">
              <w:r w:rsidR="00371B72">
                <w:rPr>
                  <w:rFonts w:ascii="Times New Roman" w:hAnsi="Times New Roman"/>
                  <w:color w:val="auto"/>
                </w:rPr>
                <w:t>.</w:t>
              </w:r>
            </w:ins>
          </w:p>
        </w:tc>
        <w:tc>
          <w:tcPr>
            <w:tcW w:w="2070" w:type="dxa"/>
            <w:tcBorders>
              <w:top w:val="single" w:sz="6" w:space="0" w:color="auto"/>
              <w:left w:val="single" w:sz="4" w:space="0" w:color="auto"/>
              <w:bottom w:val="single" w:sz="4" w:space="0" w:color="auto"/>
              <w:right w:val="single" w:sz="4" w:space="0" w:color="auto"/>
            </w:tcBorders>
          </w:tcPr>
          <w:p w14:paraId="30320FFD" w14:textId="77777777" w:rsidR="00723D41" w:rsidRDefault="00723D41" w:rsidP="00723D41">
            <w:pPr>
              <w:pStyle w:val="CellBody"/>
              <w:rPr>
                <w:rFonts w:ascii="Times New Roman" w:hAnsi="Times New Roman"/>
                <w:color w:val="auto"/>
              </w:rPr>
            </w:pPr>
          </w:p>
        </w:tc>
      </w:tr>
      <w:tr w:rsidR="00371B72" w14:paraId="066BB627" w14:textId="77777777" w:rsidTr="007712E9">
        <w:trPr>
          <w:cantSplit/>
          <w:trHeight w:val="316"/>
          <w:ins w:id="3533" w:author="Jindal, Deepak [AUTOSOL/PWS/NOIDA]" w:date="2022-08-23T12:21:00Z"/>
        </w:trPr>
        <w:tc>
          <w:tcPr>
            <w:tcW w:w="7380" w:type="dxa"/>
            <w:gridSpan w:val="2"/>
            <w:tcBorders>
              <w:top w:val="single" w:sz="6" w:space="0" w:color="auto"/>
              <w:left w:val="single" w:sz="4" w:space="0" w:color="auto"/>
              <w:bottom w:val="single" w:sz="4" w:space="0" w:color="auto"/>
              <w:right w:val="single" w:sz="4" w:space="0" w:color="auto"/>
            </w:tcBorders>
          </w:tcPr>
          <w:p w14:paraId="63A80BFC" w14:textId="1CC7C676" w:rsidR="00371B72" w:rsidRDefault="00371B72" w:rsidP="00723D41">
            <w:pPr>
              <w:pStyle w:val="CellBody"/>
              <w:numPr>
                <w:ilvl w:val="0"/>
                <w:numId w:val="84"/>
              </w:numPr>
              <w:rPr>
                <w:ins w:id="3534" w:author="Jindal, Deepak [AUTOSOL/PWS/NOIDA]" w:date="2022-08-23T12:21:00Z"/>
                <w:rFonts w:ascii="Times New Roman" w:hAnsi="Times New Roman"/>
                <w:color w:val="auto"/>
              </w:rPr>
            </w:pPr>
            <w:ins w:id="3535" w:author="Jindal, Deepak [AUTOSOL/PWS/NOIDA]" w:date="2022-08-23T12:21:00Z">
              <w:r>
                <w:rPr>
                  <w:rFonts w:ascii="Times New Roman" w:hAnsi="Times New Roman"/>
                  <w:color w:val="auto"/>
                </w:rPr>
                <w:t>Select the app</w:t>
              </w:r>
            </w:ins>
            <w:ins w:id="3536" w:author="Jindal, Deepak [AUTOSOL/PWS/NOIDA]" w:date="2022-08-23T12:22:00Z">
              <w:r>
                <w:rPr>
                  <w:rFonts w:ascii="Times New Roman" w:hAnsi="Times New Roman"/>
                  <w:color w:val="auto"/>
                </w:rPr>
                <w:t>ropriate option and verify it works correct way</w:t>
              </w:r>
            </w:ins>
          </w:p>
        </w:tc>
        <w:tc>
          <w:tcPr>
            <w:tcW w:w="2070" w:type="dxa"/>
            <w:tcBorders>
              <w:top w:val="single" w:sz="6" w:space="0" w:color="auto"/>
              <w:left w:val="single" w:sz="4" w:space="0" w:color="auto"/>
              <w:bottom w:val="single" w:sz="4" w:space="0" w:color="auto"/>
              <w:right w:val="single" w:sz="4" w:space="0" w:color="auto"/>
            </w:tcBorders>
          </w:tcPr>
          <w:p w14:paraId="40E0AD78" w14:textId="77777777" w:rsidR="00371B72" w:rsidRDefault="00371B72" w:rsidP="00723D41">
            <w:pPr>
              <w:pStyle w:val="CellBody"/>
              <w:rPr>
                <w:ins w:id="3537" w:author="Jindal, Deepak [AUTOSOL/PWS/NOIDA]" w:date="2022-08-23T12:21:00Z"/>
                <w:rFonts w:ascii="Times New Roman" w:hAnsi="Times New Roman"/>
                <w:color w:val="auto"/>
              </w:rPr>
            </w:pPr>
          </w:p>
        </w:tc>
      </w:tr>
      <w:tr w:rsidR="007855AB" w14:paraId="16732910"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229BE38" w14:textId="77777777" w:rsidR="007855AB" w:rsidRDefault="007855AB" w:rsidP="007712E9">
            <w:pPr>
              <w:pStyle w:val="CellBody"/>
            </w:pPr>
            <w:r>
              <w:t>Comments:</w:t>
            </w:r>
          </w:p>
        </w:tc>
      </w:tr>
    </w:tbl>
    <w:p w14:paraId="5AFAFF90" w14:textId="77777777" w:rsidR="007855AB" w:rsidRDefault="007855AB" w:rsidP="007855AB"/>
    <w:p w14:paraId="6A2B235B" w14:textId="77777777" w:rsidR="007855AB" w:rsidRDefault="007855AB"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855AB" w:rsidRPr="003A700C" w14:paraId="393E52ED"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3F8576B" w14:textId="681C9138" w:rsidR="007855AB" w:rsidRPr="003A700C" w:rsidRDefault="007855AB">
            <w:pPr>
              <w:pStyle w:val="CellBody"/>
              <w:numPr>
                <w:ilvl w:val="4"/>
                <w:numId w:val="16"/>
              </w:numPr>
              <w:rPr>
                <w:b/>
              </w:rPr>
              <w:pPrChange w:id="3538" w:author="Jindal, Deepak [AUTOSOL/PWS/NOIDA]" w:date="2022-06-09T18:46:00Z">
                <w:pPr>
                  <w:pStyle w:val="CellBody"/>
                  <w:numPr>
                    <w:ilvl w:val="3"/>
                    <w:numId w:val="26"/>
                  </w:numPr>
                </w:pPr>
              </w:pPrChange>
            </w:pPr>
            <w:r w:rsidRPr="00AD33AF">
              <w:rPr>
                <w:b/>
              </w:rPr>
              <w:t>Test :</w:t>
            </w:r>
            <w:r>
              <w:rPr>
                <w:b/>
              </w:rPr>
              <w:t xml:space="preserve"> </w:t>
            </w:r>
            <w:r w:rsidR="005972DC" w:rsidRPr="00CE1341">
              <w:rPr>
                <w:bCs/>
              </w:rPr>
              <w:t xml:space="preserve">Verify </w:t>
            </w:r>
            <w:r w:rsidRPr="009F6D5D">
              <w:rPr>
                <w:bCs/>
              </w:rPr>
              <w:t xml:space="preserve">if </w:t>
            </w:r>
            <w:r w:rsidR="00DF03FE" w:rsidRPr="009F6D5D">
              <w:rPr>
                <w:bCs/>
              </w:rPr>
              <w:t xml:space="preserve">only one user will have the ability to Connect and lock a Standalone Controller’s database at any </w:t>
            </w:r>
            <w:r w:rsidR="00DF03FE" w:rsidRPr="00B922E8">
              <w:rPr>
                <w:bCs/>
              </w:rPr>
              <w:t>one time</w:t>
            </w:r>
          </w:p>
        </w:tc>
      </w:tr>
      <w:tr w:rsidR="007855AB" w14:paraId="59ECCA96"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7002AA3" w14:textId="77777777" w:rsidR="007855AB" w:rsidRDefault="007855AB"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C706F34" w14:textId="77777777" w:rsidR="007855AB" w:rsidRDefault="007855AB"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066FC61" w14:textId="77777777" w:rsidR="007855AB" w:rsidRDefault="007855AB" w:rsidP="007712E9">
            <w:pPr>
              <w:pStyle w:val="CellBody"/>
              <w:rPr>
                <w:rFonts w:ascii="Times New Roman" w:hAnsi="Times New Roman"/>
                <w:color w:val="auto"/>
              </w:rPr>
            </w:pPr>
            <w:r>
              <w:rPr>
                <w:rFonts w:ascii="Times New Roman" w:hAnsi="Times New Roman"/>
                <w:color w:val="auto"/>
              </w:rPr>
              <w:t xml:space="preserve"> </w:t>
            </w:r>
          </w:p>
        </w:tc>
      </w:tr>
      <w:tr w:rsidR="005972DC" w14:paraId="69E4F46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C24C2EB" w14:textId="00FAFBC2" w:rsidR="005972DC" w:rsidRPr="00762B07" w:rsidRDefault="005972DC">
            <w:pPr>
              <w:pStyle w:val="CellBody"/>
              <w:numPr>
                <w:ilvl w:val="0"/>
                <w:numId w:val="170"/>
              </w:numPr>
              <w:rPr>
                <w:rFonts w:ascii="Times New Roman" w:hAnsi="Times New Roman"/>
                <w:color w:val="auto"/>
              </w:rPr>
              <w:pPrChange w:id="3539" w:author="Jindal, Deepak [AUTOSOL/PWS/NOIDA]" w:date="2022-06-09T18:44:00Z">
                <w:pPr>
                  <w:pStyle w:val="CellBody"/>
                  <w:numPr>
                    <w:numId w:val="84"/>
                  </w:numPr>
                  <w:ind w:left="1080" w:hanging="360"/>
                </w:pPr>
              </w:pPrChange>
            </w:pPr>
            <w:r>
              <w:t>Connect to standalone Controller and lock the Database</w:t>
            </w:r>
          </w:p>
        </w:tc>
        <w:tc>
          <w:tcPr>
            <w:tcW w:w="2070" w:type="dxa"/>
            <w:tcBorders>
              <w:top w:val="single" w:sz="6" w:space="0" w:color="auto"/>
              <w:left w:val="single" w:sz="4" w:space="0" w:color="auto"/>
              <w:bottom w:val="single" w:sz="4" w:space="0" w:color="auto"/>
              <w:right w:val="single" w:sz="4" w:space="0" w:color="auto"/>
            </w:tcBorders>
          </w:tcPr>
          <w:p w14:paraId="595696D3" w14:textId="752A2AE3" w:rsidR="005972DC" w:rsidRDefault="005972DC" w:rsidP="005972DC">
            <w:pPr>
              <w:pStyle w:val="CellBody"/>
              <w:rPr>
                <w:rFonts w:ascii="Times New Roman" w:hAnsi="Times New Roman"/>
                <w:color w:val="auto"/>
              </w:rPr>
            </w:pPr>
            <w:r w:rsidRPr="00D004F3">
              <w:rPr>
                <w:rFonts w:ascii="Times New Roman" w:hAnsi="Times New Roman"/>
                <w:color w:val="auto"/>
              </w:rPr>
              <w:t xml:space="preserve">P/F/F#/NA:  </w:t>
            </w:r>
          </w:p>
        </w:tc>
      </w:tr>
      <w:tr w:rsidR="00371B72" w14:paraId="7DB9B66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F809512" w14:textId="26C98D47" w:rsidR="00371B72" w:rsidRDefault="00371B72">
            <w:pPr>
              <w:pStyle w:val="CellBody"/>
              <w:numPr>
                <w:ilvl w:val="0"/>
                <w:numId w:val="170"/>
              </w:numPr>
              <w:rPr>
                <w:rFonts w:ascii="Times New Roman" w:hAnsi="Times New Roman"/>
                <w:color w:val="auto"/>
              </w:rPr>
              <w:pPrChange w:id="3540" w:author="Jindal, Deepak [AUTOSOL/PWS/NOIDA]" w:date="2022-06-09T18:44:00Z">
                <w:pPr>
                  <w:pStyle w:val="CellBody"/>
                  <w:numPr>
                    <w:numId w:val="84"/>
                  </w:numPr>
                  <w:ind w:left="1080" w:hanging="360"/>
                </w:pPr>
              </w:pPrChange>
            </w:pPr>
            <w:ins w:id="3541" w:author="Jindal, Deepak [AUTOSOL/PWS/NOIDA]" w:date="2022-08-23T12:22:00Z">
              <w:r>
                <w:rPr>
                  <w:rFonts w:ascii="Times New Roman" w:hAnsi="Times New Roman"/>
                  <w:color w:val="auto"/>
                </w:rPr>
                <w:t>Try connecting to Controller with other user and should get notification pop-up that Database lock is already with first user</w:t>
              </w:r>
            </w:ins>
            <w:ins w:id="3542" w:author="Jindal, Deepak [AUTOSOL/PWS/NOIDA]" w:date="2022-08-23T12:23:00Z">
              <w:r>
                <w:rPr>
                  <w:rFonts w:ascii="Times New Roman" w:hAnsi="Times New Roman"/>
                  <w:color w:val="auto"/>
                </w:rPr>
                <w:t xml:space="preserve"> and from the available options select override the lock opt</w:t>
              </w:r>
            </w:ins>
            <w:ins w:id="3543" w:author="Jindal, Deepak [AUTOSOL/PWS/NOIDA]" w:date="2022-08-23T12:24:00Z">
              <w:r>
                <w:rPr>
                  <w:rFonts w:ascii="Times New Roman" w:hAnsi="Times New Roman"/>
                  <w:color w:val="auto"/>
                </w:rPr>
                <w:t>ion</w:t>
              </w:r>
            </w:ins>
            <w:del w:id="3544" w:author="Jindal, Deepak [AUTOSOL/PWS/NOIDA]" w:date="2022-08-23T12:22:00Z">
              <w:r w:rsidDel="00746179">
                <w:rPr>
                  <w:rFonts w:ascii="Times New Roman" w:hAnsi="Times New Roman"/>
                  <w:color w:val="auto"/>
                </w:rPr>
                <w:delText>Try connecting to Controller with other user and try locking the database. This attempt should be failed as it is not allowed</w:delText>
              </w:r>
            </w:del>
          </w:p>
        </w:tc>
        <w:tc>
          <w:tcPr>
            <w:tcW w:w="2070" w:type="dxa"/>
            <w:tcBorders>
              <w:top w:val="single" w:sz="6" w:space="0" w:color="auto"/>
              <w:left w:val="single" w:sz="4" w:space="0" w:color="auto"/>
              <w:bottom w:val="single" w:sz="4" w:space="0" w:color="auto"/>
              <w:right w:val="single" w:sz="4" w:space="0" w:color="auto"/>
            </w:tcBorders>
          </w:tcPr>
          <w:p w14:paraId="52E386DD" w14:textId="5DD6B94D" w:rsidR="00371B72" w:rsidRDefault="00371B72" w:rsidP="00371B72">
            <w:pPr>
              <w:pStyle w:val="CellBody"/>
              <w:rPr>
                <w:rFonts w:ascii="Times New Roman" w:hAnsi="Times New Roman"/>
                <w:color w:val="auto"/>
              </w:rPr>
            </w:pPr>
            <w:del w:id="3545" w:author="Jindal, Deepak [AUTOSOL/PWS/NOIDA]" w:date="2022-08-23T12:22:00Z">
              <w:r w:rsidRPr="00D004F3" w:rsidDel="00746179">
                <w:rPr>
                  <w:rFonts w:ascii="Times New Roman" w:hAnsi="Times New Roman"/>
                  <w:color w:val="auto"/>
                </w:rPr>
                <w:delText xml:space="preserve">P/F/F#/NA:  </w:delText>
              </w:r>
            </w:del>
          </w:p>
        </w:tc>
      </w:tr>
      <w:tr w:rsidR="00371B72" w14:paraId="28105624" w14:textId="77777777" w:rsidTr="007712E9">
        <w:trPr>
          <w:cantSplit/>
          <w:trHeight w:val="316"/>
          <w:ins w:id="3546" w:author="Jindal, Deepak [AUTOSOL/PWS/NOIDA]" w:date="2022-08-23T12:23:00Z"/>
        </w:trPr>
        <w:tc>
          <w:tcPr>
            <w:tcW w:w="7380" w:type="dxa"/>
            <w:gridSpan w:val="2"/>
            <w:tcBorders>
              <w:top w:val="single" w:sz="6" w:space="0" w:color="auto"/>
              <w:left w:val="single" w:sz="4" w:space="0" w:color="auto"/>
              <w:bottom w:val="single" w:sz="4" w:space="0" w:color="auto"/>
              <w:right w:val="single" w:sz="4" w:space="0" w:color="auto"/>
            </w:tcBorders>
          </w:tcPr>
          <w:p w14:paraId="5017E36C" w14:textId="5139B80A" w:rsidR="00371B72" w:rsidRDefault="00371B72" w:rsidP="00371B72">
            <w:pPr>
              <w:pStyle w:val="CellBody"/>
              <w:numPr>
                <w:ilvl w:val="0"/>
                <w:numId w:val="170"/>
              </w:numPr>
              <w:rPr>
                <w:ins w:id="3547" w:author="Jindal, Deepak [AUTOSOL/PWS/NOIDA]" w:date="2022-08-23T12:23:00Z"/>
                <w:rFonts w:ascii="Times New Roman" w:hAnsi="Times New Roman"/>
                <w:color w:val="auto"/>
              </w:rPr>
            </w:pPr>
            <w:ins w:id="3548" w:author="Jindal, Deepak [AUTOSOL/PWS/NOIDA]" w:date="2022-08-23T12:23:00Z">
              <w:r>
                <w:rPr>
                  <w:rFonts w:ascii="Times New Roman" w:hAnsi="Times New Roman"/>
                  <w:color w:val="auto"/>
                </w:rPr>
                <w:t xml:space="preserve">Try to perform </w:t>
              </w:r>
            </w:ins>
            <w:ins w:id="3549" w:author="Jindal, Deepak [AUTOSOL/PWS/NOIDA]" w:date="2022-08-23T12:24:00Z">
              <w:r>
                <w:rPr>
                  <w:rFonts w:ascii="Times New Roman" w:hAnsi="Times New Roman"/>
                  <w:color w:val="auto"/>
                </w:rPr>
                <w:t>control operation for which lock is required from first user and verify that first user is not allowed to perform these operation which requires database lock.</w:t>
              </w:r>
            </w:ins>
          </w:p>
        </w:tc>
        <w:tc>
          <w:tcPr>
            <w:tcW w:w="2070" w:type="dxa"/>
            <w:tcBorders>
              <w:top w:val="single" w:sz="6" w:space="0" w:color="auto"/>
              <w:left w:val="single" w:sz="4" w:space="0" w:color="auto"/>
              <w:bottom w:val="single" w:sz="4" w:space="0" w:color="auto"/>
              <w:right w:val="single" w:sz="4" w:space="0" w:color="auto"/>
            </w:tcBorders>
          </w:tcPr>
          <w:p w14:paraId="3F7C8BEA" w14:textId="77777777" w:rsidR="00371B72" w:rsidRPr="00D004F3" w:rsidDel="00746179" w:rsidRDefault="00371B72" w:rsidP="00371B72">
            <w:pPr>
              <w:pStyle w:val="CellBody"/>
              <w:rPr>
                <w:ins w:id="3550" w:author="Jindal, Deepak [AUTOSOL/PWS/NOIDA]" w:date="2022-08-23T12:23:00Z"/>
                <w:rFonts w:ascii="Times New Roman" w:hAnsi="Times New Roman"/>
                <w:color w:val="auto"/>
              </w:rPr>
            </w:pPr>
          </w:p>
        </w:tc>
      </w:tr>
      <w:tr w:rsidR="007855AB" w14:paraId="27CD5E59"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896AF3B" w14:textId="77777777" w:rsidR="007855AB" w:rsidRDefault="007855AB" w:rsidP="007712E9">
            <w:pPr>
              <w:pStyle w:val="CellBody"/>
            </w:pPr>
            <w:r>
              <w:t>Comments:</w:t>
            </w:r>
          </w:p>
        </w:tc>
      </w:tr>
    </w:tbl>
    <w:p w14:paraId="0CA95619" w14:textId="77777777" w:rsidR="007855AB" w:rsidRDefault="007855AB" w:rsidP="007855AB"/>
    <w:p w14:paraId="5758C7C9" w14:textId="77777777" w:rsidR="007855AB" w:rsidRDefault="007855AB"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855AB" w:rsidRPr="003A700C" w14:paraId="73C5FA41"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D9F8CE7" w14:textId="53B7D3C6" w:rsidR="00346CF6" w:rsidRDefault="007855AB">
            <w:pPr>
              <w:pStyle w:val="CellBody"/>
              <w:numPr>
                <w:ilvl w:val="4"/>
                <w:numId w:val="16"/>
              </w:numPr>
              <w:rPr>
                <w:b/>
              </w:rPr>
              <w:pPrChange w:id="3551" w:author="Jindal, Deepak [AUTOSOL/PWS/NOIDA]" w:date="2022-06-09T18:46:00Z">
                <w:pPr>
                  <w:pStyle w:val="CellBody"/>
                  <w:numPr>
                    <w:ilvl w:val="3"/>
                    <w:numId w:val="26"/>
                  </w:numPr>
                </w:pPr>
              </w:pPrChange>
            </w:pPr>
            <w:r w:rsidRPr="00AD33AF">
              <w:rPr>
                <w:b/>
              </w:rPr>
              <w:t>Test :</w:t>
            </w:r>
            <w:r>
              <w:rPr>
                <w:b/>
              </w:rPr>
              <w:t xml:space="preserve"> </w:t>
            </w:r>
            <w:r w:rsidR="00346CF6" w:rsidRPr="00CE1341">
              <w:rPr>
                <w:bCs/>
              </w:rPr>
              <w:t>Verify non-Operator user attempts to Connect to a Standalone Controller whose database is already locked</w:t>
            </w:r>
          </w:p>
          <w:p w14:paraId="03F54789" w14:textId="4E442BDE" w:rsidR="007855AB" w:rsidRPr="003A700C" w:rsidRDefault="007855AB" w:rsidP="00F85025">
            <w:pPr>
              <w:pStyle w:val="CellBody"/>
              <w:ind w:left="720"/>
              <w:rPr>
                <w:b/>
              </w:rPr>
            </w:pPr>
          </w:p>
        </w:tc>
      </w:tr>
      <w:tr w:rsidR="007855AB" w14:paraId="58E8F9DF"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D1E8541" w14:textId="77777777" w:rsidR="007855AB" w:rsidRDefault="007855AB" w:rsidP="007712E9">
            <w:pPr>
              <w:pStyle w:val="CellBody"/>
              <w:rPr>
                <w:rFonts w:ascii="Times New Roman" w:hAnsi="Times New Roman"/>
                <w:color w:val="auto"/>
              </w:rPr>
            </w:pPr>
            <w:r>
              <w:rPr>
                <w:rFonts w:ascii="Times New Roman" w:hAnsi="Times New Roman"/>
                <w:color w:val="auto"/>
              </w:rPr>
              <w:lastRenderedPageBreak/>
              <w:t>Date(s):</w:t>
            </w:r>
          </w:p>
        </w:tc>
        <w:tc>
          <w:tcPr>
            <w:tcW w:w="5040" w:type="dxa"/>
            <w:tcBorders>
              <w:top w:val="single" w:sz="6" w:space="0" w:color="auto"/>
              <w:left w:val="single" w:sz="4" w:space="0" w:color="auto"/>
              <w:bottom w:val="single" w:sz="4" w:space="0" w:color="auto"/>
              <w:right w:val="single" w:sz="4" w:space="0" w:color="auto"/>
            </w:tcBorders>
          </w:tcPr>
          <w:p w14:paraId="66EAC8FB" w14:textId="77777777" w:rsidR="007855AB" w:rsidRDefault="007855AB"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82D3221" w14:textId="77777777" w:rsidR="007855AB" w:rsidRDefault="007855AB" w:rsidP="007712E9">
            <w:pPr>
              <w:pStyle w:val="CellBody"/>
              <w:rPr>
                <w:rFonts w:ascii="Times New Roman" w:hAnsi="Times New Roman"/>
                <w:color w:val="auto"/>
              </w:rPr>
            </w:pPr>
            <w:r>
              <w:rPr>
                <w:rFonts w:ascii="Times New Roman" w:hAnsi="Times New Roman"/>
                <w:color w:val="auto"/>
              </w:rPr>
              <w:t xml:space="preserve"> </w:t>
            </w:r>
          </w:p>
        </w:tc>
      </w:tr>
      <w:tr w:rsidR="0052212A" w14:paraId="529C93C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C5FF59D" w14:textId="5CB0E59C" w:rsidR="0052212A" w:rsidRDefault="0052212A" w:rsidP="0052212A">
            <w:pPr>
              <w:pStyle w:val="CellBody"/>
              <w:numPr>
                <w:ilvl w:val="0"/>
                <w:numId w:val="82"/>
              </w:numPr>
              <w:rPr>
                <w:rFonts w:ascii="Times New Roman" w:hAnsi="Times New Roman"/>
                <w:color w:val="auto"/>
              </w:rPr>
            </w:pPr>
            <w:r w:rsidRPr="00762B07">
              <w:rPr>
                <w:bCs/>
              </w:rPr>
              <w:t>Connect to a Standalone Controller w</w:t>
            </w:r>
            <w:r>
              <w:rPr>
                <w:bCs/>
              </w:rPr>
              <w:t>ith Operator user an dlock the database</w:t>
            </w:r>
          </w:p>
          <w:p w14:paraId="7CC6D0B3" w14:textId="6D410A43" w:rsidR="0052212A" w:rsidRDefault="0052212A" w:rsidP="0052212A">
            <w:pPr>
              <w:pStyle w:val="CellBody"/>
              <w:ind w:left="720"/>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2416A6C" w14:textId="413DE78E"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F8318A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230DC1D" w14:textId="6341CD95" w:rsidR="0052212A" w:rsidRPr="00762B07" w:rsidRDefault="0052212A" w:rsidP="0052212A">
            <w:pPr>
              <w:pStyle w:val="CellBody"/>
              <w:numPr>
                <w:ilvl w:val="0"/>
                <w:numId w:val="82"/>
              </w:numPr>
              <w:rPr>
                <w:bCs/>
              </w:rPr>
            </w:pPr>
            <w:r>
              <w:rPr>
                <w:bCs/>
              </w:rPr>
              <w:t xml:space="preserve">Try connecting with </w:t>
            </w:r>
            <w:r w:rsidRPr="00762B07">
              <w:rPr>
                <w:bCs/>
              </w:rPr>
              <w:t>non-Operator user</w:t>
            </w:r>
          </w:p>
        </w:tc>
        <w:tc>
          <w:tcPr>
            <w:tcW w:w="2070" w:type="dxa"/>
            <w:tcBorders>
              <w:top w:val="single" w:sz="6" w:space="0" w:color="auto"/>
              <w:left w:val="single" w:sz="4" w:space="0" w:color="auto"/>
              <w:bottom w:val="single" w:sz="4" w:space="0" w:color="auto"/>
              <w:right w:val="single" w:sz="4" w:space="0" w:color="auto"/>
            </w:tcBorders>
          </w:tcPr>
          <w:p w14:paraId="57793214" w14:textId="7EE91530"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31668C62"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E3B75A2" w14:textId="77777777" w:rsidR="0052212A" w:rsidRDefault="0052212A" w:rsidP="0052212A">
            <w:pPr>
              <w:pStyle w:val="CellBody"/>
              <w:numPr>
                <w:ilvl w:val="0"/>
                <w:numId w:val="82"/>
              </w:numPr>
              <w:rPr>
                <w:bCs/>
              </w:rPr>
            </w:pPr>
            <w:r w:rsidRPr="00762B07">
              <w:rPr>
                <w:bCs/>
              </w:rPr>
              <w:t>Verify if a non-Operator user attempts to Connect to a Standalone Controller whose database is already locked, they will be notified and given the following options:</w:t>
            </w:r>
          </w:p>
          <w:p w14:paraId="3A1C8990" w14:textId="77777777" w:rsidR="0052212A" w:rsidRDefault="0052212A" w:rsidP="0052212A">
            <w:pPr>
              <w:pStyle w:val="CellBody"/>
              <w:ind w:left="720"/>
              <w:rPr>
                <w:bCs/>
              </w:rPr>
            </w:pPr>
            <w:r>
              <w:rPr>
                <w:bCs/>
              </w:rPr>
              <w:t xml:space="preserve">1) </w:t>
            </w:r>
            <w:r w:rsidRPr="00762B07">
              <w:rPr>
                <w:bCs/>
              </w:rPr>
              <w:t>Abort the Connection attempt</w:t>
            </w:r>
          </w:p>
          <w:p w14:paraId="6592C3C1" w14:textId="77777777" w:rsidR="0052212A" w:rsidRDefault="0052212A" w:rsidP="0052212A">
            <w:pPr>
              <w:pStyle w:val="CellBody"/>
              <w:ind w:left="720"/>
              <w:rPr>
                <w:bCs/>
              </w:rPr>
            </w:pPr>
            <w:r>
              <w:rPr>
                <w:bCs/>
              </w:rPr>
              <w:t xml:space="preserve">2) </w:t>
            </w:r>
            <w:r w:rsidRPr="00762B07">
              <w:rPr>
                <w:bCs/>
              </w:rPr>
              <w:t>Continue with the Connection, but without locking the database and operating in read-only mode.</w:t>
            </w:r>
          </w:p>
          <w:p w14:paraId="5BDD9AA5" w14:textId="67168254" w:rsidR="0052212A" w:rsidRPr="00762B07" w:rsidRDefault="0052212A" w:rsidP="0052212A">
            <w:pPr>
              <w:pStyle w:val="CellBody"/>
              <w:ind w:left="720"/>
              <w:rPr>
                <w:rFonts w:ascii="Times New Roman" w:hAnsi="Times New Roman"/>
                <w:b/>
                <w:bCs/>
                <w:color w:val="auto"/>
              </w:rPr>
            </w:pPr>
            <w:r>
              <w:rPr>
                <w:bCs/>
              </w:rPr>
              <w:t xml:space="preserve">3) </w:t>
            </w:r>
            <w:r w:rsidRPr="00762B07">
              <w:rPr>
                <w:bCs/>
              </w:rPr>
              <w:t>Override the database lock</w:t>
            </w:r>
          </w:p>
        </w:tc>
        <w:tc>
          <w:tcPr>
            <w:tcW w:w="2070" w:type="dxa"/>
            <w:tcBorders>
              <w:top w:val="single" w:sz="6" w:space="0" w:color="auto"/>
              <w:left w:val="single" w:sz="4" w:space="0" w:color="auto"/>
              <w:bottom w:val="single" w:sz="4" w:space="0" w:color="auto"/>
              <w:right w:val="single" w:sz="4" w:space="0" w:color="auto"/>
            </w:tcBorders>
          </w:tcPr>
          <w:p w14:paraId="5F82A0FA" w14:textId="4EDED423"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23AEEEE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4AD1D80" w14:textId="006708C2" w:rsidR="0052212A" w:rsidRPr="00762B07" w:rsidRDefault="0052212A" w:rsidP="0052212A">
            <w:pPr>
              <w:pStyle w:val="CellBody"/>
              <w:numPr>
                <w:ilvl w:val="0"/>
                <w:numId w:val="82"/>
              </w:numPr>
              <w:rPr>
                <w:bCs/>
              </w:rPr>
            </w:pPr>
            <w:r>
              <w:rPr>
                <w:bCs/>
              </w:rPr>
              <w:t>Verify if user selects “</w:t>
            </w:r>
            <w:r w:rsidRPr="00762B07">
              <w:rPr>
                <w:bCs/>
              </w:rPr>
              <w:t>Abort the Connection attempt</w:t>
            </w:r>
            <w:r>
              <w:rPr>
                <w:bCs/>
              </w:rPr>
              <w:t>” then connection attempt aborts</w:t>
            </w:r>
          </w:p>
        </w:tc>
        <w:tc>
          <w:tcPr>
            <w:tcW w:w="2070" w:type="dxa"/>
            <w:tcBorders>
              <w:top w:val="single" w:sz="6" w:space="0" w:color="auto"/>
              <w:left w:val="single" w:sz="4" w:space="0" w:color="auto"/>
              <w:bottom w:val="single" w:sz="4" w:space="0" w:color="auto"/>
              <w:right w:val="single" w:sz="4" w:space="0" w:color="auto"/>
            </w:tcBorders>
          </w:tcPr>
          <w:p w14:paraId="10518D85" w14:textId="557D2CBD"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70BB0FE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90ECCC3" w14:textId="71F9B6BA" w:rsidR="0052212A" w:rsidRPr="00762B07" w:rsidRDefault="0052212A" w:rsidP="0052212A">
            <w:pPr>
              <w:pStyle w:val="CellBody"/>
              <w:numPr>
                <w:ilvl w:val="0"/>
                <w:numId w:val="82"/>
              </w:numPr>
              <w:rPr>
                <w:bCs/>
              </w:rPr>
            </w:pPr>
            <w:r>
              <w:rPr>
                <w:bCs/>
              </w:rPr>
              <w:t>Verify if user selects “</w:t>
            </w:r>
            <w:r w:rsidRPr="00762B07">
              <w:rPr>
                <w:bCs/>
              </w:rPr>
              <w:t>Continue with the Connection, but without locking the database and operating in read-only mode</w:t>
            </w:r>
            <w:r>
              <w:rPr>
                <w:bCs/>
              </w:rPr>
              <w:t>” then connection continues without locking the database and there is read-only mode</w:t>
            </w:r>
          </w:p>
        </w:tc>
        <w:tc>
          <w:tcPr>
            <w:tcW w:w="2070" w:type="dxa"/>
            <w:tcBorders>
              <w:top w:val="single" w:sz="6" w:space="0" w:color="auto"/>
              <w:left w:val="single" w:sz="4" w:space="0" w:color="auto"/>
              <w:bottom w:val="single" w:sz="4" w:space="0" w:color="auto"/>
              <w:right w:val="single" w:sz="4" w:space="0" w:color="auto"/>
            </w:tcBorders>
          </w:tcPr>
          <w:p w14:paraId="17D20FF6" w14:textId="3E2A2953"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02DE5F5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35E1251" w14:textId="4082ACC4" w:rsidR="0052212A" w:rsidRPr="00762B07" w:rsidRDefault="0052212A" w:rsidP="0052212A">
            <w:pPr>
              <w:pStyle w:val="CellBody"/>
              <w:numPr>
                <w:ilvl w:val="0"/>
                <w:numId w:val="82"/>
              </w:numPr>
              <w:rPr>
                <w:bCs/>
              </w:rPr>
            </w:pPr>
            <w:r>
              <w:rPr>
                <w:bCs/>
              </w:rPr>
              <w:t>Verify if user selects “</w:t>
            </w:r>
            <w:r w:rsidRPr="00762B07">
              <w:rPr>
                <w:bCs/>
              </w:rPr>
              <w:t>Override the database lock</w:t>
            </w:r>
            <w:r>
              <w:rPr>
                <w:bCs/>
              </w:rPr>
              <w:t>” then it actually Override the database lock</w:t>
            </w:r>
          </w:p>
        </w:tc>
        <w:tc>
          <w:tcPr>
            <w:tcW w:w="2070" w:type="dxa"/>
            <w:tcBorders>
              <w:top w:val="single" w:sz="6" w:space="0" w:color="auto"/>
              <w:left w:val="single" w:sz="4" w:space="0" w:color="auto"/>
              <w:bottom w:val="single" w:sz="4" w:space="0" w:color="auto"/>
              <w:right w:val="single" w:sz="4" w:space="0" w:color="auto"/>
            </w:tcBorders>
          </w:tcPr>
          <w:p w14:paraId="5AF1A1F0" w14:textId="0386537B"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7D4BD21B"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6246537" w14:textId="77777777" w:rsidR="0052212A" w:rsidRDefault="0052212A" w:rsidP="0052212A">
            <w:pPr>
              <w:pStyle w:val="CellBody"/>
            </w:pPr>
            <w:r>
              <w:t>Comments:</w:t>
            </w:r>
          </w:p>
        </w:tc>
      </w:tr>
    </w:tbl>
    <w:p w14:paraId="60C861EC" w14:textId="77777777" w:rsidR="007855AB" w:rsidRDefault="007855AB" w:rsidP="007855AB"/>
    <w:p w14:paraId="02618E5A" w14:textId="77777777" w:rsidR="007855AB" w:rsidRDefault="007855AB" w:rsidP="007855A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855AB" w:rsidRPr="003A700C" w14:paraId="2EB4E5AF"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39ED095" w14:textId="7D825C7C" w:rsidR="007855AB" w:rsidRPr="003E537B" w:rsidRDefault="007855AB">
            <w:pPr>
              <w:pStyle w:val="CellBody"/>
              <w:numPr>
                <w:ilvl w:val="4"/>
                <w:numId w:val="16"/>
              </w:numPr>
              <w:rPr>
                <w:b/>
              </w:rPr>
              <w:pPrChange w:id="3552" w:author="Jindal, Deepak [AUTOSOL/PWS/NOIDA]" w:date="2022-06-09T18:46:00Z">
                <w:pPr>
                  <w:pStyle w:val="CellBody"/>
                  <w:numPr>
                    <w:ilvl w:val="3"/>
                    <w:numId w:val="26"/>
                  </w:numPr>
                </w:pPr>
              </w:pPrChange>
            </w:pPr>
            <w:r w:rsidRPr="00AD33AF">
              <w:rPr>
                <w:b/>
              </w:rPr>
              <w:t>Test :</w:t>
            </w:r>
            <w:r>
              <w:rPr>
                <w:b/>
              </w:rPr>
              <w:t xml:space="preserve"> </w:t>
            </w:r>
            <w:r w:rsidR="003E537B" w:rsidRPr="00CE1341">
              <w:rPr>
                <w:bCs/>
              </w:rPr>
              <w:t xml:space="preserve">Verify </w:t>
            </w:r>
            <w:r w:rsidR="003E537B" w:rsidRPr="009F6D5D">
              <w:rPr>
                <w:bCs/>
              </w:rPr>
              <w:t>Connection for engineering purpose will require the availability of the primary half of the redundant Standalone Controller</w:t>
            </w:r>
          </w:p>
        </w:tc>
      </w:tr>
      <w:tr w:rsidR="007855AB" w14:paraId="22D9FDBA"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CDC3739" w14:textId="77777777" w:rsidR="007855AB" w:rsidRDefault="007855AB"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73F7EF1" w14:textId="77777777" w:rsidR="007855AB" w:rsidRDefault="007855AB"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9F5B97F" w14:textId="77777777" w:rsidR="007855AB" w:rsidRDefault="007855AB" w:rsidP="007712E9">
            <w:pPr>
              <w:pStyle w:val="CellBody"/>
              <w:rPr>
                <w:rFonts w:ascii="Times New Roman" w:hAnsi="Times New Roman"/>
                <w:color w:val="auto"/>
              </w:rPr>
            </w:pPr>
            <w:r>
              <w:rPr>
                <w:rFonts w:ascii="Times New Roman" w:hAnsi="Times New Roman"/>
                <w:color w:val="auto"/>
              </w:rPr>
              <w:t xml:space="preserve"> </w:t>
            </w:r>
          </w:p>
        </w:tc>
      </w:tr>
      <w:tr w:rsidR="0052212A" w14:paraId="36FB6A2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FE79214" w14:textId="4323CBB8" w:rsidR="0052212A" w:rsidRDefault="0052212A" w:rsidP="0052212A">
            <w:pPr>
              <w:pStyle w:val="CellBody"/>
              <w:numPr>
                <w:ilvl w:val="0"/>
                <w:numId w:val="83"/>
              </w:numPr>
              <w:rPr>
                <w:rFonts w:ascii="Times New Roman" w:hAnsi="Times New Roman"/>
                <w:color w:val="auto"/>
              </w:rPr>
            </w:pPr>
            <w:r w:rsidRPr="00B83EB3">
              <w:rPr>
                <w:b/>
              </w:rPr>
              <w:t xml:space="preserve"> </w:t>
            </w:r>
            <w:r>
              <w:rPr>
                <w:bCs/>
              </w:rPr>
              <w:t>Configure a redundant standalone Controller pair on Standalone setup</w:t>
            </w:r>
          </w:p>
        </w:tc>
        <w:tc>
          <w:tcPr>
            <w:tcW w:w="2070" w:type="dxa"/>
            <w:tcBorders>
              <w:top w:val="single" w:sz="6" w:space="0" w:color="auto"/>
              <w:left w:val="single" w:sz="4" w:space="0" w:color="auto"/>
              <w:bottom w:val="single" w:sz="4" w:space="0" w:color="auto"/>
              <w:right w:val="single" w:sz="4" w:space="0" w:color="auto"/>
            </w:tcBorders>
          </w:tcPr>
          <w:p w14:paraId="11DBC403" w14:textId="0E7960A2"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675B729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6242372" w14:textId="410A6C68" w:rsidR="0052212A" w:rsidRDefault="0052212A" w:rsidP="0052212A">
            <w:pPr>
              <w:pStyle w:val="CellBody"/>
              <w:numPr>
                <w:ilvl w:val="0"/>
                <w:numId w:val="83"/>
              </w:numPr>
              <w:rPr>
                <w:rFonts w:ascii="Times New Roman" w:hAnsi="Times New Roman"/>
                <w:color w:val="auto"/>
              </w:rPr>
            </w:pPr>
            <w:r>
              <w:rPr>
                <w:rFonts w:ascii="Times New Roman" w:hAnsi="Times New Roman"/>
                <w:color w:val="auto"/>
              </w:rPr>
              <w:t>Connect to primary Controller for engineering purpose (use either administrator user or engineer user having engineer roles, aceess &amp; privileges) and this connection attempt should be successful</w:t>
            </w:r>
          </w:p>
        </w:tc>
        <w:tc>
          <w:tcPr>
            <w:tcW w:w="2070" w:type="dxa"/>
            <w:tcBorders>
              <w:top w:val="single" w:sz="6" w:space="0" w:color="auto"/>
              <w:left w:val="single" w:sz="4" w:space="0" w:color="auto"/>
              <w:bottom w:val="single" w:sz="4" w:space="0" w:color="auto"/>
              <w:right w:val="single" w:sz="4" w:space="0" w:color="auto"/>
            </w:tcBorders>
          </w:tcPr>
          <w:p w14:paraId="1370BEFC" w14:textId="617CF261"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1D33086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09F4A73" w14:textId="77BF18B2" w:rsidR="0052212A" w:rsidRDefault="0052212A" w:rsidP="0052212A">
            <w:pPr>
              <w:pStyle w:val="CellBody"/>
              <w:numPr>
                <w:ilvl w:val="0"/>
                <w:numId w:val="83"/>
              </w:numPr>
              <w:rPr>
                <w:rFonts w:ascii="Times New Roman" w:hAnsi="Times New Roman"/>
                <w:color w:val="auto"/>
              </w:rPr>
            </w:pPr>
            <w:r>
              <w:rPr>
                <w:rFonts w:ascii="Times New Roman" w:hAnsi="Times New Roman"/>
                <w:color w:val="auto"/>
              </w:rPr>
              <w:t xml:space="preserve">Disconnect and try connecting to secondary Controller (as per dev studio). </w:t>
            </w:r>
            <w:del w:id="3553" w:author="Jindal, Deepak [AUTOSOL/PWS/NOIDA]" w:date="2022-07-21T22:19:00Z">
              <w:r w:rsidRPr="00FE0909" w:rsidDel="00C45ADB">
                <w:rPr>
                  <w:rFonts w:ascii="Times New Roman" w:hAnsi="Times New Roman"/>
                  <w:color w:val="auto"/>
                </w:rPr>
                <w:delText>This attempt should be failed with message that connect to primary Controller for engineering.</w:delText>
              </w:r>
            </w:del>
            <w:ins w:id="3554" w:author="Jindal, Deepak [AUTOSOL/PWS/NOIDA]" w:date="2022-07-21T22:19:00Z">
              <w:r w:rsidR="00C45ADB">
                <w:rPr>
                  <w:rFonts w:ascii="Times New Roman" w:hAnsi="Times New Roman"/>
                  <w:color w:val="auto"/>
                </w:rPr>
                <w:t>Irre</w:t>
              </w:r>
            </w:ins>
            <w:ins w:id="3555" w:author="Jindal, Deepak [AUTOSOL/PWS/NOIDA]" w:date="2022-07-21T22:20:00Z">
              <w:r w:rsidR="00C45ADB">
                <w:rPr>
                  <w:rFonts w:ascii="Times New Roman" w:hAnsi="Times New Roman"/>
                  <w:color w:val="auto"/>
                </w:rPr>
                <w:t>spective of user role, connection to secondary Controller should always be in read-only mode.</w:t>
              </w:r>
            </w:ins>
          </w:p>
        </w:tc>
        <w:tc>
          <w:tcPr>
            <w:tcW w:w="2070" w:type="dxa"/>
            <w:tcBorders>
              <w:top w:val="single" w:sz="6" w:space="0" w:color="auto"/>
              <w:left w:val="single" w:sz="4" w:space="0" w:color="auto"/>
              <w:bottom w:val="single" w:sz="4" w:space="0" w:color="auto"/>
              <w:right w:val="single" w:sz="4" w:space="0" w:color="auto"/>
            </w:tcBorders>
          </w:tcPr>
          <w:p w14:paraId="59F81463" w14:textId="116B50AD"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4BE36C6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84D0FEC" w14:textId="07118C58" w:rsidR="0052212A" w:rsidRDefault="0052212A" w:rsidP="0052212A">
            <w:pPr>
              <w:pStyle w:val="CellBody"/>
              <w:numPr>
                <w:ilvl w:val="0"/>
                <w:numId w:val="83"/>
              </w:numPr>
              <w:rPr>
                <w:rFonts w:ascii="Times New Roman" w:hAnsi="Times New Roman"/>
                <w:color w:val="auto"/>
              </w:rPr>
            </w:pPr>
            <w:r>
              <w:rPr>
                <w:rFonts w:ascii="Times New Roman" w:hAnsi="Times New Roman"/>
                <w:color w:val="auto"/>
              </w:rPr>
              <w:t>Fail or disconnect primary Controller</w:t>
            </w:r>
          </w:p>
        </w:tc>
        <w:tc>
          <w:tcPr>
            <w:tcW w:w="2070" w:type="dxa"/>
            <w:tcBorders>
              <w:top w:val="single" w:sz="6" w:space="0" w:color="auto"/>
              <w:left w:val="single" w:sz="4" w:space="0" w:color="auto"/>
              <w:bottom w:val="single" w:sz="4" w:space="0" w:color="auto"/>
              <w:right w:val="single" w:sz="4" w:space="0" w:color="auto"/>
            </w:tcBorders>
          </w:tcPr>
          <w:p w14:paraId="5F68A088" w14:textId="5D02C3BA"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B367303"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1256A73" w14:textId="063A3732" w:rsidR="0052212A" w:rsidRPr="00636457" w:rsidRDefault="0052212A" w:rsidP="0052212A">
            <w:pPr>
              <w:pStyle w:val="CellBody"/>
              <w:numPr>
                <w:ilvl w:val="0"/>
                <w:numId w:val="83"/>
              </w:numPr>
              <w:rPr>
                <w:rFonts w:ascii="Times New Roman" w:hAnsi="Times New Roman"/>
                <w:color w:val="auto"/>
              </w:rPr>
            </w:pPr>
            <w:r>
              <w:rPr>
                <w:rFonts w:ascii="Times New Roman" w:hAnsi="Times New Roman"/>
                <w:color w:val="auto"/>
              </w:rPr>
              <w:t>T</w:t>
            </w:r>
            <w:r w:rsidRPr="00636457">
              <w:rPr>
                <w:rFonts w:ascii="Times New Roman" w:hAnsi="Times New Roman"/>
                <w:color w:val="auto"/>
              </w:rPr>
              <w:t xml:space="preserve">ry connecting to secondary Controller (as per dev studio). </w:t>
            </w:r>
            <w:ins w:id="3556" w:author="Jindal, Deepak [AUTOSOL/PWS/NOIDA]" w:date="2022-07-21T22:20:00Z">
              <w:r w:rsidR="00C45ADB">
                <w:rPr>
                  <w:rFonts w:ascii="Times New Roman" w:hAnsi="Times New Roman"/>
                  <w:color w:val="auto"/>
                </w:rPr>
                <w:t>Irrespective of user role, connection to secondary Controller should always be in read-only mode.</w:t>
              </w:r>
            </w:ins>
            <w:del w:id="3557" w:author="Jindal, Deepak [AUTOSOL/PWS/NOIDA]" w:date="2022-07-21T22:20:00Z">
              <w:r w:rsidRPr="00636457" w:rsidDel="00C45ADB">
                <w:rPr>
                  <w:rFonts w:ascii="Times New Roman" w:hAnsi="Times New Roman"/>
                  <w:color w:val="auto"/>
                </w:rPr>
                <w:delText>This attempt should be failed with message that primary Controller</w:delText>
              </w:r>
              <w:r w:rsidDel="00C45ADB">
                <w:rPr>
                  <w:rFonts w:ascii="Times New Roman" w:hAnsi="Times New Roman"/>
                  <w:color w:val="auto"/>
                </w:rPr>
                <w:delText xml:space="preserve"> should be available </w:delText>
              </w:r>
              <w:r w:rsidRPr="00636457" w:rsidDel="00C45ADB">
                <w:rPr>
                  <w:rFonts w:ascii="Times New Roman" w:hAnsi="Times New Roman"/>
                  <w:color w:val="auto"/>
                </w:rPr>
                <w:delText>for engineering</w:delText>
              </w:r>
            </w:del>
          </w:p>
        </w:tc>
        <w:tc>
          <w:tcPr>
            <w:tcW w:w="2070" w:type="dxa"/>
            <w:tcBorders>
              <w:top w:val="single" w:sz="6" w:space="0" w:color="auto"/>
              <w:left w:val="single" w:sz="4" w:space="0" w:color="auto"/>
              <w:bottom w:val="single" w:sz="4" w:space="0" w:color="auto"/>
              <w:right w:val="single" w:sz="4" w:space="0" w:color="auto"/>
            </w:tcBorders>
          </w:tcPr>
          <w:p w14:paraId="2371AE3F" w14:textId="4E1BB054"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7855AB" w14:paraId="0D35A5C9"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A4892D4" w14:textId="77777777" w:rsidR="007855AB" w:rsidRDefault="007855AB" w:rsidP="007712E9">
            <w:pPr>
              <w:pStyle w:val="CellBody"/>
            </w:pPr>
            <w:r>
              <w:t>Comments:</w:t>
            </w:r>
          </w:p>
        </w:tc>
      </w:tr>
    </w:tbl>
    <w:p w14:paraId="5E25D088" w14:textId="77777777" w:rsidR="007855AB" w:rsidRDefault="007855AB" w:rsidP="007855AB"/>
    <w:p w14:paraId="2477251A" w14:textId="77777777" w:rsidR="00F85025" w:rsidRDefault="00F85025" w:rsidP="00F85025"/>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85025" w:rsidRPr="003A700C" w14:paraId="1CFA2E00"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9D7202E" w14:textId="41A0FDCE" w:rsidR="00F85025" w:rsidRPr="003A700C" w:rsidRDefault="00F85025">
            <w:pPr>
              <w:pStyle w:val="CellBody"/>
              <w:numPr>
                <w:ilvl w:val="4"/>
                <w:numId w:val="16"/>
              </w:numPr>
              <w:rPr>
                <w:b/>
              </w:rPr>
              <w:pPrChange w:id="3558" w:author="Jindal, Deepak [AUTOSOL/PWS/NOIDA]" w:date="2022-06-09T18:47:00Z">
                <w:pPr>
                  <w:pStyle w:val="CellBody"/>
                  <w:numPr>
                    <w:ilvl w:val="3"/>
                    <w:numId w:val="26"/>
                  </w:numPr>
                </w:pPr>
              </w:pPrChange>
            </w:pPr>
            <w:r w:rsidRPr="00AD33AF">
              <w:rPr>
                <w:b/>
              </w:rPr>
              <w:t>Test :</w:t>
            </w:r>
            <w:r>
              <w:rPr>
                <w:b/>
              </w:rPr>
              <w:t xml:space="preserve"> </w:t>
            </w:r>
            <w:r w:rsidR="003E537B" w:rsidRPr="00CE1341">
              <w:rPr>
                <w:bCs/>
              </w:rPr>
              <w:t xml:space="preserve">Verify </w:t>
            </w:r>
            <w:r w:rsidRPr="009F6D5D">
              <w:rPr>
                <w:bCs/>
              </w:rPr>
              <w:t>if the primary half is not available, the user will still be able to perform a Connect for the purposes of operator functionality including access to the database in a read-only mode</w:t>
            </w:r>
          </w:p>
        </w:tc>
      </w:tr>
      <w:tr w:rsidR="00F85025" w14:paraId="0DC513B5"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4C36CB3" w14:textId="77777777" w:rsidR="00F85025" w:rsidRDefault="00F85025"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82DD96F" w14:textId="77777777" w:rsidR="00F85025" w:rsidRDefault="00F85025"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1FB38F6" w14:textId="77777777" w:rsidR="00F85025" w:rsidRDefault="00F85025" w:rsidP="007712E9">
            <w:pPr>
              <w:pStyle w:val="CellBody"/>
              <w:rPr>
                <w:rFonts w:ascii="Times New Roman" w:hAnsi="Times New Roman"/>
                <w:color w:val="auto"/>
              </w:rPr>
            </w:pPr>
            <w:r>
              <w:rPr>
                <w:rFonts w:ascii="Times New Roman" w:hAnsi="Times New Roman"/>
                <w:color w:val="auto"/>
              </w:rPr>
              <w:t xml:space="preserve"> </w:t>
            </w:r>
          </w:p>
        </w:tc>
      </w:tr>
      <w:tr w:rsidR="0052212A" w14:paraId="5979BBCD"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C91AE2A" w14:textId="4BA84B65" w:rsidR="0052212A" w:rsidRPr="00762B07" w:rsidRDefault="0052212A" w:rsidP="0052212A">
            <w:pPr>
              <w:pStyle w:val="CellBody"/>
              <w:numPr>
                <w:ilvl w:val="0"/>
                <w:numId w:val="85"/>
              </w:numPr>
              <w:rPr>
                <w:rFonts w:ascii="Times New Roman" w:hAnsi="Times New Roman"/>
                <w:bCs/>
                <w:color w:val="auto"/>
              </w:rPr>
            </w:pPr>
            <w:r w:rsidRPr="00B83EB3">
              <w:rPr>
                <w:b/>
              </w:rPr>
              <w:lastRenderedPageBreak/>
              <w:t xml:space="preserve"> </w:t>
            </w:r>
            <w:r>
              <w:rPr>
                <w:bCs/>
              </w:rPr>
              <w:t>Configure a redundant standalone Controller pair on Standalone setup</w:t>
            </w:r>
          </w:p>
        </w:tc>
        <w:tc>
          <w:tcPr>
            <w:tcW w:w="2070" w:type="dxa"/>
            <w:tcBorders>
              <w:top w:val="single" w:sz="6" w:space="0" w:color="auto"/>
              <w:left w:val="single" w:sz="4" w:space="0" w:color="auto"/>
              <w:bottom w:val="single" w:sz="4" w:space="0" w:color="auto"/>
              <w:right w:val="single" w:sz="4" w:space="0" w:color="auto"/>
            </w:tcBorders>
          </w:tcPr>
          <w:p w14:paraId="5BD36FED" w14:textId="3577185B"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1BD29DB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E26861C" w14:textId="4318BD6B" w:rsidR="0052212A" w:rsidRPr="00D96990" w:rsidRDefault="0052212A" w:rsidP="0052212A">
            <w:pPr>
              <w:pStyle w:val="CellBody"/>
              <w:numPr>
                <w:ilvl w:val="0"/>
                <w:numId w:val="85"/>
              </w:numPr>
              <w:rPr>
                <w:rFonts w:ascii="Times New Roman" w:hAnsi="Times New Roman"/>
                <w:bCs/>
                <w:color w:val="auto"/>
              </w:rPr>
            </w:pPr>
            <w:r w:rsidRPr="00D96990">
              <w:rPr>
                <w:bCs/>
              </w:rPr>
              <w:t>Connect to primary Controller for operator purpose (logged in with any user having atleast operator roles, access &amp; privileges) and this connection attempt should be successful</w:t>
            </w:r>
          </w:p>
        </w:tc>
        <w:tc>
          <w:tcPr>
            <w:tcW w:w="2070" w:type="dxa"/>
            <w:tcBorders>
              <w:top w:val="single" w:sz="6" w:space="0" w:color="auto"/>
              <w:left w:val="single" w:sz="4" w:space="0" w:color="auto"/>
              <w:bottom w:val="single" w:sz="4" w:space="0" w:color="auto"/>
              <w:right w:val="single" w:sz="4" w:space="0" w:color="auto"/>
            </w:tcBorders>
          </w:tcPr>
          <w:p w14:paraId="16F3A376" w14:textId="34EE344D"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08661D4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25850AF" w14:textId="3331BA9E" w:rsidR="0052212A" w:rsidRPr="00D96990" w:rsidRDefault="0052212A" w:rsidP="0052212A">
            <w:pPr>
              <w:pStyle w:val="CellBody"/>
              <w:numPr>
                <w:ilvl w:val="0"/>
                <w:numId w:val="85"/>
              </w:numPr>
              <w:rPr>
                <w:rFonts w:ascii="Times New Roman" w:hAnsi="Times New Roman"/>
                <w:bCs/>
                <w:color w:val="auto"/>
              </w:rPr>
            </w:pPr>
            <w:r w:rsidRPr="00D96990">
              <w:rPr>
                <w:bCs/>
              </w:rPr>
              <w:t>Disconnect and try connecting to secondary Controller (as per dev studio). This attempt should be successful without any error.</w:t>
            </w:r>
          </w:p>
        </w:tc>
        <w:tc>
          <w:tcPr>
            <w:tcW w:w="2070" w:type="dxa"/>
            <w:tcBorders>
              <w:top w:val="single" w:sz="6" w:space="0" w:color="auto"/>
              <w:left w:val="single" w:sz="4" w:space="0" w:color="auto"/>
              <w:bottom w:val="single" w:sz="4" w:space="0" w:color="auto"/>
              <w:right w:val="single" w:sz="4" w:space="0" w:color="auto"/>
            </w:tcBorders>
          </w:tcPr>
          <w:p w14:paraId="611BF3D5" w14:textId="31592E43"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BD6A6EC"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07EF487" w14:textId="04E45AC5" w:rsidR="0052212A" w:rsidRPr="00D96990" w:rsidRDefault="0052212A" w:rsidP="0052212A">
            <w:pPr>
              <w:pStyle w:val="CellBody"/>
              <w:numPr>
                <w:ilvl w:val="0"/>
                <w:numId w:val="85"/>
              </w:numPr>
              <w:rPr>
                <w:rFonts w:ascii="Times New Roman" w:hAnsi="Times New Roman"/>
                <w:bCs/>
                <w:color w:val="auto"/>
              </w:rPr>
            </w:pPr>
            <w:r>
              <w:rPr>
                <w:rFonts w:ascii="Times New Roman" w:hAnsi="Times New Roman"/>
                <w:color w:val="auto"/>
              </w:rPr>
              <w:t>Fail or disconnect primary Controller</w:t>
            </w:r>
            <w:r w:rsidRPr="00D96990">
              <w:rPr>
                <w:bCs/>
              </w:rPr>
              <w:t>.</w:t>
            </w:r>
          </w:p>
        </w:tc>
        <w:tc>
          <w:tcPr>
            <w:tcW w:w="2070" w:type="dxa"/>
            <w:tcBorders>
              <w:top w:val="single" w:sz="6" w:space="0" w:color="auto"/>
              <w:left w:val="single" w:sz="4" w:space="0" w:color="auto"/>
              <w:bottom w:val="single" w:sz="4" w:space="0" w:color="auto"/>
              <w:right w:val="single" w:sz="4" w:space="0" w:color="auto"/>
            </w:tcBorders>
          </w:tcPr>
          <w:p w14:paraId="3177CBEA" w14:textId="45509456"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049EECDA"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8DE3D1E" w14:textId="6A1DEA6A" w:rsidR="0052212A" w:rsidRPr="00D96990" w:rsidRDefault="0052212A" w:rsidP="0052212A">
            <w:pPr>
              <w:pStyle w:val="CellBody"/>
              <w:numPr>
                <w:ilvl w:val="0"/>
                <w:numId w:val="85"/>
              </w:numPr>
              <w:rPr>
                <w:bCs/>
              </w:rPr>
            </w:pPr>
            <w:r>
              <w:rPr>
                <w:rFonts w:ascii="Times New Roman" w:hAnsi="Times New Roman"/>
                <w:color w:val="auto"/>
              </w:rPr>
              <w:t>T</w:t>
            </w:r>
            <w:r w:rsidRPr="00636457">
              <w:rPr>
                <w:rFonts w:ascii="Times New Roman" w:hAnsi="Times New Roman"/>
                <w:color w:val="auto"/>
              </w:rPr>
              <w:t xml:space="preserve">ry connecting to secondary Controller (as per dev studio). This attempt should be </w:t>
            </w:r>
            <w:del w:id="3559" w:author="Jindal, Deepak [AUTOSOL/PWS/NOIDA]" w:date="2022-06-19T13:54:00Z">
              <w:r w:rsidRPr="00636457" w:rsidDel="00D55D0E">
                <w:rPr>
                  <w:rFonts w:ascii="Times New Roman" w:hAnsi="Times New Roman"/>
                  <w:color w:val="auto"/>
                </w:rPr>
                <w:delText>failed with message that primary Controller</w:delText>
              </w:r>
              <w:r w:rsidDel="00D55D0E">
                <w:rPr>
                  <w:rFonts w:ascii="Times New Roman" w:hAnsi="Times New Roman"/>
                  <w:color w:val="auto"/>
                </w:rPr>
                <w:delText xml:space="preserve"> should be available </w:delText>
              </w:r>
              <w:r w:rsidRPr="00636457" w:rsidDel="00D55D0E">
                <w:rPr>
                  <w:rFonts w:ascii="Times New Roman" w:hAnsi="Times New Roman"/>
                  <w:color w:val="auto"/>
                </w:rPr>
                <w:delText>for engineering</w:delText>
              </w:r>
            </w:del>
            <w:ins w:id="3560" w:author="Jindal, Deepak [AUTOSOL/PWS/NOIDA]" w:date="2022-06-19T13:54:00Z">
              <w:r w:rsidR="00D55D0E">
                <w:rPr>
                  <w:rFonts w:ascii="Times New Roman" w:hAnsi="Times New Roman"/>
                  <w:color w:val="auto"/>
                </w:rPr>
                <w:t xml:space="preserve">successful but user should only have operator functionality </w:t>
              </w:r>
              <w:r w:rsidR="00D55D0E">
                <w:rPr>
                  <w:bCs/>
                </w:rPr>
                <w:t>&amp;</w:t>
              </w:r>
              <w:r w:rsidR="00D55D0E" w:rsidRPr="009F6D5D">
                <w:rPr>
                  <w:bCs/>
                </w:rPr>
                <w:t xml:space="preserve"> access to the database in a read-only mode</w:t>
              </w:r>
            </w:ins>
          </w:p>
        </w:tc>
        <w:tc>
          <w:tcPr>
            <w:tcW w:w="2070" w:type="dxa"/>
            <w:tcBorders>
              <w:top w:val="single" w:sz="6" w:space="0" w:color="auto"/>
              <w:left w:val="single" w:sz="4" w:space="0" w:color="auto"/>
              <w:bottom w:val="single" w:sz="4" w:space="0" w:color="auto"/>
              <w:right w:val="single" w:sz="4" w:space="0" w:color="auto"/>
            </w:tcBorders>
          </w:tcPr>
          <w:p w14:paraId="00DBA03D" w14:textId="3F577278"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D96990" w14:paraId="4600E8A0"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9F84F23" w14:textId="77777777" w:rsidR="00D96990" w:rsidRDefault="00D96990" w:rsidP="00D96990">
            <w:pPr>
              <w:pStyle w:val="CellBody"/>
            </w:pPr>
            <w:r>
              <w:t>Comments:</w:t>
            </w:r>
          </w:p>
        </w:tc>
      </w:tr>
    </w:tbl>
    <w:p w14:paraId="2BE92628" w14:textId="77777777" w:rsidR="00F85025" w:rsidRDefault="00F85025" w:rsidP="00F85025"/>
    <w:p w14:paraId="2A6992D1" w14:textId="77777777" w:rsidR="00F85025" w:rsidRDefault="00F85025" w:rsidP="00F85025"/>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85025" w:rsidRPr="003A700C" w14:paraId="30B35B00"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F321DF0" w14:textId="3BCA75CB" w:rsidR="00F85025" w:rsidRPr="003E537B" w:rsidRDefault="00F85025">
            <w:pPr>
              <w:pStyle w:val="CellBody"/>
              <w:numPr>
                <w:ilvl w:val="4"/>
                <w:numId w:val="16"/>
              </w:numPr>
              <w:rPr>
                <w:b/>
              </w:rPr>
              <w:pPrChange w:id="3561" w:author="Jindal, Deepak [AUTOSOL/PWS/NOIDA]" w:date="2022-06-09T18:47:00Z">
                <w:pPr>
                  <w:pStyle w:val="CellBody"/>
                  <w:numPr>
                    <w:ilvl w:val="3"/>
                    <w:numId w:val="26"/>
                  </w:numPr>
                </w:pPr>
              </w:pPrChange>
            </w:pPr>
            <w:r w:rsidRPr="003E537B">
              <w:rPr>
                <w:b/>
              </w:rPr>
              <w:t xml:space="preserve">Test : </w:t>
            </w:r>
            <w:r w:rsidR="003E537B" w:rsidRPr="00CE1341">
              <w:rPr>
                <w:bCs/>
              </w:rPr>
              <w:t>Verify</w:t>
            </w:r>
            <w:r w:rsidRPr="009F6D5D">
              <w:rPr>
                <w:bCs/>
              </w:rPr>
              <w:t xml:space="preserve"> if the primary controller is lost, and a database backup is not available offline, the user can still recover the database from the backup controller and use that as a starting point to recover the primary controller.</w:t>
            </w:r>
            <w:r w:rsidRPr="003E537B">
              <w:rPr>
                <w:b/>
                <w:bCs/>
              </w:rPr>
              <w:t xml:space="preserve">  </w:t>
            </w:r>
          </w:p>
        </w:tc>
      </w:tr>
      <w:tr w:rsidR="00F85025" w14:paraId="4E8A4EF3"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BB6EE88" w14:textId="77777777" w:rsidR="00F85025" w:rsidRDefault="00F85025"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3E9C7F2" w14:textId="77777777" w:rsidR="00F85025" w:rsidRDefault="00F85025"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AA88886" w14:textId="77777777" w:rsidR="00F85025" w:rsidRDefault="00F85025" w:rsidP="007712E9">
            <w:pPr>
              <w:pStyle w:val="CellBody"/>
              <w:rPr>
                <w:rFonts w:ascii="Times New Roman" w:hAnsi="Times New Roman"/>
                <w:color w:val="auto"/>
              </w:rPr>
            </w:pPr>
            <w:r>
              <w:rPr>
                <w:rFonts w:ascii="Times New Roman" w:hAnsi="Times New Roman"/>
                <w:color w:val="auto"/>
              </w:rPr>
              <w:t xml:space="preserve"> </w:t>
            </w:r>
          </w:p>
        </w:tc>
      </w:tr>
      <w:tr w:rsidR="0052212A" w14:paraId="30FC2FB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B03AB0D" w14:textId="19ACC5E4" w:rsidR="0052212A" w:rsidRPr="00762B07" w:rsidRDefault="0052212A" w:rsidP="0052212A">
            <w:pPr>
              <w:pStyle w:val="CellBody"/>
              <w:numPr>
                <w:ilvl w:val="0"/>
                <w:numId w:val="86"/>
              </w:numPr>
              <w:rPr>
                <w:rFonts w:ascii="Times New Roman" w:hAnsi="Times New Roman"/>
                <w:bCs/>
                <w:color w:val="auto"/>
              </w:rPr>
            </w:pPr>
            <w:r w:rsidRPr="00B83EB3">
              <w:rPr>
                <w:b/>
              </w:rPr>
              <w:t xml:space="preserve"> </w:t>
            </w:r>
            <w:r>
              <w:rPr>
                <w:bCs/>
              </w:rPr>
              <w:t>Configure a redundant standalone Controller pair on Standalone setup</w:t>
            </w:r>
          </w:p>
        </w:tc>
        <w:tc>
          <w:tcPr>
            <w:tcW w:w="2070" w:type="dxa"/>
            <w:tcBorders>
              <w:top w:val="single" w:sz="6" w:space="0" w:color="auto"/>
              <w:left w:val="single" w:sz="4" w:space="0" w:color="auto"/>
              <w:bottom w:val="single" w:sz="4" w:space="0" w:color="auto"/>
              <w:right w:val="single" w:sz="4" w:space="0" w:color="auto"/>
            </w:tcBorders>
          </w:tcPr>
          <w:p w14:paraId="46C5E558" w14:textId="2F8AEAB1"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1D8ABBA3"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5BF7C03" w14:textId="57797DAD" w:rsidR="0052212A" w:rsidRDefault="0052212A" w:rsidP="0052212A">
            <w:pPr>
              <w:pStyle w:val="CellBody"/>
              <w:numPr>
                <w:ilvl w:val="0"/>
                <w:numId w:val="86"/>
              </w:numPr>
              <w:rPr>
                <w:rFonts w:ascii="Times New Roman" w:hAnsi="Times New Roman"/>
                <w:color w:val="auto"/>
              </w:rPr>
            </w:pPr>
            <w:r>
              <w:rPr>
                <w:bCs/>
              </w:rPr>
              <w:t>Make sure that no Database backup is avai</w:t>
            </w:r>
            <w:ins w:id="3562" w:author="Jindal, Deepak [AUTOSOL/PWS/NOIDA]" w:date="2022-07-21T22:24:00Z">
              <w:r w:rsidR="00C45ADB">
                <w:rPr>
                  <w:bCs/>
                </w:rPr>
                <w:t>lable</w:t>
              </w:r>
            </w:ins>
            <w:del w:id="3563" w:author="Jindal, Deepak [AUTOSOL/PWS/NOIDA]" w:date="2022-07-21T22:24:00Z">
              <w:r w:rsidDel="00C45ADB">
                <w:rPr>
                  <w:bCs/>
                </w:rPr>
                <w:delText>bale</w:delText>
              </w:r>
            </w:del>
            <w:r>
              <w:rPr>
                <w:bCs/>
              </w:rPr>
              <w:t xml:space="preserve"> on </w:t>
            </w:r>
            <w:del w:id="3564" w:author="Jindal, Deepak [AUTOSOL/PWS/NOIDA]" w:date="2022-06-08T19:41:00Z">
              <w:r w:rsidDel="00A84C67">
                <w:rPr>
                  <w:bCs/>
                </w:rPr>
                <w:delText>stanalone</w:delText>
              </w:r>
            </w:del>
            <w:ins w:id="3565" w:author="Jindal, Deepak [AUTOSOL/PWS/NOIDA]" w:date="2022-06-08T19:41:00Z">
              <w:r w:rsidR="00A84C67">
                <w:rPr>
                  <w:bCs/>
                </w:rPr>
                <w:t>Standalone</w:t>
              </w:r>
            </w:ins>
            <w:r>
              <w:rPr>
                <w:bCs/>
              </w:rPr>
              <w:t xml:space="preserve"> station</w:t>
            </w:r>
          </w:p>
        </w:tc>
        <w:tc>
          <w:tcPr>
            <w:tcW w:w="2070" w:type="dxa"/>
            <w:tcBorders>
              <w:top w:val="single" w:sz="6" w:space="0" w:color="auto"/>
              <w:left w:val="single" w:sz="4" w:space="0" w:color="auto"/>
              <w:bottom w:val="single" w:sz="4" w:space="0" w:color="auto"/>
              <w:right w:val="single" w:sz="4" w:space="0" w:color="auto"/>
            </w:tcBorders>
          </w:tcPr>
          <w:p w14:paraId="2E055496" w14:textId="7F5A552C"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7E69FF3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AC68D79" w14:textId="76E82FCD" w:rsidR="0052212A" w:rsidRDefault="0052212A" w:rsidP="0052212A">
            <w:pPr>
              <w:pStyle w:val="CellBody"/>
              <w:numPr>
                <w:ilvl w:val="0"/>
                <w:numId w:val="86"/>
              </w:numPr>
              <w:rPr>
                <w:rFonts w:ascii="Times New Roman" w:hAnsi="Times New Roman"/>
                <w:color w:val="auto"/>
              </w:rPr>
            </w:pPr>
            <w:r>
              <w:rPr>
                <w:rFonts w:ascii="Times New Roman" w:hAnsi="Times New Roman"/>
                <w:color w:val="auto"/>
              </w:rPr>
              <w:t>Fail or disconnect primary Controller</w:t>
            </w:r>
            <w:r w:rsidRPr="00D96990">
              <w:rPr>
                <w:bCs/>
              </w:rPr>
              <w:t>.</w:t>
            </w:r>
          </w:p>
        </w:tc>
        <w:tc>
          <w:tcPr>
            <w:tcW w:w="2070" w:type="dxa"/>
            <w:tcBorders>
              <w:top w:val="single" w:sz="6" w:space="0" w:color="auto"/>
              <w:left w:val="single" w:sz="4" w:space="0" w:color="auto"/>
              <w:bottom w:val="single" w:sz="4" w:space="0" w:color="auto"/>
              <w:right w:val="single" w:sz="4" w:space="0" w:color="auto"/>
            </w:tcBorders>
          </w:tcPr>
          <w:p w14:paraId="6E2E39BD" w14:textId="47828720"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35DDCA9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045E379" w14:textId="3B4577AA" w:rsidR="0052212A" w:rsidRDefault="0052212A" w:rsidP="0052212A">
            <w:pPr>
              <w:pStyle w:val="CellBody"/>
              <w:numPr>
                <w:ilvl w:val="0"/>
                <w:numId w:val="86"/>
              </w:numPr>
              <w:rPr>
                <w:rFonts w:ascii="Times New Roman" w:hAnsi="Times New Roman"/>
                <w:color w:val="auto"/>
              </w:rPr>
            </w:pPr>
            <w:r>
              <w:rPr>
                <w:rFonts w:ascii="Times New Roman" w:hAnsi="Times New Roman"/>
                <w:color w:val="auto"/>
              </w:rPr>
              <w:t>T</w:t>
            </w:r>
            <w:r w:rsidRPr="00636457">
              <w:rPr>
                <w:rFonts w:ascii="Times New Roman" w:hAnsi="Times New Roman"/>
                <w:color w:val="auto"/>
              </w:rPr>
              <w:t>ry connecting to secondary Controller (as per dev studio)</w:t>
            </w:r>
            <w:r>
              <w:rPr>
                <w:rFonts w:ascii="Times New Roman" w:hAnsi="Times New Roman"/>
                <w:color w:val="auto"/>
              </w:rPr>
              <w:t xml:space="preserve"> and try recovering database. This attempt should be successful.</w:t>
            </w:r>
          </w:p>
        </w:tc>
        <w:tc>
          <w:tcPr>
            <w:tcW w:w="2070" w:type="dxa"/>
            <w:tcBorders>
              <w:top w:val="single" w:sz="6" w:space="0" w:color="auto"/>
              <w:left w:val="single" w:sz="4" w:space="0" w:color="auto"/>
              <w:bottom w:val="single" w:sz="4" w:space="0" w:color="auto"/>
              <w:right w:val="single" w:sz="4" w:space="0" w:color="auto"/>
            </w:tcBorders>
          </w:tcPr>
          <w:p w14:paraId="14344F95" w14:textId="11B2DA6A"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06C93C53"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8B0F0CE" w14:textId="30F7D349" w:rsidR="0052212A" w:rsidRDefault="0052212A" w:rsidP="0052212A">
            <w:pPr>
              <w:pStyle w:val="CellBody"/>
              <w:numPr>
                <w:ilvl w:val="0"/>
                <w:numId w:val="86"/>
              </w:numPr>
              <w:rPr>
                <w:rFonts w:ascii="Times New Roman" w:hAnsi="Times New Roman"/>
                <w:color w:val="auto"/>
              </w:rPr>
            </w:pPr>
            <w:r w:rsidRPr="00C271CA">
              <w:rPr>
                <w:rFonts w:ascii="Times New Roman" w:hAnsi="Times New Roman"/>
                <w:color w:val="auto"/>
              </w:rPr>
              <w:t xml:space="preserve"> Make functional primary Controller and Use database recovered in previous step</w:t>
            </w:r>
          </w:p>
        </w:tc>
        <w:tc>
          <w:tcPr>
            <w:tcW w:w="2070" w:type="dxa"/>
            <w:tcBorders>
              <w:top w:val="single" w:sz="6" w:space="0" w:color="auto"/>
              <w:left w:val="single" w:sz="4" w:space="0" w:color="auto"/>
              <w:bottom w:val="single" w:sz="4" w:space="0" w:color="auto"/>
              <w:right w:val="single" w:sz="4" w:space="0" w:color="auto"/>
            </w:tcBorders>
          </w:tcPr>
          <w:p w14:paraId="5712C981" w14:textId="1571BD92"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3123E56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11BE330" w14:textId="23B6E32A" w:rsidR="0052212A" w:rsidRDefault="0052212A" w:rsidP="0052212A">
            <w:pPr>
              <w:pStyle w:val="CellBody"/>
              <w:numPr>
                <w:ilvl w:val="0"/>
                <w:numId w:val="86"/>
              </w:numPr>
              <w:rPr>
                <w:rFonts w:ascii="Times New Roman" w:hAnsi="Times New Roman"/>
                <w:color w:val="auto"/>
              </w:rPr>
            </w:pPr>
            <w:r>
              <w:rPr>
                <w:rFonts w:ascii="Times New Roman" w:hAnsi="Times New Roman"/>
                <w:color w:val="auto"/>
              </w:rPr>
              <w:t>Verify if primary Controller is fully recovered with this database</w:t>
            </w:r>
          </w:p>
        </w:tc>
        <w:tc>
          <w:tcPr>
            <w:tcW w:w="2070" w:type="dxa"/>
            <w:tcBorders>
              <w:top w:val="single" w:sz="6" w:space="0" w:color="auto"/>
              <w:left w:val="single" w:sz="4" w:space="0" w:color="auto"/>
              <w:bottom w:val="single" w:sz="4" w:space="0" w:color="auto"/>
              <w:right w:val="single" w:sz="4" w:space="0" w:color="auto"/>
            </w:tcBorders>
          </w:tcPr>
          <w:p w14:paraId="55E79AA1" w14:textId="47825232"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3E537B" w14:paraId="6651A696"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925B016" w14:textId="77777777" w:rsidR="003E537B" w:rsidRDefault="003E537B" w:rsidP="007712E9">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5E110E3" w14:textId="77777777" w:rsidR="003E537B" w:rsidRDefault="003E537B" w:rsidP="007712E9">
            <w:pPr>
              <w:pStyle w:val="CellBody"/>
              <w:rPr>
                <w:rFonts w:ascii="Times New Roman" w:hAnsi="Times New Roman"/>
                <w:color w:val="auto"/>
              </w:rPr>
            </w:pPr>
          </w:p>
        </w:tc>
      </w:tr>
      <w:tr w:rsidR="00F85025" w14:paraId="1EA1BC7E"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E4D1814" w14:textId="77777777" w:rsidR="00F85025" w:rsidRDefault="00F85025" w:rsidP="007712E9">
            <w:pPr>
              <w:pStyle w:val="CellBody"/>
            </w:pPr>
            <w:r>
              <w:t>Comments:</w:t>
            </w:r>
          </w:p>
        </w:tc>
      </w:tr>
    </w:tbl>
    <w:p w14:paraId="3DC8DFC0" w14:textId="77777777" w:rsidR="00F85025" w:rsidRDefault="00F85025" w:rsidP="00F85025"/>
    <w:p w14:paraId="1D313F8A" w14:textId="7AFC7CF8" w:rsidR="00840CCA" w:rsidRPr="00AD33AF" w:rsidRDefault="00840CCA" w:rsidP="00E82BA1">
      <w:pPr>
        <w:pStyle w:val="SectL2"/>
        <w:numPr>
          <w:ilvl w:val="3"/>
          <w:numId w:val="16"/>
        </w:numPr>
        <w:spacing w:after="120"/>
      </w:pPr>
      <w:bookmarkStart w:id="3566" w:name="_Toc102474051"/>
      <w:bookmarkStart w:id="3567" w:name="_Toc102474407"/>
      <w:bookmarkStart w:id="3568" w:name="_Toc102474462"/>
      <w:bookmarkStart w:id="3569" w:name="_Toc102474533"/>
      <w:bookmarkStart w:id="3570" w:name="_Toc105769713"/>
      <w:bookmarkStart w:id="3571" w:name="_Toc105844691"/>
      <w:bookmarkStart w:id="3572" w:name="_Toc105845266"/>
      <w:bookmarkStart w:id="3573" w:name="_Toc105848968"/>
      <w:bookmarkStart w:id="3574" w:name="_Toc108469412"/>
      <w:bookmarkStart w:id="3575" w:name="_Toc108469894"/>
      <w:r>
        <w:lastRenderedPageBreak/>
        <w:t>Disconnect Operation</w:t>
      </w:r>
      <w:bookmarkEnd w:id="3566"/>
      <w:bookmarkEnd w:id="3567"/>
      <w:bookmarkEnd w:id="3568"/>
      <w:bookmarkEnd w:id="3569"/>
      <w:bookmarkEnd w:id="3570"/>
      <w:bookmarkEnd w:id="3571"/>
      <w:bookmarkEnd w:id="3572"/>
      <w:bookmarkEnd w:id="3573"/>
      <w:bookmarkEnd w:id="3574"/>
      <w:bookmarkEnd w:id="3575"/>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40CCA" w:rsidRPr="00515527" w14:paraId="0AD01DA8"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55F4B5B" w14:textId="77777777" w:rsidR="00840CCA" w:rsidRDefault="00840CCA" w:rsidP="007712E9">
            <w:pPr>
              <w:pStyle w:val="CellBody"/>
              <w:jc w:val="center"/>
              <w:rPr>
                <w:b/>
              </w:rPr>
            </w:pPr>
            <w:r>
              <w:rPr>
                <w:b/>
              </w:rPr>
              <w:t>SRF Notes</w:t>
            </w:r>
          </w:p>
          <w:p w14:paraId="61DB584E" w14:textId="77777777" w:rsidR="00840CCA" w:rsidRDefault="00840CCA" w:rsidP="00840CCA">
            <w:r>
              <w:t>The Disconnect operation will close the connection with the Standalone Controller.  All HMI applications will be terminated, and the user will be logged out of the Standalone Controller.  In addition, if the Standalone Controller database is not locked (e.g., Operator user), the database on the workstation will be deleted/removed.  If the Standalone Controller database is locked, the tools for software will support several options when disconnecting [Source Req. 2.12]:</w:t>
            </w:r>
          </w:p>
          <w:p w14:paraId="36D7953F" w14:textId="77777777" w:rsidR="00840CCA" w:rsidRDefault="00840CCA" w:rsidP="00E82BA1">
            <w:pPr>
              <w:pStyle w:val="ListParagraph"/>
              <w:numPr>
                <w:ilvl w:val="0"/>
                <w:numId w:val="20"/>
              </w:numPr>
              <w:spacing w:before="200" w:after="200" w:line="276" w:lineRule="auto"/>
            </w:pPr>
            <w:r w:rsidRPr="00F97BA5">
              <w:rPr>
                <w:b/>
                <w:bCs/>
              </w:rPr>
              <w:t>Disconnect (Normal)</w:t>
            </w:r>
            <w:r>
              <w:t>:  The Standalone Controller database (and supporting files) will be downloaded to the Standalone Controller, the Standalone Controller will indicate that its database is no longer locked, and the database on the workstation will be deleted/removed.  This will be the typical use case.</w:t>
            </w:r>
          </w:p>
          <w:p w14:paraId="07855913" w14:textId="77777777" w:rsidR="00840CCA" w:rsidRDefault="00840CCA" w:rsidP="00E82BA1">
            <w:pPr>
              <w:pStyle w:val="ListParagraph"/>
              <w:numPr>
                <w:ilvl w:val="0"/>
                <w:numId w:val="20"/>
              </w:numPr>
              <w:spacing w:before="200" w:after="200" w:line="276" w:lineRule="auto"/>
            </w:pPr>
            <w:r w:rsidRPr="593D530C">
              <w:rPr>
                <w:b/>
                <w:bCs/>
              </w:rPr>
              <w:t>Disconnect (Engineer)</w:t>
            </w:r>
            <w:r>
              <w:t>:  The Standalone Controller database (and supporting files) will be downloaded to the Standalone Controller and the Standalone Controller will indicate that its database is still locked by the user, and the database on the workstation will not be deleted/removed.</w:t>
            </w:r>
          </w:p>
          <w:p w14:paraId="7FC03435" w14:textId="21B6D072" w:rsidR="00840CCA" w:rsidRDefault="00840CCA" w:rsidP="00840CCA">
            <w:r>
              <w:t>This use case is appropriate if additional engineering functions are intended to be performed in an offline (or disconnected) state.</w:t>
            </w:r>
          </w:p>
          <w:p w14:paraId="0B9FC187" w14:textId="77777777" w:rsidR="00840CCA" w:rsidRPr="00096259" w:rsidRDefault="00840CCA" w:rsidP="007712E9">
            <w:pPr>
              <w:pStyle w:val="CellBody"/>
              <w:jc w:val="center"/>
              <w:rPr>
                <w:b/>
              </w:rPr>
            </w:pPr>
          </w:p>
        </w:tc>
      </w:tr>
      <w:tr w:rsidR="00840CCA" w14:paraId="5B79E2D7"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D0E5FB0" w14:textId="3175025F" w:rsidR="00840CCA" w:rsidRPr="003A700C" w:rsidRDefault="00840CCA" w:rsidP="00E82BA1">
            <w:pPr>
              <w:pStyle w:val="CellBody"/>
              <w:numPr>
                <w:ilvl w:val="4"/>
                <w:numId w:val="16"/>
              </w:numPr>
              <w:rPr>
                <w:b/>
              </w:rPr>
            </w:pPr>
            <w:r w:rsidRPr="00AD33AF">
              <w:rPr>
                <w:b/>
              </w:rPr>
              <w:t>Test :</w:t>
            </w:r>
            <w:r>
              <w:rPr>
                <w:b/>
              </w:rPr>
              <w:t xml:space="preserve"> </w:t>
            </w:r>
            <w:r w:rsidR="00550BC0">
              <w:rPr>
                <w:b/>
              </w:rPr>
              <w:t>Verification of disconnect operation</w:t>
            </w:r>
          </w:p>
        </w:tc>
      </w:tr>
      <w:tr w:rsidR="00840CCA" w14:paraId="1888ED8F"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E002E57" w14:textId="77777777" w:rsidR="00840CCA" w:rsidRDefault="00840CCA"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7FEB073" w14:textId="77777777" w:rsidR="00840CCA" w:rsidRDefault="00840CCA"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20C3F489" w14:textId="77777777" w:rsidR="00840CCA" w:rsidRDefault="00840CCA" w:rsidP="007712E9">
            <w:pPr>
              <w:pStyle w:val="CellBody"/>
              <w:rPr>
                <w:rFonts w:ascii="Times New Roman" w:hAnsi="Times New Roman"/>
                <w:color w:val="auto"/>
              </w:rPr>
            </w:pPr>
            <w:r>
              <w:rPr>
                <w:rFonts w:ascii="Times New Roman" w:hAnsi="Times New Roman"/>
                <w:color w:val="auto"/>
              </w:rPr>
              <w:t xml:space="preserve"> </w:t>
            </w:r>
          </w:p>
        </w:tc>
      </w:tr>
      <w:tr w:rsidR="00840CCA" w14:paraId="2A1FA69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80E4CDB" w14:textId="4532226B" w:rsidR="00840CCA" w:rsidRPr="003C6EA1" w:rsidRDefault="008A4895" w:rsidP="00BA7962">
            <w:pPr>
              <w:pStyle w:val="CellBody"/>
              <w:numPr>
                <w:ilvl w:val="0"/>
                <w:numId w:val="90"/>
              </w:numPr>
              <w:rPr>
                <w:rFonts w:ascii="Times New Roman" w:hAnsi="Times New Roman"/>
                <w:color w:val="auto"/>
              </w:rPr>
            </w:pPr>
            <w:r>
              <w:rPr>
                <w:rFonts w:ascii="Times New Roman" w:hAnsi="Times New Roman"/>
                <w:color w:val="auto"/>
              </w:rPr>
              <w:t>Connect to Controller and open HMI applications e.g. PI, alarms etc.</w:t>
            </w:r>
          </w:p>
        </w:tc>
        <w:tc>
          <w:tcPr>
            <w:tcW w:w="2070" w:type="dxa"/>
            <w:tcBorders>
              <w:top w:val="single" w:sz="6" w:space="0" w:color="auto"/>
              <w:left w:val="single" w:sz="4" w:space="0" w:color="auto"/>
              <w:bottom w:val="single" w:sz="4" w:space="0" w:color="auto"/>
              <w:right w:val="single" w:sz="4" w:space="0" w:color="auto"/>
            </w:tcBorders>
          </w:tcPr>
          <w:p w14:paraId="37A75975" w14:textId="77777777" w:rsidR="00840CCA" w:rsidRDefault="00840CCA" w:rsidP="007712E9">
            <w:pPr>
              <w:pStyle w:val="CellBody"/>
              <w:rPr>
                <w:rFonts w:ascii="Times New Roman" w:hAnsi="Times New Roman"/>
                <w:color w:val="auto"/>
              </w:rPr>
            </w:pPr>
            <w:r>
              <w:rPr>
                <w:rFonts w:ascii="Times New Roman" w:hAnsi="Times New Roman"/>
                <w:color w:val="auto"/>
              </w:rPr>
              <w:t xml:space="preserve">P/F/F#/NA:  </w:t>
            </w:r>
          </w:p>
        </w:tc>
      </w:tr>
      <w:tr w:rsidR="00840CCA" w14:paraId="4ACA62E6"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B45999D" w14:textId="70A53EFF" w:rsidR="00840CCA" w:rsidRPr="003C6EA1" w:rsidRDefault="00550BC0" w:rsidP="00BA7962">
            <w:pPr>
              <w:pStyle w:val="CellBody"/>
              <w:numPr>
                <w:ilvl w:val="0"/>
                <w:numId w:val="90"/>
              </w:numPr>
              <w:rPr>
                <w:rFonts w:ascii="Times New Roman" w:hAnsi="Times New Roman"/>
                <w:color w:val="auto"/>
              </w:rPr>
            </w:pPr>
            <w:r>
              <w:rPr>
                <w:rFonts w:ascii="Times New Roman" w:hAnsi="Times New Roman"/>
                <w:color w:val="auto"/>
              </w:rPr>
              <w:t>Disconnect from the Controller</w:t>
            </w:r>
          </w:p>
        </w:tc>
        <w:tc>
          <w:tcPr>
            <w:tcW w:w="2070" w:type="dxa"/>
            <w:tcBorders>
              <w:top w:val="single" w:sz="6" w:space="0" w:color="auto"/>
              <w:left w:val="single" w:sz="4" w:space="0" w:color="auto"/>
              <w:bottom w:val="single" w:sz="4" w:space="0" w:color="auto"/>
              <w:right w:val="single" w:sz="4" w:space="0" w:color="auto"/>
            </w:tcBorders>
          </w:tcPr>
          <w:p w14:paraId="5822D175" w14:textId="77777777" w:rsidR="00840CCA" w:rsidRDefault="00840CCA" w:rsidP="007712E9">
            <w:pPr>
              <w:pStyle w:val="CellBody"/>
              <w:rPr>
                <w:rFonts w:ascii="Times New Roman" w:hAnsi="Times New Roman"/>
                <w:color w:val="auto"/>
              </w:rPr>
            </w:pPr>
            <w:r>
              <w:rPr>
                <w:rFonts w:ascii="Times New Roman" w:hAnsi="Times New Roman"/>
                <w:color w:val="auto"/>
              </w:rPr>
              <w:t xml:space="preserve">P/F/F#/NA:  </w:t>
            </w:r>
          </w:p>
        </w:tc>
      </w:tr>
      <w:tr w:rsidR="0052212A" w14:paraId="3C734D3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140F2E3" w14:textId="15BF8DEF" w:rsidR="0052212A" w:rsidRPr="003C6EA1" w:rsidRDefault="0052212A" w:rsidP="0052212A">
            <w:pPr>
              <w:pStyle w:val="CellBody"/>
              <w:numPr>
                <w:ilvl w:val="0"/>
                <w:numId w:val="90"/>
              </w:numPr>
              <w:rPr>
                <w:rFonts w:ascii="Times New Roman" w:hAnsi="Times New Roman"/>
                <w:color w:val="auto"/>
              </w:rPr>
            </w:pPr>
            <w:r w:rsidRPr="003C6EA1">
              <w:rPr>
                <w:rFonts w:ascii="Times New Roman" w:hAnsi="Times New Roman"/>
                <w:color w:val="auto"/>
              </w:rPr>
              <w:t xml:space="preserve">Verify </w:t>
            </w:r>
            <w:r w:rsidRPr="003C6EA1">
              <w:t>if user will be logged out of the Standalone Controller</w:t>
            </w:r>
          </w:p>
        </w:tc>
        <w:tc>
          <w:tcPr>
            <w:tcW w:w="2070" w:type="dxa"/>
            <w:tcBorders>
              <w:top w:val="single" w:sz="6" w:space="0" w:color="auto"/>
              <w:left w:val="single" w:sz="4" w:space="0" w:color="auto"/>
              <w:bottom w:val="single" w:sz="4" w:space="0" w:color="auto"/>
              <w:right w:val="single" w:sz="4" w:space="0" w:color="auto"/>
            </w:tcBorders>
          </w:tcPr>
          <w:p w14:paraId="43B2C66E" w14:textId="065D443A"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2753BC0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B71FD53" w14:textId="116D3F2B" w:rsidR="0052212A" w:rsidRPr="003C6EA1" w:rsidRDefault="0052212A" w:rsidP="0052212A">
            <w:pPr>
              <w:pStyle w:val="CellBody"/>
              <w:numPr>
                <w:ilvl w:val="0"/>
                <w:numId w:val="90"/>
              </w:numPr>
              <w:rPr>
                <w:rFonts w:ascii="Times New Roman" w:hAnsi="Times New Roman"/>
                <w:color w:val="auto"/>
              </w:rPr>
            </w:pPr>
            <w:r w:rsidRPr="003C6EA1">
              <w:rPr>
                <w:rFonts w:ascii="Times New Roman" w:hAnsi="Times New Roman"/>
                <w:color w:val="auto"/>
              </w:rPr>
              <w:t xml:space="preserve">Verify </w:t>
            </w:r>
            <w:r w:rsidRPr="003C6EA1">
              <w:t>if All HMI applications will be terminated</w:t>
            </w:r>
          </w:p>
        </w:tc>
        <w:tc>
          <w:tcPr>
            <w:tcW w:w="2070" w:type="dxa"/>
            <w:tcBorders>
              <w:top w:val="single" w:sz="6" w:space="0" w:color="auto"/>
              <w:left w:val="single" w:sz="4" w:space="0" w:color="auto"/>
              <w:bottom w:val="single" w:sz="4" w:space="0" w:color="auto"/>
              <w:right w:val="single" w:sz="4" w:space="0" w:color="auto"/>
            </w:tcBorders>
          </w:tcPr>
          <w:p w14:paraId="7F10171D" w14:textId="430F0EBB"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840CCA" w14:paraId="42FE400E"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E6710DA" w14:textId="77777777" w:rsidR="00840CCA" w:rsidRDefault="00840CCA" w:rsidP="007712E9">
            <w:pPr>
              <w:pStyle w:val="CellBody"/>
            </w:pPr>
            <w:r>
              <w:t>Comments:</w:t>
            </w:r>
          </w:p>
        </w:tc>
      </w:tr>
    </w:tbl>
    <w:p w14:paraId="34A35771" w14:textId="77777777" w:rsidR="00AF6734" w:rsidRDefault="00AF6734" w:rsidP="00840CCA"/>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F6734" w:rsidRPr="003A700C" w14:paraId="353C32BA"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634BA5C" w14:textId="76B84213" w:rsidR="00821625" w:rsidRDefault="00AF6734" w:rsidP="00821625">
            <w:pPr>
              <w:pStyle w:val="CellBody"/>
              <w:numPr>
                <w:ilvl w:val="4"/>
                <w:numId w:val="16"/>
              </w:numPr>
              <w:rPr>
                <w:b/>
                <w:bCs/>
              </w:rPr>
            </w:pPr>
            <w:r w:rsidRPr="00AD33AF">
              <w:rPr>
                <w:b/>
              </w:rPr>
              <w:t>Test :</w:t>
            </w:r>
            <w:r>
              <w:rPr>
                <w:b/>
              </w:rPr>
              <w:t xml:space="preserve"> </w:t>
            </w:r>
            <w:r w:rsidR="00821625" w:rsidRPr="00821625">
              <w:rPr>
                <w:bCs/>
              </w:rPr>
              <w:t xml:space="preserve">Verification of disconnect operation when Standalone Controller database is </w:t>
            </w:r>
            <w:r w:rsidR="00821625">
              <w:rPr>
                <w:bCs/>
              </w:rPr>
              <w:t xml:space="preserve">not </w:t>
            </w:r>
            <w:r w:rsidR="00821625" w:rsidRPr="00821625">
              <w:rPr>
                <w:bCs/>
              </w:rPr>
              <w:t>locked</w:t>
            </w:r>
          </w:p>
          <w:p w14:paraId="795E6456" w14:textId="4FDE1485" w:rsidR="00AF6734" w:rsidRPr="003A700C" w:rsidRDefault="00AF6734" w:rsidP="00821625">
            <w:pPr>
              <w:pStyle w:val="CellBody"/>
              <w:rPr>
                <w:b/>
              </w:rPr>
            </w:pPr>
          </w:p>
        </w:tc>
      </w:tr>
      <w:tr w:rsidR="00AF6734" w14:paraId="06777086"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172CA3B" w14:textId="77777777" w:rsidR="00AF6734" w:rsidRDefault="00AF6734"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BC53046" w14:textId="77777777" w:rsidR="00AF6734" w:rsidRDefault="00AF6734"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26D9A40E" w14:textId="77777777" w:rsidR="00AF6734" w:rsidRDefault="00AF6734" w:rsidP="007712E9">
            <w:pPr>
              <w:pStyle w:val="CellBody"/>
              <w:rPr>
                <w:rFonts w:ascii="Times New Roman" w:hAnsi="Times New Roman"/>
                <w:color w:val="auto"/>
              </w:rPr>
            </w:pPr>
            <w:r>
              <w:rPr>
                <w:rFonts w:ascii="Times New Roman" w:hAnsi="Times New Roman"/>
                <w:color w:val="auto"/>
              </w:rPr>
              <w:t xml:space="preserve"> </w:t>
            </w:r>
          </w:p>
        </w:tc>
      </w:tr>
      <w:tr w:rsidR="00550BC0" w14:paraId="4F21599A"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F248A70" w14:textId="67D048EE" w:rsidR="00550BC0" w:rsidRDefault="00550BC0" w:rsidP="00550BC0">
            <w:pPr>
              <w:pStyle w:val="CellBody"/>
              <w:numPr>
                <w:ilvl w:val="0"/>
                <w:numId w:val="91"/>
              </w:numPr>
              <w:rPr>
                <w:rFonts w:ascii="Times New Roman" w:hAnsi="Times New Roman"/>
                <w:color w:val="auto"/>
              </w:rPr>
            </w:pPr>
            <w:r>
              <w:rPr>
                <w:rFonts w:ascii="Times New Roman" w:hAnsi="Times New Roman"/>
                <w:color w:val="auto"/>
              </w:rPr>
              <w:t xml:space="preserve">Connect to Controller and </w:t>
            </w:r>
            <w:r w:rsidRPr="00550BC0">
              <w:rPr>
                <w:bCs/>
              </w:rPr>
              <w:t>Operator user</w:t>
            </w:r>
            <w:r>
              <w:rPr>
                <w:bCs/>
              </w:rPr>
              <w:t xml:space="preserve"> and make sure that Database is not locked</w:t>
            </w:r>
          </w:p>
        </w:tc>
        <w:tc>
          <w:tcPr>
            <w:tcW w:w="2070" w:type="dxa"/>
            <w:tcBorders>
              <w:top w:val="single" w:sz="6" w:space="0" w:color="auto"/>
              <w:left w:val="single" w:sz="4" w:space="0" w:color="auto"/>
              <w:bottom w:val="single" w:sz="4" w:space="0" w:color="auto"/>
              <w:right w:val="single" w:sz="4" w:space="0" w:color="auto"/>
            </w:tcBorders>
          </w:tcPr>
          <w:p w14:paraId="27DFC8A6" w14:textId="52CF7806" w:rsidR="00550BC0" w:rsidRDefault="00550BC0" w:rsidP="00550BC0">
            <w:pPr>
              <w:pStyle w:val="CellBody"/>
              <w:rPr>
                <w:rFonts w:ascii="Times New Roman" w:hAnsi="Times New Roman"/>
                <w:color w:val="auto"/>
              </w:rPr>
            </w:pPr>
            <w:r>
              <w:rPr>
                <w:rFonts w:ascii="Times New Roman" w:hAnsi="Times New Roman"/>
                <w:color w:val="auto"/>
              </w:rPr>
              <w:t xml:space="preserve">P/F/F#/NA:  </w:t>
            </w:r>
          </w:p>
        </w:tc>
      </w:tr>
      <w:tr w:rsidR="00550BC0" w14:paraId="1F045736"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D7745DB" w14:textId="2C80FB85" w:rsidR="00550BC0" w:rsidRDefault="00550BC0" w:rsidP="00550BC0">
            <w:pPr>
              <w:pStyle w:val="CellBody"/>
              <w:numPr>
                <w:ilvl w:val="0"/>
                <w:numId w:val="91"/>
              </w:numPr>
              <w:rPr>
                <w:rFonts w:ascii="Times New Roman" w:hAnsi="Times New Roman"/>
                <w:color w:val="auto"/>
              </w:rPr>
            </w:pPr>
            <w:r>
              <w:rPr>
                <w:rFonts w:ascii="Times New Roman" w:hAnsi="Times New Roman"/>
                <w:color w:val="auto"/>
              </w:rPr>
              <w:t>Disconnect from the Controller</w:t>
            </w:r>
          </w:p>
        </w:tc>
        <w:tc>
          <w:tcPr>
            <w:tcW w:w="2070" w:type="dxa"/>
            <w:tcBorders>
              <w:top w:val="single" w:sz="6" w:space="0" w:color="auto"/>
              <w:left w:val="single" w:sz="4" w:space="0" w:color="auto"/>
              <w:bottom w:val="single" w:sz="4" w:space="0" w:color="auto"/>
              <w:right w:val="single" w:sz="4" w:space="0" w:color="auto"/>
            </w:tcBorders>
          </w:tcPr>
          <w:p w14:paraId="73BFC563" w14:textId="39149B79" w:rsidR="00550BC0" w:rsidRDefault="00550BC0" w:rsidP="00550BC0">
            <w:pPr>
              <w:pStyle w:val="CellBody"/>
              <w:rPr>
                <w:rFonts w:ascii="Times New Roman" w:hAnsi="Times New Roman"/>
                <w:color w:val="auto"/>
              </w:rPr>
            </w:pPr>
            <w:r>
              <w:rPr>
                <w:rFonts w:ascii="Times New Roman" w:hAnsi="Times New Roman"/>
                <w:color w:val="auto"/>
              </w:rPr>
              <w:t xml:space="preserve">P/F/F#/NA:  </w:t>
            </w:r>
          </w:p>
        </w:tc>
      </w:tr>
      <w:tr w:rsidR="0052212A" w14:paraId="0C5BF00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49269FE" w14:textId="6B3DE2C6" w:rsidR="0052212A" w:rsidRDefault="0052212A" w:rsidP="0052212A">
            <w:pPr>
              <w:pStyle w:val="CellBody"/>
              <w:numPr>
                <w:ilvl w:val="0"/>
                <w:numId w:val="91"/>
              </w:numPr>
              <w:rPr>
                <w:rFonts w:ascii="Times New Roman" w:hAnsi="Times New Roman"/>
                <w:color w:val="auto"/>
              </w:rPr>
            </w:pPr>
            <w:r>
              <w:rPr>
                <w:rFonts w:ascii="Times New Roman" w:hAnsi="Times New Roman"/>
                <w:color w:val="auto"/>
              </w:rPr>
              <w:t xml:space="preserve">Verify if </w:t>
            </w:r>
            <w:r w:rsidRPr="00550BC0">
              <w:rPr>
                <w:rFonts w:ascii="Times New Roman" w:hAnsi="Times New Roman"/>
                <w:color w:val="auto"/>
              </w:rPr>
              <w:t>the database on the workstation will be deleted/removed</w:t>
            </w:r>
          </w:p>
        </w:tc>
        <w:tc>
          <w:tcPr>
            <w:tcW w:w="2070" w:type="dxa"/>
            <w:tcBorders>
              <w:top w:val="single" w:sz="6" w:space="0" w:color="auto"/>
              <w:left w:val="single" w:sz="4" w:space="0" w:color="auto"/>
              <w:bottom w:val="single" w:sz="4" w:space="0" w:color="auto"/>
              <w:right w:val="single" w:sz="4" w:space="0" w:color="auto"/>
            </w:tcBorders>
          </w:tcPr>
          <w:p w14:paraId="7FF8F1A9" w14:textId="373041DF"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2A9BEF5A"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E1444B0" w14:textId="77777777" w:rsidR="0052212A" w:rsidRDefault="0052212A" w:rsidP="0052212A">
            <w:pPr>
              <w:pStyle w:val="CellBody"/>
            </w:pPr>
            <w:r>
              <w:t>Comments:</w:t>
            </w:r>
          </w:p>
        </w:tc>
      </w:tr>
    </w:tbl>
    <w:p w14:paraId="30AA18A2" w14:textId="77777777" w:rsidR="00AF6734" w:rsidRDefault="00AF6734" w:rsidP="00840CCA"/>
    <w:p w14:paraId="65365CE8" w14:textId="77777777" w:rsidR="00AF6734" w:rsidRDefault="00AF6734" w:rsidP="00AF6734"/>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F6734" w:rsidRPr="003A700C" w14:paraId="4B537E7C"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146F4AF" w14:textId="3F807263" w:rsidR="00821625" w:rsidRDefault="00AF6734" w:rsidP="00821625">
            <w:pPr>
              <w:pStyle w:val="CellBody"/>
              <w:numPr>
                <w:ilvl w:val="4"/>
                <w:numId w:val="16"/>
              </w:numPr>
              <w:rPr>
                <w:b/>
                <w:bCs/>
              </w:rPr>
            </w:pPr>
            <w:r w:rsidRPr="00AD33AF">
              <w:rPr>
                <w:b/>
              </w:rPr>
              <w:t>Test :</w:t>
            </w:r>
            <w:r>
              <w:rPr>
                <w:b/>
              </w:rPr>
              <w:t xml:space="preserve"> </w:t>
            </w:r>
            <w:r w:rsidR="00821625" w:rsidRPr="00821625">
              <w:rPr>
                <w:bCs/>
              </w:rPr>
              <w:t>Verification of disconnect operation when Standalone Controller database is locked</w:t>
            </w:r>
          </w:p>
          <w:p w14:paraId="71971026" w14:textId="04190A16" w:rsidR="00AF6734" w:rsidRPr="003C6EA1" w:rsidRDefault="00AF6734" w:rsidP="00AF6734">
            <w:pPr>
              <w:pStyle w:val="CellBody"/>
              <w:rPr>
                <w:b/>
                <w:i/>
                <w:iCs/>
                <w:sz w:val="20"/>
              </w:rPr>
            </w:pPr>
          </w:p>
        </w:tc>
      </w:tr>
      <w:tr w:rsidR="00AF6734" w14:paraId="7288B60F"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D283E7A" w14:textId="77777777" w:rsidR="00AF6734" w:rsidRDefault="00AF6734"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BF1A995" w14:textId="77777777" w:rsidR="00AF6734" w:rsidRDefault="00AF6734"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1039C1C" w14:textId="77777777" w:rsidR="00AF6734" w:rsidRDefault="00AF6734" w:rsidP="007712E9">
            <w:pPr>
              <w:pStyle w:val="CellBody"/>
              <w:rPr>
                <w:rFonts w:ascii="Times New Roman" w:hAnsi="Times New Roman"/>
                <w:color w:val="auto"/>
              </w:rPr>
            </w:pPr>
            <w:r>
              <w:rPr>
                <w:rFonts w:ascii="Times New Roman" w:hAnsi="Times New Roman"/>
                <w:color w:val="auto"/>
              </w:rPr>
              <w:t xml:space="preserve"> </w:t>
            </w:r>
          </w:p>
        </w:tc>
      </w:tr>
      <w:tr w:rsidR="00821625" w14:paraId="5B540663"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1BD6021" w14:textId="68115340" w:rsidR="00821625" w:rsidRPr="003C6EA1" w:rsidRDefault="00821625" w:rsidP="00821625">
            <w:pPr>
              <w:pStyle w:val="CellBody"/>
              <w:numPr>
                <w:ilvl w:val="0"/>
                <w:numId w:val="92"/>
              </w:numPr>
              <w:rPr>
                <w:rFonts w:ascii="Times New Roman" w:hAnsi="Times New Roman"/>
                <w:color w:val="auto"/>
              </w:rPr>
            </w:pPr>
            <w:r>
              <w:rPr>
                <w:rFonts w:ascii="Times New Roman" w:hAnsi="Times New Roman"/>
                <w:color w:val="auto"/>
              </w:rPr>
              <w:t xml:space="preserve">Connect to Controller </w:t>
            </w:r>
            <w:r>
              <w:rPr>
                <w:bCs/>
              </w:rPr>
              <w:t>and make sure that Database is locked</w:t>
            </w:r>
          </w:p>
        </w:tc>
        <w:tc>
          <w:tcPr>
            <w:tcW w:w="2070" w:type="dxa"/>
            <w:tcBorders>
              <w:top w:val="single" w:sz="6" w:space="0" w:color="auto"/>
              <w:left w:val="single" w:sz="4" w:space="0" w:color="auto"/>
              <w:bottom w:val="single" w:sz="4" w:space="0" w:color="auto"/>
              <w:right w:val="single" w:sz="4" w:space="0" w:color="auto"/>
            </w:tcBorders>
          </w:tcPr>
          <w:p w14:paraId="591D7D12" w14:textId="364247CB" w:rsidR="00821625" w:rsidRDefault="00821625" w:rsidP="00821625">
            <w:pPr>
              <w:pStyle w:val="CellBody"/>
              <w:rPr>
                <w:rFonts w:ascii="Times New Roman" w:hAnsi="Times New Roman"/>
                <w:color w:val="auto"/>
              </w:rPr>
            </w:pPr>
            <w:r>
              <w:rPr>
                <w:rFonts w:ascii="Times New Roman" w:hAnsi="Times New Roman"/>
                <w:color w:val="auto"/>
              </w:rPr>
              <w:t xml:space="preserve">P/F/F#/NA:  </w:t>
            </w:r>
          </w:p>
        </w:tc>
      </w:tr>
      <w:tr w:rsidR="00821625" w14:paraId="2C93E8F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185F58E" w14:textId="6495CE68" w:rsidR="00821625" w:rsidRPr="003C6EA1" w:rsidRDefault="00821625" w:rsidP="00821625">
            <w:pPr>
              <w:pStyle w:val="CellBody"/>
              <w:numPr>
                <w:ilvl w:val="0"/>
                <w:numId w:val="92"/>
              </w:numPr>
              <w:rPr>
                <w:rFonts w:ascii="Times New Roman" w:hAnsi="Times New Roman"/>
                <w:color w:val="auto"/>
              </w:rPr>
            </w:pPr>
            <w:r>
              <w:rPr>
                <w:rFonts w:ascii="Times New Roman" w:hAnsi="Times New Roman"/>
                <w:color w:val="auto"/>
              </w:rPr>
              <w:t>Disconnect from the Controller</w:t>
            </w:r>
          </w:p>
        </w:tc>
        <w:tc>
          <w:tcPr>
            <w:tcW w:w="2070" w:type="dxa"/>
            <w:tcBorders>
              <w:top w:val="single" w:sz="6" w:space="0" w:color="auto"/>
              <w:left w:val="single" w:sz="4" w:space="0" w:color="auto"/>
              <w:bottom w:val="single" w:sz="4" w:space="0" w:color="auto"/>
              <w:right w:val="single" w:sz="4" w:space="0" w:color="auto"/>
            </w:tcBorders>
          </w:tcPr>
          <w:p w14:paraId="4B2A3083" w14:textId="747C15D7" w:rsidR="00821625" w:rsidRDefault="00821625" w:rsidP="00821625">
            <w:pPr>
              <w:pStyle w:val="CellBody"/>
              <w:rPr>
                <w:rFonts w:ascii="Times New Roman" w:hAnsi="Times New Roman"/>
                <w:color w:val="auto"/>
              </w:rPr>
            </w:pPr>
            <w:r>
              <w:rPr>
                <w:rFonts w:ascii="Times New Roman" w:hAnsi="Times New Roman"/>
                <w:color w:val="auto"/>
              </w:rPr>
              <w:t xml:space="preserve">P/F/F#/NA:  </w:t>
            </w:r>
          </w:p>
        </w:tc>
      </w:tr>
      <w:tr w:rsidR="00821625" w14:paraId="5723BC0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3EB0709" w14:textId="18250A87" w:rsidR="00821625" w:rsidRPr="003C6EA1" w:rsidRDefault="00821625" w:rsidP="00821625">
            <w:pPr>
              <w:pStyle w:val="CellBody"/>
              <w:numPr>
                <w:ilvl w:val="0"/>
                <w:numId w:val="92"/>
              </w:numPr>
              <w:rPr>
                <w:rFonts w:ascii="Times New Roman" w:hAnsi="Times New Roman"/>
                <w:color w:val="auto"/>
              </w:rPr>
            </w:pPr>
            <w:r w:rsidRPr="003C6EA1">
              <w:rPr>
                <w:rFonts w:ascii="Times New Roman" w:hAnsi="Times New Roman"/>
                <w:color w:val="auto"/>
              </w:rPr>
              <w:lastRenderedPageBreak/>
              <w:t xml:space="preserve">Verify that </w:t>
            </w:r>
            <w:r w:rsidRPr="003C6EA1">
              <w:t>if on Disconnect,  the tools for software will provide following two options- Disconnect (Normal) or Disconnect (Engineer)</w:t>
            </w:r>
          </w:p>
        </w:tc>
        <w:tc>
          <w:tcPr>
            <w:tcW w:w="2070" w:type="dxa"/>
            <w:tcBorders>
              <w:top w:val="single" w:sz="6" w:space="0" w:color="auto"/>
              <w:left w:val="single" w:sz="4" w:space="0" w:color="auto"/>
              <w:bottom w:val="single" w:sz="4" w:space="0" w:color="auto"/>
              <w:right w:val="single" w:sz="4" w:space="0" w:color="auto"/>
            </w:tcBorders>
          </w:tcPr>
          <w:p w14:paraId="6A79A109" w14:textId="715569F6" w:rsidR="00821625" w:rsidRDefault="00821625" w:rsidP="00821625">
            <w:pPr>
              <w:pStyle w:val="CellBody"/>
              <w:rPr>
                <w:rFonts w:ascii="Times New Roman" w:hAnsi="Times New Roman"/>
                <w:color w:val="auto"/>
              </w:rPr>
            </w:pPr>
            <w:r>
              <w:rPr>
                <w:rFonts w:ascii="Times New Roman" w:hAnsi="Times New Roman"/>
                <w:color w:val="auto"/>
              </w:rPr>
              <w:t xml:space="preserve">P/F/F#/NA:  </w:t>
            </w:r>
          </w:p>
        </w:tc>
      </w:tr>
      <w:tr w:rsidR="00821625" w14:paraId="6EEF5C62"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0F0FF49" w14:textId="601190AB" w:rsidR="00821625" w:rsidRPr="003C6EA1" w:rsidRDefault="00821625" w:rsidP="00821625">
            <w:pPr>
              <w:pStyle w:val="CellBody"/>
              <w:numPr>
                <w:ilvl w:val="0"/>
                <w:numId w:val="92"/>
              </w:numPr>
              <w:rPr>
                <w:rFonts w:ascii="Times New Roman" w:hAnsi="Times New Roman"/>
                <w:color w:val="auto"/>
              </w:rPr>
            </w:pPr>
            <w:r w:rsidRPr="003C6EA1">
              <w:rPr>
                <w:rFonts w:ascii="Times New Roman" w:hAnsi="Times New Roman"/>
                <w:color w:val="auto"/>
              </w:rPr>
              <w:t xml:space="preserve">Verify that </w:t>
            </w:r>
            <w:r w:rsidRPr="003C6EA1">
              <w:t>if user selects “Disconnect (Normal)” option then The Standalone Controller database (and supporting files) will be downloaded to the Standalone Controller, the Standalone Controller will indicate that its database is no longer locked, and the database on the workstation will be deleted/removed</w:t>
            </w:r>
          </w:p>
        </w:tc>
        <w:tc>
          <w:tcPr>
            <w:tcW w:w="2070" w:type="dxa"/>
            <w:tcBorders>
              <w:top w:val="single" w:sz="6" w:space="0" w:color="auto"/>
              <w:left w:val="single" w:sz="4" w:space="0" w:color="auto"/>
              <w:bottom w:val="single" w:sz="4" w:space="0" w:color="auto"/>
              <w:right w:val="single" w:sz="4" w:space="0" w:color="auto"/>
            </w:tcBorders>
          </w:tcPr>
          <w:p w14:paraId="087E437A" w14:textId="419A4FB4" w:rsidR="00821625" w:rsidRDefault="00821625" w:rsidP="00821625">
            <w:pPr>
              <w:pStyle w:val="CellBody"/>
              <w:rPr>
                <w:rFonts w:ascii="Times New Roman" w:hAnsi="Times New Roman"/>
                <w:color w:val="auto"/>
              </w:rPr>
            </w:pPr>
            <w:r>
              <w:rPr>
                <w:rFonts w:ascii="Times New Roman" w:hAnsi="Times New Roman"/>
                <w:color w:val="auto"/>
              </w:rPr>
              <w:t xml:space="preserve">P/F/F#/NA:  </w:t>
            </w:r>
          </w:p>
        </w:tc>
      </w:tr>
      <w:tr w:rsidR="00821625" w14:paraId="6DDB135A"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FB81D3A" w14:textId="1CE7CFBB" w:rsidR="00821625" w:rsidRPr="003C6EA1" w:rsidRDefault="00821625" w:rsidP="00821625">
            <w:pPr>
              <w:pStyle w:val="CellBody"/>
              <w:numPr>
                <w:ilvl w:val="0"/>
                <w:numId w:val="92"/>
              </w:numPr>
              <w:rPr>
                <w:rFonts w:ascii="Times New Roman" w:hAnsi="Times New Roman"/>
                <w:color w:val="auto"/>
              </w:rPr>
            </w:pPr>
            <w:r w:rsidRPr="003C6EA1">
              <w:rPr>
                <w:rFonts w:ascii="Times New Roman" w:hAnsi="Times New Roman"/>
                <w:color w:val="auto"/>
              </w:rPr>
              <w:t xml:space="preserve">Verify that </w:t>
            </w:r>
            <w:r w:rsidRPr="003C6EA1">
              <w:t>if user selects “Disconnect (Engineer)” then The Standalone Controller database (and supporting files) will be downloaded to the Standalone Controller and the Standalone Controller will indicate that its database is still locked by the user, and the database on the workstation will not be deleted/removed</w:t>
            </w:r>
          </w:p>
        </w:tc>
        <w:tc>
          <w:tcPr>
            <w:tcW w:w="2070" w:type="dxa"/>
            <w:tcBorders>
              <w:top w:val="single" w:sz="6" w:space="0" w:color="auto"/>
              <w:left w:val="single" w:sz="4" w:space="0" w:color="auto"/>
              <w:bottom w:val="single" w:sz="4" w:space="0" w:color="auto"/>
              <w:right w:val="single" w:sz="4" w:space="0" w:color="auto"/>
            </w:tcBorders>
          </w:tcPr>
          <w:p w14:paraId="05461D34" w14:textId="425D0B77" w:rsidR="00821625" w:rsidRDefault="00821625" w:rsidP="00821625">
            <w:pPr>
              <w:pStyle w:val="CellBody"/>
              <w:rPr>
                <w:rFonts w:ascii="Times New Roman" w:hAnsi="Times New Roman"/>
                <w:color w:val="auto"/>
              </w:rPr>
            </w:pPr>
            <w:r>
              <w:rPr>
                <w:rFonts w:ascii="Times New Roman" w:hAnsi="Times New Roman"/>
                <w:color w:val="auto"/>
              </w:rPr>
              <w:t xml:space="preserve">P/F/F#/NA:  </w:t>
            </w:r>
          </w:p>
        </w:tc>
      </w:tr>
      <w:tr w:rsidR="00821625" w14:paraId="60C711ED"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2D50254" w14:textId="77777777" w:rsidR="00821625" w:rsidRDefault="00821625" w:rsidP="00821625">
            <w:pPr>
              <w:pStyle w:val="CellBody"/>
            </w:pPr>
            <w:r>
              <w:t>Comments:</w:t>
            </w:r>
          </w:p>
        </w:tc>
      </w:tr>
    </w:tbl>
    <w:p w14:paraId="5007A0E4" w14:textId="77777777" w:rsidR="00AF6734" w:rsidRDefault="00AF6734" w:rsidP="00AF6734"/>
    <w:p w14:paraId="10D7A4A2" w14:textId="77777777" w:rsidR="00AF6734" w:rsidRDefault="00AF6734" w:rsidP="00AF6734">
      <w:pPr>
        <w:pStyle w:val="SectL2"/>
        <w:tabs>
          <w:tab w:val="clear" w:pos="1080"/>
        </w:tabs>
        <w:spacing w:after="120"/>
        <w:ind w:left="0" w:firstLine="0"/>
      </w:pPr>
    </w:p>
    <w:p w14:paraId="1D1B5226" w14:textId="7AD6F60F" w:rsidR="00840CCA" w:rsidRDefault="00840CCA" w:rsidP="00E82BA1">
      <w:pPr>
        <w:pStyle w:val="SectL2"/>
        <w:numPr>
          <w:ilvl w:val="3"/>
          <w:numId w:val="16"/>
        </w:numPr>
        <w:spacing w:after="120"/>
      </w:pPr>
      <w:bookmarkStart w:id="3576" w:name="_Toc102474052"/>
      <w:bookmarkStart w:id="3577" w:name="_Toc102474408"/>
      <w:bookmarkStart w:id="3578" w:name="_Toc102474463"/>
      <w:bookmarkStart w:id="3579" w:name="_Toc102474534"/>
      <w:bookmarkStart w:id="3580" w:name="_Toc105769714"/>
      <w:bookmarkStart w:id="3581" w:name="_Toc105844692"/>
      <w:bookmarkStart w:id="3582" w:name="_Toc105845267"/>
      <w:bookmarkStart w:id="3583" w:name="_Toc105848969"/>
      <w:bookmarkStart w:id="3584" w:name="_Toc108469413"/>
      <w:bookmarkStart w:id="3585" w:name="_Toc108469895"/>
      <w:r>
        <w:t>Ovation Developer Studio</w:t>
      </w:r>
      <w:bookmarkEnd w:id="3576"/>
      <w:bookmarkEnd w:id="3577"/>
      <w:bookmarkEnd w:id="3578"/>
      <w:bookmarkEnd w:id="3579"/>
      <w:bookmarkEnd w:id="3580"/>
      <w:bookmarkEnd w:id="3581"/>
      <w:bookmarkEnd w:id="3582"/>
      <w:bookmarkEnd w:id="3583"/>
      <w:bookmarkEnd w:id="3584"/>
      <w:bookmarkEnd w:id="3585"/>
    </w:p>
    <w:p w14:paraId="36187A7C" w14:textId="4C583E5C" w:rsidR="00C65C22" w:rsidRDefault="00C65C22" w:rsidP="00C65C22">
      <w:pPr>
        <w:pStyle w:val="SectL2"/>
        <w:tabs>
          <w:tab w:val="clear" w:pos="1080"/>
        </w:tabs>
        <w:spacing w:after="120"/>
        <w:ind w:left="0" w:firstLine="0"/>
        <w:rPr>
          <w:b w:val="0"/>
          <w:bCs/>
        </w:rPr>
      </w:pP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D70E76" w:rsidRPr="00515527" w14:paraId="1F005BA4"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E58F61E" w14:textId="77777777" w:rsidR="00D70E76" w:rsidRDefault="00D70E76" w:rsidP="007712E9">
            <w:pPr>
              <w:pStyle w:val="CellBody"/>
              <w:jc w:val="center"/>
              <w:rPr>
                <w:b/>
              </w:rPr>
            </w:pPr>
            <w:r>
              <w:rPr>
                <w:b/>
              </w:rPr>
              <w:t>SRF Notes</w:t>
            </w:r>
          </w:p>
          <w:p w14:paraId="1537F6B6" w14:textId="51657A44" w:rsidR="00D70E76" w:rsidRPr="00096259" w:rsidRDefault="00D70E76" w:rsidP="007712E9">
            <w:pPr>
              <w:pStyle w:val="CellBody"/>
              <w:jc w:val="center"/>
              <w:rPr>
                <w:b/>
              </w:rPr>
            </w:pPr>
            <w:r w:rsidRPr="00D70E76">
              <w:rPr>
                <w:rFonts w:ascii="Times New Roman" w:hAnsi="Times New Roman"/>
                <w:noProof w:val="0"/>
                <w:color w:val="auto"/>
                <w:sz w:val="20"/>
              </w:rPr>
              <w:t>The Ovation Developer Studio for Standalone Controller (in general) will look and operate like Ovation Developer Studio on a standard Ovation system.  There will be functional differences, however, in the version used for engineering a Standalone Controller.</w:t>
            </w:r>
          </w:p>
        </w:tc>
      </w:tr>
      <w:tr w:rsidR="00D70E76" w14:paraId="0306E151"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BC86CE8" w14:textId="627DFAA8" w:rsidR="00D70E76" w:rsidRPr="00854DC9" w:rsidRDefault="00D70E76" w:rsidP="00854DC9">
            <w:pPr>
              <w:pStyle w:val="SectL2"/>
              <w:numPr>
                <w:ilvl w:val="4"/>
                <w:numId w:val="16"/>
              </w:numPr>
              <w:spacing w:after="120"/>
              <w:rPr>
                <w:b w:val="0"/>
                <w:sz w:val="24"/>
                <w:szCs w:val="24"/>
              </w:rPr>
            </w:pPr>
            <w:bookmarkStart w:id="3586" w:name="_Toc105769715"/>
            <w:bookmarkStart w:id="3587" w:name="_Toc105844693"/>
            <w:bookmarkStart w:id="3588" w:name="_Toc105845268"/>
            <w:bookmarkStart w:id="3589" w:name="_Toc105848970"/>
            <w:bookmarkStart w:id="3590" w:name="_Toc108469414"/>
            <w:bookmarkStart w:id="3591" w:name="_Toc108469896"/>
            <w:r w:rsidRPr="00854DC9">
              <w:rPr>
                <w:sz w:val="24"/>
                <w:szCs w:val="24"/>
              </w:rPr>
              <w:t>Test :</w:t>
            </w:r>
            <w:r w:rsidRPr="00854DC9">
              <w:rPr>
                <w:rFonts w:ascii="Times" w:hAnsi="Times"/>
                <w:b w:val="0"/>
                <w:bCs/>
                <w:sz w:val="24"/>
              </w:rPr>
              <w:t xml:space="preserve"> </w:t>
            </w:r>
            <w:r w:rsidR="00854DC9">
              <w:rPr>
                <w:rFonts w:ascii="Times" w:hAnsi="Times"/>
                <w:b w:val="0"/>
                <w:bCs/>
                <w:sz w:val="24"/>
              </w:rPr>
              <w:t>Verify</w:t>
            </w:r>
            <w:r w:rsidRPr="00854DC9">
              <w:rPr>
                <w:rFonts w:ascii="Times" w:hAnsi="Times"/>
                <w:b w:val="0"/>
                <w:bCs/>
                <w:sz w:val="24"/>
              </w:rPr>
              <w:t xml:space="preserve"> if Ovation Developer Studio for Standalone Controller (in general) will look and operate like Ovation Developer Studio on a standard Ovation system.</w:t>
            </w:r>
            <w:bookmarkEnd w:id="3586"/>
            <w:bookmarkEnd w:id="3587"/>
            <w:bookmarkEnd w:id="3588"/>
            <w:bookmarkEnd w:id="3589"/>
            <w:bookmarkEnd w:id="3590"/>
            <w:bookmarkEnd w:id="3591"/>
            <w:r w:rsidRPr="00854DC9">
              <w:rPr>
                <w:rFonts w:ascii="Times" w:hAnsi="Times"/>
                <w:b w:val="0"/>
                <w:bCs/>
                <w:sz w:val="24"/>
              </w:rPr>
              <w:t xml:space="preserve">  </w:t>
            </w:r>
          </w:p>
        </w:tc>
      </w:tr>
      <w:tr w:rsidR="00D70E76" w14:paraId="191E66EF"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9FE9C98" w14:textId="77777777" w:rsidR="00D70E76" w:rsidRDefault="00D70E76"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7CA4796" w14:textId="77777777" w:rsidR="00D70E76" w:rsidRDefault="00D70E76"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26294A91" w14:textId="77777777" w:rsidR="00D70E76" w:rsidRDefault="00D70E76" w:rsidP="007712E9">
            <w:pPr>
              <w:pStyle w:val="CellBody"/>
              <w:rPr>
                <w:rFonts w:ascii="Times New Roman" w:hAnsi="Times New Roman"/>
                <w:color w:val="auto"/>
              </w:rPr>
            </w:pPr>
            <w:r>
              <w:rPr>
                <w:rFonts w:ascii="Times New Roman" w:hAnsi="Times New Roman"/>
                <w:color w:val="auto"/>
              </w:rPr>
              <w:t xml:space="preserve"> </w:t>
            </w:r>
          </w:p>
        </w:tc>
      </w:tr>
      <w:tr w:rsidR="00D70E76" w14:paraId="5127820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E5F9286" w14:textId="6EF52D9C" w:rsidR="00D70E76" w:rsidRDefault="00854DC9" w:rsidP="00BA7962">
            <w:pPr>
              <w:pStyle w:val="CellBody"/>
              <w:numPr>
                <w:ilvl w:val="0"/>
                <w:numId w:val="93"/>
              </w:numPr>
              <w:rPr>
                <w:rFonts w:ascii="Times New Roman" w:hAnsi="Times New Roman"/>
                <w:color w:val="auto"/>
              </w:rPr>
            </w:pPr>
            <w:r>
              <w:rPr>
                <w:rFonts w:ascii="Times New Roman" w:hAnsi="Times New Roman"/>
                <w:color w:val="auto"/>
              </w:rPr>
              <w:t>Refer test steps in HMI inerface section for this test</w:t>
            </w:r>
          </w:p>
        </w:tc>
        <w:tc>
          <w:tcPr>
            <w:tcW w:w="2070" w:type="dxa"/>
            <w:tcBorders>
              <w:top w:val="single" w:sz="6" w:space="0" w:color="auto"/>
              <w:left w:val="single" w:sz="4" w:space="0" w:color="auto"/>
              <w:bottom w:val="single" w:sz="4" w:space="0" w:color="auto"/>
              <w:right w:val="single" w:sz="4" w:space="0" w:color="auto"/>
            </w:tcBorders>
          </w:tcPr>
          <w:p w14:paraId="73850541" w14:textId="77777777" w:rsidR="00D70E76" w:rsidRDefault="00D70E76" w:rsidP="007712E9">
            <w:pPr>
              <w:pStyle w:val="CellBody"/>
              <w:rPr>
                <w:rFonts w:ascii="Times New Roman" w:hAnsi="Times New Roman"/>
                <w:color w:val="auto"/>
              </w:rPr>
            </w:pPr>
            <w:r>
              <w:rPr>
                <w:rFonts w:ascii="Times New Roman" w:hAnsi="Times New Roman"/>
                <w:color w:val="auto"/>
              </w:rPr>
              <w:t xml:space="preserve">P/F/F#/NA:  </w:t>
            </w:r>
          </w:p>
        </w:tc>
      </w:tr>
      <w:tr w:rsidR="00D70E76" w14:paraId="21CFBB2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3B32FB6" w14:textId="77777777" w:rsidR="00D70E76" w:rsidRDefault="00D70E76" w:rsidP="007712E9">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C3A40AB" w14:textId="77777777" w:rsidR="00D70E76" w:rsidRDefault="00D70E76" w:rsidP="007712E9">
            <w:pPr>
              <w:pStyle w:val="CellBody"/>
              <w:rPr>
                <w:rFonts w:ascii="Times New Roman" w:hAnsi="Times New Roman"/>
                <w:color w:val="auto"/>
              </w:rPr>
            </w:pPr>
            <w:r>
              <w:rPr>
                <w:rFonts w:ascii="Times New Roman" w:hAnsi="Times New Roman"/>
                <w:color w:val="auto"/>
              </w:rPr>
              <w:t xml:space="preserve">P/F/F#/NA:  </w:t>
            </w:r>
          </w:p>
        </w:tc>
      </w:tr>
      <w:tr w:rsidR="00D70E76" w14:paraId="4B0B10A6"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94BE1F8" w14:textId="77777777" w:rsidR="00D70E76" w:rsidRDefault="00D70E76" w:rsidP="007712E9">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F28CB46" w14:textId="77777777" w:rsidR="00D70E76" w:rsidRDefault="00D70E76" w:rsidP="007712E9">
            <w:pPr>
              <w:pStyle w:val="CellBody"/>
              <w:rPr>
                <w:rFonts w:ascii="Times New Roman" w:hAnsi="Times New Roman"/>
                <w:color w:val="auto"/>
              </w:rPr>
            </w:pPr>
          </w:p>
        </w:tc>
      </w:tr>
      <w:tr w:rsidR="00D70E76" w14:paraId="18D3F441"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28A9071" w14:textId="77777777" w:rsidR="00D70E76" w:rsidRDefault="00D70E76" w:rsidP="007712E9">
            <w:pPr>
              <w:pStyle w:val="CellBody"/>
            </w:pPr>
            <w:r>
              <w:t>Comments:</w:t>
            </w:r>
          </w:p>
        </w:tc>
      </w:tr>
    </w:tbl>
    <w:p w14:paraId="3D5E8674" w14:textId="77777777" w:rsidR="00D70E76" w:rsidRPr="00C65C22" w:rsidRDefault="00D70E76" w:rsidP="00C65C22">
      <w:pPr>
        <w:pStyle w:val="SectL2"/>
        <w:tabs>
          <w:tab w:val="clear" w:pos="1080"/>
        </w:tabs>
        <w:spacing w:after="120"/>
        <w:ind w:left="0" w:firstLine="0"/>
        <w:rPr>
          <w:b w:val="0"/>
          <w:bCs/>
        </w:rPr>
      </w:pPr>
    </w:p>
    <w:p w14:paraId="0E1CAB0B" w14:textId="5DD4735A" w:rsidR="00840CCA" w:rsidRPr="00AD33AF" w:rsidRDefault="00840CCA" w:rsidP="00E82BA1">
      <w:pPr>
        <w:pStyle w:val="SectL2"/>
        <w:numPr>
          <w:ilvl w:val="4"/>
          <w:numId w:val="16"/>
        </w:numPr>
        <w:spacing w:after="120"/>
      </w:pPr>
      <w:bookmarkStart w:id="3592" w:name="_Ref97192292"/>
      <w:bookmarkStart w:id="3593" w:name="_Toc102474053"/>
      <w:bookmarkStart w:id="3594" w:name="_Toc102474409"/>
      <w:bookmarkStart w:id="3595" w:name="_Toc102474464"/>
      <w:bookmarkStart w:id="3596" w:name="_Toc102474535"/>
      <w:bookmarkStart w:id="3597" w:name="_Toc105769716"/>
      <w:bookmarkStart w:id="3598" w:name="_Toc105844694"/>
      <w:bookmarkStart w:id="3599" w:name="_Toc105845269"/>
      <w:bookmarkStart w:id="3600" w:name="_Toc105848971"/>
      <w:bookmarkStart w:id="3601" w:name="_Toc108469415"/>
      <w:bookmarkStart w:id="3602" w:name="_Toc108469897"/>
      <w:r>
        <w:t>Standalone Controller</w:t>
      </w:r>
      <w:bookmarkEnd w:id="3592"/>
      <w:bookmarkEnd w:id="3593"/>
      <w:bookmarkEnd w:id="3594"/>
      <w:bookmarkEnd w:id="3595"/>
      <w:bookmarkEnd w:id="3596"/>
      <w:bookmarkEnd w:id="3597"/>
      <w:bookmarkEnd w:id="3598"/>
      <w:bookmarkEnd w:id="3599"/>
      <w:bookmarkEnd w:id="3600"/>
      <w:bookmarkEnd w:id="3601"/>
      <w:bookmarkEnd w:id="3602"/>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840CCA" w:rsidRPr="00515527" w14:paraId="5D00E0AE"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C2B4F5A" w14:textId="77777777" w:rsidR="00840CCA" w:rsidRDefault="00840CCA" w:rsidP="007712E9">
            <w:pPr>
              <w:pStyle w:val="CellBody"/>
              <w:jc w:val="center"/>
              <w:rPr>
                <w:b/>
              </w:rPr>
            </w:pPr>
            <w:r>
              <w:rPr>
                <w:b/>
              </w:rPr>
              <w:t>SRF Notes</w:t>
            </w:r>
          </w:p>
          <w:p w14:paraId="5A49AFD3" w14:textId="77777777" w:rsidR="00C65C22" w:rsidRDefault="00C65C22" w:rsidP="00C65C22">
            <w:r>
              <w:t>The standalone controller database will be limited to the definition of 1 Standalone Controller, which will not be an Ovation drop (e.g., no Drop ID specification).  [Source Req. 2.3]</w:t>
            </w:r>
          </w:p>
          <w:p w14:paraId="57EB0BB7" w14:textId="77777777" w:rsidR="00C65C22" w:rsidRDefault="00C65C22" w:rsidP="00C65C22"/>
          <w:p w14:paraId="6F2D520E" w14:textId="77777777" w:rsidR="00C65C22" w:rsidRDefault="00C65C22" w:rsidP="00C65C22">
            <w:r>
              <w:t>The Engineering Tools for Standalone Controller software will prevent the user from defining received points for the Standalone Controller.  This is further enforced since the single Standalone Controller is the only entity where Ovation points can be defined in a Standalone Controller database.  [Source Req. 1.8]</w:t>
            </w:r>
          </w:p>
          <w:p w14:paraId="38B1D67A" w14:textId="77777777" w:rsidR="00C65C22" w:rsidRDefault="00C65C22" w:rsidP="00C65C22"/>
          <w:p w14:paraId="197DD5AC" w14:textId="77777777" w:rsidR="00C65C22" w:rsidRDefault="00C65C22" w:rsidP="00C65C22">
            <w:r>
              <w:t xml:space="preserve">The only supported Standalone Controller drop types/styles will be OCR3000 and OCC100.  The OMC100 and </w:t>
            </w:r>
            <w:proofErr w:type="spellStart"/>
            <w:r>
              <w:t>OCRVirt</w:t>
            </w:r>
            <w:proofErr w:type="spellEnd"/>
            <w:r>
              <w:t xml:space="preserve"> will be supported in the future.  [Source Req. 1.1]</w:t>
            </w:r>
          </w:p>
          <w:p w14:paraId="0B7AE8AD" w14:textId="77777777" w:rsidR="00C65C22" w:rsidRDefault="00C65C22" w:rsidP="00C65C22">
            <w:r>
              <w:t>Standalone Controller drop types/styles will have the same configurations as their counterparts in Ovation with respect to redundancy (simplex/redundant) and Ovation point counts.  [Source Req. 1.2] [Source Req. 1.3]</w:t>
            </w:r>
          </w:p>
          <w:p w14:paraId="053CE960" w14:textId="77777777" w:rsidR="00C65C22" w:rsidRDefault="00C65C22" w:rsidP="00C65C22"/>
          <w:p w14:paraId="0CD1C804" w14:textId="77777777" w:rsidR="00C65C22" w:rsidRDefault="00C65C22" w:rsidP="00C65C22">
            <w:r>
              <w:t>The list of configurable I/O Drivers for the Standalone Controller will be the same as their counterparts in Ovation with the following omissions [Source Req. 1.6] [Source Req. 1.7]:</w:t>
            </w:r>
          </w:p>
          <w:p w14:paraId="66F30782" w14:textId="77777777" w:rsidR="00C65C22" w:rsidRDefault="00C65C22" w:rsidP="00E82BA1">
            <w:pPr>
              <w:pStyle w:val="ListParagraph"/>
              <w:numPr>
                <w:ilvl w:val="0"/>
                <w:numId w:val="21"/>
              </w:numPr>
              <w:spacing w:before="200" w:after="200" w:line="276" w:lineRule="auto"/>
            </w:pPr>
            <w:r>
              <w:t>Ovation SIS and Ovation SIS CHARMs</w:t>
            </w:r>
          </w:p>
          <w:p w14:paraId="14740010" w14:textId="77777777" w:rsidR="00C65C22" w:rsidRDefault="00C65C22" w:rsidP="00E82BA1">
            <w:pPr>
              <w:pStyle w:val="ListParagraph"/>
              <w:numPr>
                <w:ilvl w:val="0"/>
                <w:numId w:val="21"/>
              </w:numPr>
              <w:spacing w:before="200" w:after="200" w:line="276" w:lineRule="auto"/>
            </w:pPr>
            <w:r>
              <w:t>Foundation Fieldbus (this implies that Foundation Fieldbus modules will also not be supported)</w:t>
            </w:r>
          </w:p>
          <w:p w14:paraId="413326A0" w14:textId="77777777" w:rsidR="00C65C22" w:rsidRDefault="00C65C22" w:rsidP="00E82BA1">
            <w:pPr>
              <w:pStyle w:val="ListParagraph"/>
              <w:numPr>
                <w:ilvl w:val="0"/>
                <w:numId w:val="21"/>
              </w:numPr>
              <w:spacing w:before="200" w:after="200" w:line="276" w:lineRule="auto"/>
            </w:pPr>
            <w:r>
              <w:t>DeviceNet (this implies that DeviceNet modules will also not be supported)</w:t>
            </w:r>
          </w:p>
          <w:p w14:paraId="625DA688" w14:textId="77777777" w:rsidR="00C65C22" w:rsidRDefault="00C65C22" w:rsidP="00E82BA1">
            <w:pPr>
              <w:pStyle w:val="ListParagraph"/>
              <w:numPr>
                <w:ilvl w:val="0"/>
                <w:numId w:val="21"/>
              </w:numPr>
              <w:spacing w:before="200" w:after="200" w:line="276" w:lineRule="auto"/>
            </w:pPr>
            <w:r>
              <w:t>Ovation Multi-Network (</w:t>
            </w:r>
            <w:proofErr w:type="spellStart"/>
            <w:r>
              <w:t>ExternalOvationNetwork</w:t>
            </w:r>
            <w:proofErr w:type="spellEnd"/>
            <w:r>
              <w:t>)</w:t>
            </w:r>
          </w:p>
          <w:p w14:paraId="3DCAAA84" w14:textId="77777777" w:rsidR="00C65C22" w:rsidRDefault="00C65C22" w:rsidP="00C65C22">
            <w:r>
              <w:t>Standalone Controllers will not support Q-Line modules.  Note that this is implicitly enforced since none of the supported Standalone Controller drop types/styles support Q-Line in a standard Ovation system.  [Source Req. 1.6]</w:t>
            </w:r>
          </w:p>
          <w:p w14:paraId="3DF78D9F" w14:textId="77777777" w:rsidR="00840CCA" w:rsidRPr="00096259" w:rsidRDefault="00840CCA" w:rsidP="007712E9">
            <w:pPr>
              <w:pStyle w:val="CellBody"/>
              <w:jc w:val="center"/>
              <w:rPr>
                <w:b/>
              </w:rPr>
            </w:pPr>
          </w:p>
        </w:tc>
      </w:tr>
      <w:tr w:rsidR="00840CCA" w14:paraId="0EAC6CA4"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5B8694D" w14:textId="1AD09CEF" w:rsidR="00840CCA" w:rsidRPr="003A700C" w:rsidRDefault="00840CCA" w:rsidP="00E82BA1">
            <w:pPr>
              <w:pStyle w:val="CellBody"/>
              <w:numPr>
                <w:ilvl w:val="5"/>
                <w:numId w:val="16"/>
              </w:numPr>
              <w:rPr>
                <w:b/>
              </w:rPr>
            </w:pPr>
            <w:r w:rsidRPr="00AD33AF">
              <w:rPr>
                <w:b/>
              </w:rPr>
              <w:t>Test :</w:t>
            </w:r>
            <w:r>
              <w:rPr>
                <w:b/>
              </w:rPr>
              <w:t xml:space="preserve"> </w:t>
            </w:r>
            <w:r w:rsidR="007C3DE1" w:rsidRPr="007C3DE1">
              <w:rPr>
                <w:bCs/>
              </w:rPr>
              <w:t xml:space="preserve">Verify thet </w:t>
            </w:r>
            <w:r w:rsidR="00D70E76" w:rsidRPr="007C3DE1">
              <w:rPr>
                <w:bCs/>
              </w:rPr>
              <w:t>Engineering Tools will prevent the user from defining received points for the Standalone Controller</w:t>
            </w:r>
          </w:p>
        </w:tc>
      </w:tr>
      <w:tr w:rsidR="00840CCA" w14:paraId="4BFF5DC4"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7D095DD" w14:textId="77777777" w:rsidR="00840CCA" w:rsidRDefault="00840CCA"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812014B" w14:textId="77777777" w:rsidR="00840CCA" w:rsidRDefault="00840CCA"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5C89B6D" w14:textId="77777777" w:rsidR="00840CCA" w:rsidRDefault="00840CCA" w:rsidP="007712E9">
            <w:pPr>
              <w:pStyle w:val="CellBody"/>
              <w:rPr>
                <w:rFonts w:ascii="Times New Roman" w:hAnsi="Times New Roman"/>
                <w:color w:val="auto"/>
              </w:rPr>
            </w:pPr>
            <w:r>
              <w:rPr>
                <w:rFonts w:ascii="Times New Roman" w:hAnsi="Times New Roman"/>
                <w:color w:val="auto"/>
              </w:rPr>
              <w:t xml:space="preserve"> </w:t>
            </w:r>
          </w:p>
        </w:tc>
      </w:tr>
      <w:tr w:rsidR="00840CCA" w14:paraId="45499B62"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EBD18BF" w14:textId="79E74839" w:rsidR="00840CCA" w:rsidRDefault="007C3DE1" w:rsidP="00BA7962">
            <w:pPr>
              <w:pStyle w:val="CellBody"/>
              <w:numPr>
                <w:ilvl w:val="0"/>
                <w:numId w:val="95"/>
              </w:numPr>
              <w:rPr>
                <w:rFonts w:ascii="Times New Roman" w:hAnsi="Times New Roman"/>
                <w:color w:val="auto"/>
              </w:rPr>
            </w:pPr>
            <w:r>
              <w:rPr>
                <w:rFonts w:ascii="Times New Roman" w:hAnsi="Times New Roman"/>
                <w:color w:val="auto"/>
              </w:rPr>
              <w:t>Connect to standalone Controller</w:t>
            </w:r>
            <w:r w:rsidR="008B666B">
              <w:rPr>
                <w:rFonts w:ascii="Times New Roman" w:hAnsi="Times New Roman"/>
                <w:color w:val="auto"/>
              </w:rPr>
              <w:t xml:space="preserve"> </w:t>
            </w:r>
          </w:p>
        </w:tc>
        <w:tc>
          <w:tcPr>
            <w:tcW w:w="2070" w:type="dxa"/>
            <w:tcBorders>
              <w:top w:val="single" w:sz="6" w:space="0" w:color="auto"/>
              <w:left w:val="single" w:sz="4" w:space="0" w:color="auto"/>
              <w:bottom w:val="single" w:sz="4" w:space="0" w:color="auto"/>
              <w:right w:val="single" w:sz="4" w:space="0" w:color="auto"/>
            </w:tcBorders>
          </w:tcPr>
          <w:p w14:paraId="576B2A7B" w14:textId="77777777" w:rsidR="00840CCA" w:rsidRDefault="00840CCA" w:rsidP="007712E9">
            <w:pPr>
              <w:pStyle w:val="CellBody"/>
              <w:rPr>
                <w:rFonts w:ascii="Times New Roman" w:hAnsi="Times New Roman"/>
                <w:color w:val="auto"/>
              </w:rPr>
            </w:pPr>
            <w:r>
              <w:rPr>
                <w:rFonts w:ascii="Times New Roman" w:hAnsi="Times New Roman"/>
                <w:color w:val="auto"/>
              </w:rPr>
              <w:t xml:space="preserve">P/F/F#/NA:  </w:t>
            </w:r>
          </w:p>
        </w:tc>
      </w:tr>
      <w:tr w:rsidR="00840CCA" w14:paraId="7F5A1DD6"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3DACB41" w14:textId="0E52BA77" w:rsidR="00840CCA" w:rsidRDefault="007C3DE1" w:rsidP="007C3DE1">
            <w:pPr>
              <w:pStyle w:val="CellBody"/>
              <w:numPr>
                <w:ilvl w:val="0"/>
                <w:numId w:val="95"/>
              </w:numPr>
              <w:rPr>
                <w:rFonts w:ascii="Times New Roman" w:hAnsi="Times New Roman"/>
                <w:color w:val="auto"/>
              </w:rPr>
            </w:pPr>
            <w:r>
              <w:rPr>
                <w:rFonts w:ascii="Times New Roman" w:hAnsi="Times New Roman"/>
                <w:color w:val="auto"/>
              </w:rPr>
              <w:t>Open Control builder application and try to use received point in Control sheet</w:t>
            </w:r>
          </w:p>
        </w:tc>
        <w:tc>
          <w:tcPr>
            <w:tcW w:w="2070" w:type="dxa"/>
            <w:tcBorders>
              <w:top w:val="single" w:sz="6" w:space="0" w:color="auto"/>
              <w:left w:val="single" w:sz="4" w:space="0" w:color="auto"/>
              <w:bottom w:val="single" w:sz="4" w:space="0" w:color="auto"/>
              <w:right w:val="single" w:sz="4" w:space="0" w:color="auto"/>
            </w:tcBorders>
          </w:tcPr>
          <w:p w14:paraId="6BB44F7B" w14:textId="77777777" w:rsidR="00840CCA" w:rsidRDefault="00840CCA" w:rsidP="007712E9">
            <w:pPr>
              <w:pStyle w:val="CellBody"/>
              <w:rPr>
                <w:rFonts w:ascii="Times New Roman" w:hAnsi="Times New Roman"/>
                <w:color w:val="auto"/>
              </w:rPr>
            </w:pPr>
            <w:r>
              <w:rPr>
                <w:rFonts w:ascii="Times New Roman" w:hAnsi="Times New Roman"/>
                <w:color w:val="auto"/>
              </w:rPr>
              <w:t xml:space="preserve">P/F/F#/NA:  </w:t>
            </w:r>
          </w:p>
        </w:tc>
      </w:tr>
      <w:tr w:rsidR="007C3DE1" w14:paraId="0BB29BD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F379A32" w14:textId="75FEA24D" w:rsidR="007C3DE1" w:rsidRDefault="007C3DE1" w:rsidP="007C3DE1">
            <w:pPr>
              <w:pStyle w:val="CellBody"/>
              <w:numPr>
                <w:ilvl w:val="0"/>
                <w:numId w:val="95"/>
              </w:numPr>
              <w:rPr>
                <w:rFonts w:ascii="Times New Roman" w:hAnsi="Times New Roman"/>
                <w:color w:val="auto"/>
              </w:rPr>
            </w:pPr>
            <w:r>
              <w:rPr>
                <w:rFonts w:ascii="Times New Roman" w:hAnsi="Times New Roman"/>
                <w:color w:val="auto"/>
              </w:rPr>
              <w:t xml:space="preserve">Verify </w:t>
            </w:r>
            <w:r w:rsidRPr="007C3DE1">
              <w:rPr>
                <w:rFonts w:ascii="Times New Roman" w:hAnsi="Times New Roman"/>
                <w:color w:val="auto"/>
              </w:rPr>
              <w:t xml:space="preserve">that using </w:t>
            </w:r>
            <w:r>
              <w:rPr>
                <w:rFonts w:ascii="Times New Roman" w:hAnsi="Times New Roman"/>
                <w:color w:val="auto"/>
              </w:rPr>
              <w:t>received point is not allowed</w:t>
            </w:r>
          </w:p>
        </w:tc>
        <w:tc>
          <w:tcPr>
            <w:tcW w:w="2070" w:type="dxa"/>
            <w:tcBorders>
              <w:top w:val="single" w:sz="6" w:space="0" w:color="auto"/>
              <w:left w:val="single" w:sz="4" w:space="0" w:color="auto"/>
              <w:bottom w:val="single" w:sz="4" w:space="0" w:color="auto"/>
              <w:right w:val="single" w:sz="4" w:space="0" w:color="auto"/>
            </w:tcBorders>
          </w:tcPr>
          <w:p w14:paraId="532348F4" w14:textId="39040F8B" w:rsidR="007C3DE1" w:rsidRDefault="007C3DE1" w:rsidP="007C3DE1">
            <w:pPr>
              <w:pStyle w:val="CellBody"/>
              <w:rPr>
                <w:rFonts w:ascii="Times New Roman" w:hAnsi="Times New Roman"/>
                <w:color w:val="auto"/>
              </w:rPr>
            </w:pPr>
            <w:r>
              <w:rPr>
                <w:rFonts w:ascii="Times New Roman" w:hAnsi="Times New Roman"/>
                <w:color w:val="auto"/>
              </w:rPr>
              <w:t xml:space="preserve">P/F/F#/NA:  </w:t>
            </w:r>
          </w:p>
        </w:tc>
      </w:tr>
      <w:tr w:rsidR="007C3DE1" w14:paraId="645512C7"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E119A30" w14:textId="77777777" w:rsidR="007C3DE1" w:rsidRDefault="007C3DE1" w:rsidP="007C3DE1">
            <w:pPr>
              <w:pStyle w:val="CellBody"/>
            </w:pPr>
            <w:r>
              <w:t>Comments:</w:t>
            </w:r>
          </w:p>
        </w:tc>
      </w:tr>
    </w:tbl>
    <w:p w14:paraId="3220F20B" w14:textId="77777777" w:rsidR="00C65C22" w:rsidRDefault="00840CCA" w:rsidP="00C65C22">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5C22" w14:paraId="50A56181"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4F25B4D" w14:textId="4AB39840" w:rsidR="00C65C22" w:rsidRPr="003A700C" w:rsidRDefault="00C65C22" w:rsidP="00E82BA1">
            <w:pPr>
              <w:pStyle w:val="CellBody"/>
              <w:numPr>
                <w:ilvl w:val="5"/>
                <w:numId w:val="16"/>
              </w:numPr>
              <w:rPr>
                <w:b/>
              </w:rPr>
            </w:pPr>
            <w:r w:rsidRPr="00AD33AF">
              <w:rPr>
                <w:b/>
              </w:rPr>
              <w:t>Test :</w:t>
            </w:r>
            <w:r>
              <w:rPr>
                <w:b/>
              </w:rPr>
              <w:t xml:space="preserve"> </w:t>
            </w:r>
            <w:r w:rsidRPr="00B83EB3">
              <w:rPr>
                <w:b/>
              </w:rPr>
              <w:t>Determine if</w:t>
            </w:r>
            <w:r w:rsidR="00DB6CFD">
              <w:rPr>
                <w:b/>
              </w:rPr>
              <w:t xml:space="preserve"> </w:t>
            </w:r>
            <w:r w:rsidR="00D70E76" w:rsidRPr="008B666B">
              <w:rPr>
                <w:b/>
                <w:bCs/>
              </w:rPr>
              <w:t>only supported Standalone Controller drop types/styles will be OCR3000 and OCC100</w:t>
            </w:r>
          </w:p>
        </w:tc>
      </w:tr>
      <w:tr w:rsidR="00C65C22" w14:paraId="4F7C2403"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39A651B" w14:textId="77777777" w:rsidR="00C65C22" w:rsidRDefault="00C65C22"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525B572" w14:textId="77777777" w:rsidR="00C65C22" w:rsidRDefault="00C65C22"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2AE9AFA"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 </w:t>
            </w:r>
          </w:p>
        </w:tc>
      </w:tr>
      <w:tr w:rsidR="003649E3" w14:paraId="100D6DF9"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87E73F5" w14:textId="5A31147D" w:rsidR="003649E3" w:rsidRPr="008B666B" w:rsidRDefault="003649E3" w:rsidP="003649E3">
            <w:pPr>
              <w:pStyle w:val="CellBody"/>
              <w:numPr>
                <w:ilvl w:val="0"/>
                <w:numId w:val="94"/>
              </w:numPr>
              <w:rPr>
                <w:rFonts w:ascii="Times New Roman" w:hAnsi="Times New Roman"/>
                <w:color w:val="auto"/>
              </w:rPr>
            </w:pPr>
            <w:r>
              <w:rPr>
                <w:rFonts w:ascii="Times New Roman" w:hAnsi="Times New Roman"/>
                <w:color w:val="auto"/>
              </w:rPr>
              <w:t xml:space="preserve">Connect to standalone Controller </w:t>
            </w:r>
          </w:p>
        </w:tc>
        <w:tc>
          <w:tcPr>
            <w:tcW w:w="2070" w:type="dxa"/>
            <w:tcBorders>
              <w:top w:val="single" w:sz="6" w:space="0" w:color="auto"/>
              <w:left w:val="single" w:sz="4" w:space="0" w:color="auto"/>
              <w:bottom w:val="single" w:sz="4" w:space="0" w:color="auto"/>
              <w:right w:val="single" w:sz="4" w:space="0" w:color="auto"/>
            </w:tcBorders>
          </w:tcPr>
          <w:p w14:paraId="56337B48" w14:textId="1F4A8ECB" w:rsidR="003649E3" w:rsidRDefault="003649E3" w:rsidP="003649E3">
            <w:pPr>
              <w:pStyle w:val="CellBody"/>
              <w:rPr>
                <w:rFonts w:ascii="Times New Roman" w:hAnsi="Times New Roman"/>
                <w:color w:val="auto"/>
              </w:rPr>
            </w:pPr>
            <w:r>
              <w:rPr>
                <w:rFonts w:ascii="Times New Roman" w:hAnsi="Times New Roman"/>
                <w:color w:val="auto"/>
              </w:rPr>
              <w:t xml:space="preserve">P/F/F#/NA:  </w:t>
            </w:r>
          </w:p>
        </w:tc>
      </w:tr>
      <w:tr w:rsidR="003649E3" w14:paraId="0EC4DBA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E40A3C0" w14:textId="2A41665A" w:rsidR="003649E3" w:rsidRDefault="003649E3" w:rsidP="003649E3">
            <w:pPr>
              <w:pStyle w:val="CellBody"/>
              <w:numPr>
                <w:ilvl w:val="0"/>
                <w:numId w:val="94"/>
              </w:numPr>
              <w:rPr>
                <w:rFonts w:ascii="Times New Roman" w:hAnsi="Times New Roman"/>
                <w:color w:val="auto"/>
              </w:rPr>
            </w:pPr>
            <w:r>
              <w:rPr>
                <w:rFonts w:ascii="Times New Roman" w:hAnsi="Times New Roman"/>
                <w:color w:val="auto"/>
              </w:rPr>
              <w:t>Open Developer studio application and Go to Controller settings</w:t>
            </w:r>
          </w:p>
        </w:tc>
        <w:tc>
          <w:tcPr>
            <w:tcW w:w="2070" w:type="dxa"/>
            <w:tcBorders>
              <w:top w:val="single" w:sz="6" w:space="0" w:color="auto"/>
              <w:left w:val="single" w:sz="4" w:space="0" w:color="auto"/>
              <w:bottom w:val="single" w:sz="4" w:space="0" w:color="auto"/>
              <w:right w:val="single" w:sz="4" w:space="0" w:color="auto"/>
            </w:tcBorders>
          </w:tcPr>
          <w:p w14:paraId="40D6E2BA" w14:textId="6BCBDA1E" w:rsidR="003649E3" w:rsidRDefault="003649E3" w:rsidP="003649E3">
            <w:pPr>
              <w:pStyle w:val="CellBody"/>
              <w:rPr>
                <w:rFonts w:ascii="Times New Roman" w:hAnsi="Times New Roman"/>
                <w:color w:val="auto"/>
              </w:rPr>
            </w:pPr>
            <w:r>
              <w:rPr>
                <w:rFonts w:ascii="Times New Roman" w:hAnsi="Times New Roman"/>
                <w:color w:val="auto"/>
              </w:rPr>
              <w:t xml:space="preserve">P/F/F#/NA:  </w:t>
            </w:r>
          </w:p>
        </w:tc>
      </w:tr>
      <w:tr w:rsidR="003649E3" w14:paraId="7B84DAF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12B6697" w14:textId="0329BD6F" w:rsidR="003649E3" w:rsidRDefault="003649E3" w:rsidP="003649E3">
            <w:pPr>
              <w:pStyle w:val="CellBody"/>
              <w:numPr>
                <w:ilvl w:val="0"/>
                <w:numId w:val="94"/>
              </w:numPr>
              <w:rPr>
                <w:rFonts w:ascii="Times New Roman" w:hAnsi="Times New Roman"/>
                <w:color w:val="auto"/>
              </w:rPr>
            </w:pPr>
            <w:r>
              <w:rPr>
                <w:rFonts w:ascii="Times New Roman" w:hAnsi="Times New Roman"/>
                <w:color w:val="auto"/>
              </w:rPr>
              <w:t xml:space="preserve">Verify </w:t>
            </w:r>
            <w:r w:rsidRPr="007C3DE1">
              <w:rPr>
                <w:rFonts w:ascii="Times New Roman" w:hAnsi="Times New Roman"/>
                <w:color w:val="auto"/>
              </w:rPr>
              <w:t xml:space="preserve">that </w:t>
            </w:r>
            <w:r w:rsidRPr="003649E3">
              <w:rPr>
                <w:rFonts w:ascii="Times New Roman" w:hAnsi="Times New Roman"/>
                <w:color w:val="auto"/>
              </w:rPr>
              <w:t>only supported Standalone Controller drop types/styles will be OCR3000 and OCC100</w:t>
            </w:r>
          </w:p>
        </w:tc>
        <w:tc>
          <w:tcPr>
            <w:tcW w:w="2070" w:type="dxa"/>
            <w:tcBorders>
              <w:top w:val="single" w:sz="6" w:space="0" w:color="auto"/>
              <w:left w:val="single" w:sz="4" w:space="0" w:color="auto"/>
              <w:bottom w:val="single" w:sz="4" w:space="0" w:color="auto"/>
              <w:right w:val="single" w:sz="4" w:space="0" w:color="auto"/>
            </w:tcBorders>
          </w:tcPr>
          <w:p w14:paraId="690B8F49" w14:textId="511B11A4" w:rsidR="003649E3" w:rsidRDefault="003649E3" w:rsidP="003649E3">
            <w:pPr>
              <w:pStyle w:val="CellBody"/>
              <w:rPr>
                <w:rFonts w:ascii="Times New Roman" w:hAnsi="Times New Roman"/>
                <w:color w:val="auto"/>
              </w:rPr>
            </w:pPr>
            <w:r>
              <w:rPr>
                <w:rFonts w:ascii="Times New Roman" w:hAnsi="Times New Roman"/>
                <w:color w:val="auto"/>
              </w:rPr>
              <w:t xml:space="preserve">P/F/F#/NA:  </w:t>
            </w:r>
          </w:p>
        </w:tc>
      </w:tr>
      <w:tr w:rsidR="00C65C22" w14:paraId="0B238900"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2D0B103" w14:textId="77777777" w:rsidR="00C65C22" w:rsidRDefault="00C65C22" w:rsidP="007712E9">
            <w:pPr>
              <w:pStyle w:val="CellBody"/>
            </w:pPr>
            <w:r>
              <w:t>Comments:</w:t>
            </w:r>
          </w:p>
        </w:tc>
      </w:tr>
    </w:tbl>
    <w:p w14:paraId="72C4C160" w14:textId="77777777" w:rsidR="00D70E76" w:rsidRDefault="00C65C22" w:rsidP="00D70E76">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D70E76" w14:paraId="622BF6E8"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13B7CB6" w14:textId="2804FAA0" w:rsidR="00D70E76" w:rsidRPr="003A700C" w:rsidRDefault="00D70E76" w:rsidP="004F58D9">
            <w:pPr>
              <w:pStyle w:val="CellBody"/>
              <w:numPr>
                <w:ilvl w:val="5"/>
                <w:numId w:val="16"/>
              </w:numPr>
              <w:rPr>
                <w:b/>
              </w:rPr>
            </w:pPr>
            <w:r w:rsidRPr="00AD33AF">
              <w:rPr>
                <w:b/>
              </w:rPr>
              <w:t>Test :</w:t>
            </w:r>
            <w:r>
              <w:rPr>
                <w:b/>
              </w:rPr>
              <w:t xml:space="preserve"> </w:t>
            </w:r>
            <w:r w:rsidR="00DB6CFD" w:rsidRPr="00FE0909">
              <w:rPr>
                <w:b/>
              </w:rPr>
              <w:t>Verify support of IO drivers</w:t>
            </w:r>
          </w:p>
        </w:tc>
      </w:tr>
      <w:tr w:rsidR="00D70E76" w14:paraId="10756CBE"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BAC033D" w14:textId="77777777" w:rsidR="00D70E76" w:rsidRDefault="00D70E76" w:rsidP="007712E9">
            <w:pPr>
              <w:pStyle w:val="CellBody"/>
              <w:rPr>
                <w:rFonts w:ascii="Times New Roman" w:hAnsi="Times New Roman"/>
                <w:color w:val="auto"/>
              </w:rPr>
            </w:pPr>
            <w:r>
              <w:rPr>
                <w:rFonts w:ascii="Times New Roman" w:hAnsi="Times New Roman"/>
                <w:color w:val="auto"/>
              </w:rPr>
              <w:lastRenderedPageBreak/>
              <w:t>Date(s):</w:t>
            </w:r>
          </w:p>
        </w:tc>
        <w:tc>
          <w:tcPr>
            <w:tcW w:w="5040" w:type="dxa"/>
            <w:tcBorders>
              <w:top w:val="single" w:sz="6" w:space="0" w:color="auto"/>
              <w:left w:val="single" w:sz="4" w:space="0" w:color="auto"/>
              <w:bottom w:val="single" w:sz="4" w:space="0" w:color="auto"/>
              <w:right w:val="single" w:sz="4" w:space="0" w:color="auto"/>
            </w:tcBorders>
          </w:tcPr>
          <w:p w14:paraId="2105221D" w14:textId="77777777" w:rsidR="00D70E76" w:rsidRDefault="00D70E76"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CFA7C0A" w14:textId="77777777" w:rsidR="00D70E76" w:rsidRDefault="00D70E76" w:rsidP="007712E9">
            <w:pPr>
              <w:pStyle w:val="CellBody"/>
              <w:rPr>
                <w:rFonts w:ascii="Times New Roman" w:hAnsi="Times New Roman"/>
                <w:color w:val="auto"/>
              </w:rPr>
            </w:pPr>
            <w:r>
              <w:rPr>
                <w:rFonts w:ascii="Times New Roman" w:hAnsi="Times New Roman"/>
                <w:color w:val="auto"/>
              </w:rPr>
              <w:t xml:space="preserve"> </w:t>
            </w:r>
          </w:p>
        </w:tc>
      </w:tr>
      <w:tr w:rsidR="0052212A" w14:paraId="6E6422A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26178F8" w14:textId="1584D8DD" w:rsidR="0052212A" w:rsidRDefault="0052212A" w:rsidP="0052212A">
            <w:pPr>
              <w:pStyle w:val="CellBody"/>
              <w:numPr>
                <w:ilvl w:val="0"/>
                <w:numId w:val="100"/>
              </w:numPr>
              <w:rPr>
                <w:rFonts w:ascii="Times New Roman" w:hAnsi="Times New Roman"/>
                <w:color w:val="auto"/>
              </w:rPr>
            </w:pPr>
            <w:r>
              <w:rPr>
                <w:rFonts w:ascii="Times New Roman" w:hAnsi="Times New Roman"/>
                <w:color w:val="auto"/>
              </w:rPr>
              <w:t>Configure a standalone Controller and check support  I/O drivers as shown below-</w:t>
            </w:r>
          </w:p>
          <w:p w14:paraId="472EF69F" w14:textId="27302A42" w:rsidR="0052212A" w:rsidRDefault="0052212A" w:rsidP="0052212A">
            <w:pPr>
              <w:pStyle w:val="CellBody"/>
              <w:ind w:left="1080"/>
              <w:rPr>
                <w:bCs/>
              </w:rPr>
            </w:pPr>
            <w:r>
              <w:object w:dxaOrig="2660" w:dyaOrig="3420" w14:anchorId="41099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8pt;height:169.8pt" o:ole="">
                  <v:imagedata r:id="rId17" o:title=""/>
                </v:shape>
                <o:OLEObject Type="Embed" ProgID="PBrush" ShapeID="_x0000_i1025" DrawAspect="Content" ObjectID="_1825506830" r:id="rId18"/>
              </w:object>
            </w:r>
          </w:p>
          <w:p w14:paraId="00D5F950" w14:textId="77777777" w:rsidR="0052212A" w:rsidRDefault="0052212A" w:rsidP="0052212A">
            <w:pPr>
              <w:pStyle w:val="CellBody"/>
              <w:ind w:left="1080"/>
              <w:rPr>
                <w:bCs/>
              </w:rPr>
            </w:pPr>
          </w:p>
          <w:p w14:paraId="774B9EC2" w14:textId="3B7578A2" w:rsidR="0052212A" w:rsidRDefault="0052212A" w:rsidP="0052212A">
            <w:pPr>
              <w:pStyle w:val="CellBody"/>
              <w:ind w:left="1080"/>
              <w:rPr>
                <w:bCs/>
              </w:rPr>
            </w:pPr>
            <w:r>
              <w:rPr>
                <w:bCs/>
              </w:rPr>
              <w:t xml:space="preserve">Refer &amp; execute </w:t>
            </w:r>
            <w:r w:rsidRPr="00BE36CF">
              <w:rPr>
                <w:bCs/>
              </w:rPr>
              <w:t>CONTROLLER_SVTP_rev5.1</w:t>
            </w:r>
            <w:r>
              <w:rPr>
                <w:bCs/>
              </w:rPr>
              <w:t>4</w:t>
            </w:r>
            <w:r w:rsidRPr="00BE36CF">
              <w:rPr>
                <w:bCs/>
              </w:rPr>
              <w:t>.docx</w:t>
            </w:r>
            <w:r>
              <w:rPr>
                <w:bCs/>
              </w:rPr>
              <w:t xml:space="preserve"> for detailed steps for this checking</w:t>
            </w:r>
          </w:p>
          <w:p w14:paraId="1D112DFA" w14:textId="696C963D" w:rsidR="0052212A" w:rsidRDefault="0052212A" w:rsidP="0052212A">
            <w:pPr>
              <w:pStyle w:val="CellBody"/>
              <w:ind w:left="1080"/>
              <w:rPr>
                <w:bCs/>
              </w:rPr>
            </w:pPr>
          </w:p>
          <w:p w14:paraId="05CC9A59" w14:textId="24804B69" w:rsidR="0052212A" w:rsidRPr="004F58D9" w:rsidRDefault="0052212A" w:rsidP="0052212A">
            <w:pPr>
              <w:pStyle w:val="CellBody"/>
              <w:ind w:left="1080"/>
              <w:rPr>
                <w:bCs/>
              </w:rPr>
            </w:pPr>
          </w:p>
          <w:p w14:paraId="03D97817" w14:textId="3AC6B467" w:rsidR="0052212A" w:rsidRPr="008B666B" w:rsidRDefault="0052212A" w:rsidP="0052212A">
            <w:pPr>
              <w:pStyle w:val="CellBody"/>
              <w:ind w:left="720"/>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8E0AD46" w14:textId="49FAB474"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33904151"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A4A684E" w14:textId="77777777" w:rsidR="0052212A" w:rsidRDefault="0052212A" w:rsidP="0052212A">
            <w:pPr>
              <w:pStyle w:val="CellBody"/>
            </w:pPr>
            <w:r>
              <w:t>Comments:</w:t>
            </w:r>
          </w:p>
        </w:tc>
      </w:tr>
    </w:tbl>
    <w:p w14:paraId="2A2ADD60" w14:textId="77777777" w:rsidR="00D70E76" w:rsidRDefault="00D70E76" w:rsidP="00D70E76">
      <w:r>
        <w:br/>
      </w:r>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D70E76" w14:paraId="1D844BAE"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97B62A6" w14:textId="5BDB1740" w:rsidR="00D70E76" w:rsidRPr="003A700C" w:rsidRDefault="00D70E76" w:rsidP="00E82BA1">
            <w:pPr>
              <w:pStyle w:val="CellBody"/>
              <w:numPr>
                <w:ilvl w:val="5"/>
                <w:numId w:val="16"/>
              </w:numPr>
              <w:rPr>
                <w:b/>
              </w:rPr>
            </w:pPr>
            <w:r w:rsidRPr="00AD33AF">
              <w:rPr>
                <w:b/>
              </w:rPr>
              <w:t>Test :</w:t>
            </w:r>
            <w:r>
              <w:rPr>
                <w:b/>
              </w:rPr>
              <w:t xml:space="preserve"> </w:t>
            </w:r>
            <w:r w:rsidR="004F58D9" w:rsidRPr="004F58D9">
              <w:rPr>
                <w:bCs/>
              </w:rPr>
              <w:t>Verify</w:t>
            </w:r>
            <w:r w:rsidRPr="004F58D9">
              <w:rPr>
                <w:bCs/>
              </w:rPr>
              <w:t xml:space="preserve"> if Standalone Controllers </w:t>
            </w:r>
            <w:r w:rsidR="00FE0909">
              <w:rPr>
                <w:bCs/>
              </w:rPr>
              <w:t>do</w:t>
            </w:r>
            <w:r w:rsidRPr="004F58D9">
              <w:rPr>
                <w:bCs/>
              </w:rPr>
              <w:t xml:space="preserve"> not support Q-Line modules.</w:t>
            </w:r>
          </w:p>
        </w:tc>
      </w:tr>
      <w:tr w:rsidR="00D70E76" w14:paraId="1958D336"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7580FB9" w14:textId="77777777" w:rsidR="00D70E76" w:rsidRDefault="00D70E76"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8603149" w14:textId="77777777" w:rsidR="00D70E76" w:rsidRDefault="00D70E76"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D4F6168" w14:textId="77777777" w:rsidR="00D70E76" w:rsidRDefault="00D70E76" w:rsidP="007712E9">
            <w:pPr>
              <w:pStyle w:val="CellBody"/>
              <w:rPr>
                <w:rFonts w:ascii="Times New Roman" w:hAnsi="Times New Roman"/>
                <w:color w:val="auto"/>
              </w:rPr>
            </w:pPr>
            <w:r>
              <w:rPr>
                <w:rFonts w:ascii="Times New Roman" w:hAnsi="Times New Roman"/>
                <w:color w:val="auto"/>
              </w:rPr>
              <w:t xml:space="preserve"> </w:t>
            </w:r>
          </w:p>
        </w:tc>
      </w:tr>
      <w:tr w:rsidR="00D70E76" w14:paraId="55E3FF0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FAB7EFA" w14:textId="5D540F19" w:rsidR="00D70E76" w:rsidRPr="00192470" w:rsidRDefault="004F58D9" w:rsidP="00BA7962">
            <w:pPr>
              <w:pStyle w:val="CellBody"/>
              <w:numPr>
                <w:ilvl w:val="0"/>
                <w:numId w:val="101"/>
              </w:numPr>
              <w:rPr>
                <w:rFonts w:ascii="Times New Roman" w:hAnsi="Times New Roman"/>
                <w:color w:val="auto"/>
              </w:rPr>
            </w:pPr>
            <w:r>
              <w:rPr>
                <w:rFonts w:ascii="Times New Roman" w:hAnsi="Times New Roman"/>
                <w:color w:val="auto"/>
              </w:rPr>
              <w:t xml:space="preserve">Confiure a </w:t>
            </w:r>
            <w:r w:rsidRPr="00192470">
              <w:t>Standalone Controller</w:t>
            </w:r>
            <w:r>
              <w:t xml:space="preserve"> and try adding </w:t>
            </w:r>
            <w:r w:rsidRPr="004F58D9">
              <w:rPr>
                <w:bCs/>
              </w:rPr>
              <w:t>Q-Line modules</w:t>
            </w:r>
          </w:p>
        </w:tc>
        <w:tc>
          <w:tcPr>
            <w:tcW w:w="2070" w:type="dxa"/>
            <w:tcBorders>
              <w:top w:val="single" w:sz="6" w:space="0" w:color="auto"/>
              <w:left w:val="single" w:sz="4" w:space="0" w:color="auto"/>
              <w:bottom w:val="single" w:sz="4" w:space="0" w:color="auto"/>
              <w:right w:val="single" w:sz="4" w:space="0" w:color="auto"/>
            </w:tcBorders>
          </w:tcPr>
          <w:p w14:paraId="71333E25" w14:textId="77777777" w:rsidR="00D70E76" w:rsidRDefault="00D70E76" w:rsidP="007712E9">
            <w:pPr>
              <w:pStyle w:val="CellBody"/>
              <w:rPr>
                <w:rFonts w:ascii="Times New Roman" w:hAnsi="Times New Roman"/>
                <w:color w:val="auto"/>
              </w:rPr>
            </w:pPr>
            <w:r>
              <w:rPr>
                <w:rFonts w:ascii="Times New Roman" w:hAnsi="Times New Roman"/>
                <w:color w:val="auto"/>
              </w:rPr>
              <w:t xml:space="preserve">P/F/F#/NA:  </w:t>
            </w:r>
          </w:p>
        </w:tc>
      </w:tr>
      <w:tr w:rsidR="00D70E76" w14:paraId="34C2336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6BCD8C3" w14:textId="7059361A" w:rsidR="00D70E76" w:rsidRDefault="004F58D9" w:rsidP="004F58D9">
            <w:pPr>
              <w:pStyle w:val="CellBody"/>
              <w:numPr>
                <w:ilvl w:val="0"/>
                <w:numId w:val="101"/>
              </w:numPr>
              <w:rPr>
                <w:rFonts w:ascii="Times New Roman" w:hAnsi="Times New Roman"/>
                <w:color w:val="auto"/>
              </w:rPr>
            </w:pPr>
            <w:r w:rsidRPr="00192470">
              <w:rPr>
                <w:rFonts w:ascii="Times New Roman" w:hAnsi="Times New Roman"/>
                <w:color w:val="auto"/>
              </w:rPr>
              <w:t xml:space="preserve">Verify </w:t>
            </w:r>
            <w:r w:rsidRPr="00192470">
              <w:t>if Standalone Controllers will not support Q-Line modules</w:t>
            </w:r>
          </w:p>
        </w:tc>
        <w:tc>
          <w:tcPr>
            <w:tcW w:w="2070" w:type="dxa"/>
            <w:tcBorders>
              <w:top w:val="single" w:sz="6" w:space="0" w:color="auto"/>
              <w:left w:val="single" w:sz="4" w:space="0" w:color="auto"/>
              <w:bottom w:val="single" w:sz="4" w:space="0" w:color="auto"/>
              <w:right w:val="single" w:sz="4" w:space="0" w:color="auto"/>
            </w:tcBorders>
          </w:tcPr>
          <w:p w14:paraId="35D48369" w14:textId="77777777" w:rsidR="00D70E76" w:rsidRDefault="00D70E76" w:rsidP="007712E9">
            <w:pPr>
              <w:pStyle w:val="CellBody"/>
              <w:rPr>
                <w:rFonts w:ascii="Times New Roman" w:hAnsi="Times New Roman"/>
                <w:color w:val="auto"/>
              </w:rPr>
            </w:pPr>
            <w:r>
              <w:rPr>
                <w:rFonts w:ascii="Times New Roman" w:hAnsi="Times New Roman"/>
                <w:color w:val="auto"/>
              </w:rPr>
              <w:t xml:space="preserve">P/F/F#/NA:  </w:t>
            </w:r>
          </w:p>
        </w:tc>
      </w:tr>
      <w:tr w:rsidR="00D70E76" w14:paraId="1073EDF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93BC619" w14:textId="77777777" w:rsidR="00D70E76" w:rsidRDefault="00D70E76" w:rsidP="007712E9">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52B7D55" w14:textId="77777777" w:rsidR="00D70E76" w:rsidRDefault="00D70E76" w:rsidP="007712E9">
            <w:pPr>
              <w:pStyle w:val="CellBody"/>
              <w:rPr>
                <w:rFonts w:ascii="Times New Roman" w:hAnsi="Times New Roman"/>
                <w:color w:val="auto"/>
              </w:rPr>
            </w:pPr>
          </w:p>
        </w:tc>
      </w:tr>
      <w:tr w:rsidR="00D70E76" w14:paraId="2FCB2442"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A7CC62A" w14:textId="77777777" w:rsidR="00D70E76" w:rsidRDefault="00D70E76" w:rsidP="007712E9">
            <w:pPr>
              <w:pStyle w:val="CellBody"/>
            </w:pPr>
            <w:r>
              <w:t>Comments:</w:t>
            </w:r>
          </w:p>
        </w:tc>
      </w:tr>
    </w:tbl>
    <w:p w14:paraId="1F3ABA24" w14:textId="77777777" w:rsidR="00D70E76" w:rsidRDefault="00D70E76" w:rsidP="00D70E76">
      <w:r>
        <w:br/>
      </w:r>
    </w:p>
    <w:p w14:paraId="4026971E" w14:textId="2B03B977" w:rsidR="00D70E76" w:rsidRDefault="00D70E76" w:rsidP="00D70E76"/>
    <w:p w14:paraId="7434D70C" w14:textId="77777777" w:rsidR="00D70E76" w:rsidRDefault="00D70E76" w:rsidP="00D70E76"/>
    <w:p w14:paraId="6D4B6E5C" w14:textId="238039CF" w:rsidR="00C65C22" w:rsidRDefault="00C65C22" w:rsidP="00C65C22"/>
    <w:p w14:paraId="6104C06F" w14:textId="148395C6" w:rsidR="00C65C22" w:rsidRPr="00AD33AF" w:rsidRDefault="00C65C22" w:rsidP="00E82BA1">
      <w:pPr>
        <w:pStyle w:val="SectL2"/>
        <w:numPr>
          <w:ilvl w:val="4"/>
          <w:numId w:val="16"/>
        </w:numPr>
        <w:spacing w:after="120"/>
      </w:pPr>
      <w:bookmarkStart w:id="3603" w:name="_Toc102474054"/>
      <w:bookmarkStart w:id="3604" w:name="_Toc102474410"/>
      <w:bookmarkStart w:id="3605" w:name="_Toc102474465"/>
      <w:bookmarkStart w:id="3606" w:name="_Toc102474536"/>
      <w:bookmarkStart w:id="3607" w:name="_Toc105769717"/>
      <w:bookmarkStart w:id="3608" w:name="_Toc105844695"/>
      <w:bookmarkStart w:id="3609" w:name="_Toc105845270"/>
      <w:bookmarkStart w:id="3610" w:name="_Toc105848972"/>
      <w:bookmarkStart w:id="3611" w:name="_Toc108469416"/>
      <w:bookmarkStart w:id="3612" w:name="_Toc108469898"/>
      <w:r>
        <w:t>License Manager</w:t>
      </w:r>
      <w:bookmarkEnd w:id="3603"/>
      <w:bookmarkEnd w:id="3604"/>
      <w:bookmarkEnd w:id="3605"/>
      <w:bookmarkEnd w:id="3606"/>
      <w:bookmarkEnd w:id="3607"/>
      <w:bookmarkEnd w:id="3608"/>
      <w:bookmarkEnd w:id="3609"/>
      <w:bookmarkEnd w:id="3610"/>
      <w:bookmarkEnd w:id="3611"/>
      <w:bookmarkEnd w:id="3612"/>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5C22" w:rsidRPr="00515527" w14:paraId="46506881"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E573E44" w14:textId="77777777" w:rsidR="00C65C22" w:rsidRDefault="00C65C22" w:rsidP="007712E9">
            <w:pPr>
              <w:pStyle w:val="CellBody"/>
              <w:jc w:val="center"/>
              <w:rPr>
                <w:b/>
              </w:rPr>
            </w:pPr>
            <w:r>
              <w:rPr>
                <w:b/>
              </w:rPr>
              <w:t>SRF Notes</w:t>
            </w:r>
          </w:p>
          <w:p w14:paraId="4B32805F" w14:textId="77777777" w:rsidR="00C65C22" w:rsidRDefault="00C65C22" w:rsidP="00C65C22">
            <w:r>
              <w:t>The licensing of Standalone Controller related items (e.g., point License Tiers, ELC and Embedded Link protocols, etc.) will be based on the MAC address of the Standalone Controller (primary side if redundant).  These will be licenses separate from the license used for the Ovation Standalone software itself.  When launched from Ovation Developer Studio, the License Manager will utilize the MAC address as obtained from the connected Standalone Controller.  If running in a disconnected state, the MAC address as defined in the database will be used.  [Source Req. 1.9]</w:t>
            </w:r>
          </w:p>
          <w:p w14:paraId="7E7AC123" w14:textId="77777777" w:rsidR="00C65C22" w:rsidRPr="00096259" w:rsidRDefault="00C65C22" w:rsidP="007712E9">
            <w:pPr>
              <w:pStyle w:val="CellBody"/>
              <w:jc w:val="center"/>
              <w:rPr>
                <w:b/>
              </w:rPr>
            </w:pPr>
          </w:p>
        </w:tc>
      </w:tr>
      <w:tr w:rsidR="00C65C22" w14:paraId="685694E3"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5C60265" w14:textId="5FB8CD82" w:rsidR="00C65C22" w:rsidRPr="003A700C" w:rsidRDefault="00C65C22" w:rsidP="00741EEF">
            <w:pPr>
              <w:pStyle w:val="CellBody"/>
              <w:rPr>
                <w:b/>
              </w:rPr>
            </w:pPr>
          </w:p>
        </w:tc>
      </w:tr>
      <w:tr w:rsidR="00C65C22" w14:paraId="67764F0C"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C9AAB25" w14:textId="77777777" w:rsidR="00C65C22" w:rsidRDefault="00C65C22" w:rsidP="007712E9">
            <w:pPr>
              <w:pStyle w:val="CellBody"/>
              <w:rPr>
                <w:rFonts w:ascii="Times New Roman" w:hAnsi="Times New Roman"/>
                <w:color w:val="auto"/>
              </w:rPr>
            </w:pPr>
            <w:r>
              <w:rPr>
                <w:rFonts w:ascii="Times New Roman" w:hAnsi="Times New Roman"/>
                <w:color w:val="auto"/>
              </w:rPr>
              <w:lastRenderedPageBreak/>
              <w:t>Date(s):</w:t>
            </w:r>
          </w:p>
        </w:tc>
        <w:tc>
          <w:tcPr>
            <w:tcW w:w="5040" w:type="dxa"/>
            <w:tcBorders>
              <w:top w:val="single" w:sz="6" w:space="0" w:color="auto"/>
              <w:left w:val="single" w:sz="4" w:space="0" w:color="auto"/>
              <w:bottom w:val="single" w:sz="4" w:space="0" w:color="auto"/>
              <w:right w:val="single" w:sz="4" w:space="0" w:color="auto"/>
            </w:tcBorders>
          </w:tcPr>
          <w:p w14:paraId="34A48CC0" w14:textId="77777777" w:rsidR="00C65C22" w:rsidRDefault="00C65C22"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27B86137"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 </w:t>
            </w:r>
          </w:p>
        </w:tc>
      </w:tr>
      <w:tr w:rsidR="0052212A" w14:paraId="10E2D41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0C377EB" w14:textId="3F37F3AE" w:rsidR="0052212A" w:rsidRPr="00192470" w:rsidRDefault="0052212A" w:rsidP="0052212A">
            <w:pPr>
              <w:pStyle w:val="CellBody"/>
              <w:numPr>
                <w:ilvl w:val="0"/>
                <w:numId w:val="102"/>
              </w:numPr>
              <w:rPr>
                <w:rFonts w:ascii="Times New Roman" w:hAnsi="Times New Roman"/>
                <w:color w:val="auto"/>
              </w:rPr>
            </w:pPr>
            <w:r>
              <w:rPr>
                <w:rFonts w:ascii="Times New Roman" w:hAnsi="Times New Roman"/>
                <w:color w:val="auto"/>
              </w:rPr>
              <w:t>Covered in Licensing requirement section</w:t>
            </w:r>
          </w:p>
        </w:tc>
        <w:tc>
          <w:tcPr>
            <w:tcW w:w="2070" w:type="dxa"/>
            <w:tcBorders>
              <w:top w:val="single" w:sz="6" w:space="0" w:color="auto"/>
              <w:left w:val="single" w:sz="4" w:space="0" w:color="auto"/>
              <w:bottom w:val="single" w:sz="4" w:space="0" w:color="auto"/>
              <w:right w:val="single" w:sz="4" w:space="0" w:color="auto"/>
            </w:tcBorders>
          </w:tcPr>
          <w:p w14:paraId="25DC562D" w14:textId="535FDC2C"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4F2824DC"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8EF44BA" w14:textId="1457AF96" w:rsidR="0052212A" w:rsidRPr="00192470" w:rsidRDefault="0052212A" w:rsidP="0052212A">
            <w:pPr>
              <w:pStyle w:val="CellBody"/>
              <w:numPr>
                <w:ilvl w:val="0"/>
                <w:numId w:val="102"/>
              </w:numPr>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E2C93A0" w14:textId="1F8E5F79"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C65C22" w14:paraId="30ABEE9C"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21AED8D" w14:textId="77777777" w:rsidR="00C65C22" w:rsidRDefault="00C65C22" w:rsidP="007712E9">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6E182E0F" w14:textId="77777777" w:rsidR="00C65C22" w:rsidRDefault="00C65C22" w:rsidP="007712E9">
            <w:pPr>
              <w:pStyle w:val="CellBody"/>
              <w:rPr>
                <w:rFonts w:ascii="Times New Roman" w:hAnsi="Times New Roman"/>
                <w:color w:val="auto"/>
              </w:rPr>
            </w:pPr>
          </w:p>
        </w:tc>
      </w:tr>
      <w:tr w:rsidR="00C65C22" w14:paraId="0DF5B626"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EEDA592" w14:textId="77777777" w:rsidR="00C65C22" w:rsidRDefault="00C65C22" w:rsidP="007712E9">
            <w:pPr>
              <w:pStyle w:val="CellBody"/>
            </w:pPr>
            <w:r>
              <w:t>Comments:</w:t>
            </w:r>
          </w:p>
        </w:tc>
      </w:tr>
    </w:tbl>
    <w:p w14:paraId="265976B2" w14:textId="77777777" w:rsidR="00C65C22" w:rsidRDefault="00C65C22" w:rsidP="00C65C22">
      <w:r>
        <w:br/>
      </w:r>
    </w:p>
    <w:p w14:paraId="20364EBF" w14:textId="77777777" w:rsidR="00C65C22" w:rsidRDefault="00C65C22" w:rsidP="00C65C22">
      <w:r>
        <w:br/>
      </w:r>
    </w:p>
    <w:p w14:paraId="72DA8D5C" w14:textId="429DBFA5" w:rsidR="00C65C22" w:rsidRPr="00AD33AF" w:rsidRDefault="00C65C22" w:rsidP="00E82BA1">
      <w:pPr>
        <w:pStyle w:val="SectL2"/>
        <w:numPr>
          <w:ilvl w:val="4"/>
          <w:numId w:val="16"/>
        </w:numPr>
        <w:spacing w:after="120"/>
      </w:pPr>
      <w:bookmarkStart w:id="3613" w:name="_Toc102474055"/>
      <w:bookmarkStart w:id="3614" w:name="_Toc102474411"/>
      <w:bookmarkStart w:id="3615" w:name="_Toc102474466"/>
      <w:bookmarkStart w:id="3616" w:name="_Toc102474537"/>
      <w:bookmarkStart w:id="3617" w:name="_Toc105769718"/>
      <w:bookmarkStart w:id="3618" w:name="_Toc105844696"/>
      <w:bookmarkStart w:id="3619" w:name="_Toc105845271"/>
      <w:bookmarkStart w:id="3620" w:name="_Toc105848973"/>
      <w:bookmarkStart w:id="3621" w:name="_Toc108469417"/>
      <w:bookmarkStart w:id="3622" w:name="_Toc108469899"/>
      <w:r>
        <w:t>Read-only Mode</w:t>
      </w:r>
      <w:bookmarkEnd w:id="3613"/>
      <w:bookmarkEnd w:id="3614"/>
      <w:bookmarkEnd w:id="3615"/>
      <w:bookmarkEnd w:id="3616"/>
      <w:bookmarkEnd w:id="3617"/>
      <w:bookmarkEnd w:id="3618"/>
      <w:bookmarkEnd w:id="3619"/>
      <w:bookmarkEnd w:id="3620"/>
      <w:bookmarkEnd w:id="3621"/>
      <w:bookmarkEnd w:id="3622"/>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5C22" w:rsidRPr="00515527" w14:paraId="03C47D98"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56DF7E9" w14:textId="77777777" w:rsidR="00C65C22" w:rsidRDefault="00C65C22" w:rsidP="007712E9">
            <w:pPr>
              <w:pStyle w:val="CellBody"/>
              <w:jc w:val="center"/>
              <w:rPr>
                <w:b/>
              </w:rPr>
            </w:pPr>
            <w:r>
              <w:rPr>
                <w:b/>
              </w:rPr>
              <w:t>SRF Notes</w:t>
            </w:r>
          </w:p>
          <w:p w14:paraId="2DF6034D" w14:textId="77777777" w:rsidR="00C65C22" w:rsidRDefault="00C65C22" w:rsidP="00C65C22">
            <w:r>
              <w:t>The Ovation Developer Studio will support operation in a read-only mode.  This will be employed if the connected user is an Operator or if any user has connected to a Standalone Controller which has been locked (for engineering) by another user from another computer.  The Ovation Developer Studio running in read-only mode will have the following differences:</w:t>
            </w:r>
          </w:p>
          <w:p w14:paraId="51E96CB9" w14:textId="77777777" w:rsidR="00C65C22" w:rsidRDefault="00C65C22" w:rsidP="00E82BA1">
            <w:pPr>
              <w:pStyle w:val="ListParagraph"/>
              <w:numPr>
                <w:ilvl w:val="0"/>
                <w:numId w:val="22"/>
              </w:numPr>
              <w:spacing w:before="200" w:after="200" w:line="276" w:lineRule="auto"/>
            </w:pPr>
            <w:r>
              <w:t>The following Operations are disabled, regardless of the user’s Ovation security configuration:  Insert New…, Delete, Purge, Copy, Load, Download, Reboot, Clear, Reconcile, Create Baseline…, Control Options…, Import (Graphics), Coefficient Calc, and Restore.</w:t>
            </w:r>
          </w:p>
          <w:p w14:paraId="02FCE78D" w14:textId="77777777" w:rsidR="00C65C22" w:rsidRDefault="00C65C22" w:rsidP="00E82BA1">
            <w:pPr>
              <w:pStyle w:val="ListParagraph"/>
              <w:numPr>
                <w:ilvl w:val="0"/>
                <w:numId w:val="22"/>
              </w:numPr>
              <w:spacing w:before="200" w:after="200" w:line="276" w:lineRule="auto"/>
            </w:pPr>
            <w:r>
              <w:t>When launched from Ovation Developer Studio, the Ovation Graphics Builder will run in read-only mode.</w:t>
            </w:r>
          </w:p>
          <w:p w14:paraId="3B4BC6BE" w14:textId="77777777" w:rsidR="00C65C22" w:rsidRPr="00BA31A4" w:rsidRDefault="00C65C22" w:rsidP="00E82BA1">
            <w:pPr>
              <w:pStyle w:val="ListParagraph"/>
              <w:numPr>
                <w:ilvl w:val="0"/>
                <w:numId w:val="22"/>
              </w:numPr>
              <w:spacing w:before="200" w:after="200" w:line="276" w:lineRule="auto"/>
            </w:pPr>
            <w:r>
              <w:t>Ovation Developer Studio will not launch the Ovation Control Builder.</w:t>
            </w:r>
          </w:p>
          <w:p w14:paraId="021892CD" w14:textId="77777777" w:rsidR="00C65C22" w:rsidRPr="00096259" w:rsidRDefault="00C65C22" w:rsidP="007712E9">
            <w:pPr>
              <w:pStyle w:val="CellBody"/>
              <w:jc w:val="center"/>
              <w:rPr>
                <w:b/>
              </w:rPr>
            </w:pPr>
          </w:p>
        </w:tc>
      </w:tr>
      <w:tr w:rsidR="00C65C22" w14:paraId="0584D783"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412EFC3" w14:textId="73512B2D" w:rsidR="00C65C22" w:rsidRPr="003A700C" w:rsidRDefault="00C65C22" w:rsidP="00E82BA1">
            <w:pPr>
              <w:pStyle w:val="CellBody"/>
              <w:numPr>
                <w:ilvl w:val="5"/>
                <w:numId w:val="16"/>
              </w:numPr>
              <w:rPr>
                <w:b/>
              </w:rPr>
            </w:pPr>
            <w:r w:rsidRPr="00AD33AF">
              <w:rPr>
                <w:b/>
              </w:rPr>
              <w:t>Test :</w:t>
            </w:r>
            <w:r>
              <w:rPr>
                <w:b/>
              </w:rPr>
              <w:t xml:space="preserve"> </w:t>
            </w:r>
            <w:r w:rsidR="00741EEF" w:rsidRPr="00741EEF">
              <w:rPr>
                <w:bCs/>
              </w:rPr>
              <w:t>Verification of Read-only mode</w:t>
            </w:r>
          </w:p>
        </w:tc>
      </w:tr>
      <w:tr w:rsidR="00C65C22" w14:paraId="01D4B20E"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44C725A" w14:textId="77777777" w:rsidR="00C65C22" w:rsidRDefault="00C65C22"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3CBB9E8" w14:textId="77777777" w:rsidR="00C65C22" w:rsidRDefault="00C65C22"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09A7B4EE"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 </w:t>
            </w:r>
          </w:p>
        </w:tc>
      </w:tr>
      <w:tr w:rsidR="00C65C22" w14:paraId="7476314D"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7BF8146" w14:textId="1953A5DB" w:rsidR="00C65C22" w:rsidRDefault="00192470" w:rsidP="00BA7962">
            <w:pPr>
              <w:pStyle w:val="CellBody"/>
              <w:numPr>
                <w:ilvl w:val="0"/>
                <w:numId w:val="103"/>
              </w:numPr>
              <w:rPr>
                <w:rFonts w:ascii="Times New Roman" w:hAnsi="Times New Roman"/>
                <w:color w:val="auto"/>
              </w:rPr>
            </w:pPr>
            <w:r>
              <w:rPr>
                <w:rFonts w:ascii="Times New Roman" w:hAnsi="Times New Roman"/>
                <w:color w:val="auto"/>
              </w:rPr>
              <w:t>Verify if connected</w:t>
            </w:r>
            <w:r w:rsidRPr="00192470">
              <w:rPr>
                <w:rFonts w:ascii="Times New Roman" w:hAnsi="Times New Roman"/>
                <w:bCs/>
                <w:color w:val="auto"/>
              </w:rPr>
              <w:t xml:space="preserve"> </w:t>
            </w:r>
            <w:r w:rsidRPr="00192470">
              <w:rPr>
                <w:bCs/>
              </w:rPr>
              <w:t>user is an Operator then Ovation Developer Studio will support operation in a read-only mode</w:t>
            </w:r>
          </w:p>
        </w:tc>
        <w:tc>
          <w:tcPr>
            <w:tcW w:w="2070" w:type="dxa"/>
            <w:tcBorders>
              <w:top w:val="single" w:sz="6" w:space="0" w:color="auto"/>
              <w:left w:val="single" w:sz="4" w:space="0" w:color="auto"/>
              <w:bottom w:val="single" w:sz="4" w:space="0" w:color="auto"/>
              <w:right w:val="single" w:sz="4" w:space="0" w:color="auto"/>
            </w:tcBorders>
          </w:tcPr>
          <w:p w14:paraId="68CF517E"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P/F/F#/NA:  </w:t>
            </w:r>
          </w:p>
        </w:tc>
      </w:tr>
      <w:tr w:rsidR="0052212A" w14:paraId="4037C60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54E51B4" w14:textId="6DBA6022" w:rsidR="0052212A" w:rsidRDefault="0052212A" w:rsidP="0052212A">
            <w:pPr>
              <w:pStyle w:val="CellBody"/>
              <w:numPr>
                <w:ilvl w:val="0"/>
                <w:numId w:val="103"/>
              </w:numPr>
              <w:rPr>
                <w:rFonts w:ascii="Times New Roman" w:hAnsi="Times New Roman"/>
                <w:color w:val="auto"/>
              </w:rPr>
            </w:pPr>
            <w:r>
              <w:rPr>
                <w:rFonts w:ascii="Times New Roman" w:hAnsi="Times New Roman"/>
                <w:color w:val="auto"/>
              </w:rPr>
              <w:t xml:space="preserve">Verify </w:t>
            </w:r>
            <w:r w:rsidRPr="00192470">
              <w:rPr>
                <w:bCs/>
              </w:rPr>
              <w:t>if any user has connected to a Standalone Controller which has been locked (for engineering) by another user from another computer then Ovation Developer Studio will support operation in a read-only mode</w:t>
            </w:r>
          </w:p>
        </w:tc>
        <w:tc>
          <w:tcPr>
            <w:tcW w:w="2070" w:type="dxa"/>
            <w:tcBorders>
              <w:top w:val="single" w:sz="6" w:space="0" w:color="auto"/>
              <w:left w:val="single" w:sz="4" w:space="0" w:color="auto"/>
              <w:bottom w:val="single" w:sz="4" w:space="0" w:color="auto"/>
              <w:right w:val="single" w:sz="4" w:space="0" w:color="auto"/>
            </w:tcBorders>
          </w:tcPr>
          <w:p w14:paraId="58A1549C" w14:textId="3243854A"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17E2A07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6B3EC54" w14:textId="0AE1D64B" w:rsidR="0052212A" w:rsidRDefault="0052212A" w:rsidP="0052212A">
            <w:pPr>
              <w:pStyle w:val="CellBody"/>
              <w:numPr>
                <w:ilvl w:val="0"/>
                <w:numId w:val="103"/>
              </w:numPr>
              <w:rPr>
                <w:rFonts w:ascii="Times New Roman" w:hAnsi="Times New Roman"/>
                <w:color w:val="auto"/>
              </w:rPr>
            </w:pPr>
            <w:r>
              <w:rPr>
                <w:rFonts w:ascii="Times New Roman" w:hAnsi="Times New Roman"/>
                <w:color w:val="auto"/>
              </w:rPr>
              <w:t xml:space="preserve">Verify </w:t>
            </w:r>
            <w:r w:rsidRPr="00946D46">
              <w:rPr>
                <w:rFonts w:ascii="Times New Roman" w:hAnsi="Times New Roman"/>
                <w:color w:val="auto"/>
              </w:rPr>
              <w:t xml:space="preserve">that regardless of user, </w:t>
            </w:r>
            <w:r w:rsidRPr="00741EEF">
              <w:rPr>
                <w:rFonts w:ascii="Times New Roman" w:hAnsi="Times New Roman"/>
                <w:color w:val="auto"/>
              </w:rPr>
              <w:t>if Ovation Developer Studio running in read-only mode then following oprations will be disabled “Insert New…, Delete, Purge, Copy, Load, Download, Reboot, Clear, Reconcile, Create Baseline…, Control Options…, Import (Graphics), Coefficient Calc, and Restore”</w:t>
            </w:r>
          </w:p>
        </w:tc>
        <w:tc>
          <w:tcPr>
            <w:tcW w:w="2070" w:type="dxa"/>
            <w:tcBorders>
              <w:top w:val="single" w:sz="6" w:space="0" w:color="auto"/>
              <w:left w:val="single" w:sz="4" w:space="0" w:color="auto"/>
              <w:bottom w:val="single" w:sz="4" w:space="0" w:color="auto"/>
              <w:right w:val="single" w:sz="4" w:space="0" w:color="auto"/>
            </w:tcBorders>
          </w:tcPr>
          <w:p w14:paraId="2F7E35CC" w14:textId="14E6A1D6"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0B70283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2FB1641" w14:textId="6EDB571F" w:rsidR="0052212A" w:rsidRDefault="0052212A" w:rsidP="0052212A">
            <w:pPr>
              <w:pStyle w:val="CellBody"/>
              <w:numPr>
                <w:ilvl w:val="0"/>
                <w:numId w:val="103"/>
              </w:numPr>
              <w:rPr>
                <w:rFonts w:ascii="Times New Roman" w:hAnsi="Times New Roman"/>
                <w:color w:val="auto"/>
              </w:rPr>
            </w:pPr>
            <w:r w:rsidRPr="00946D46">
              <w:rPr>
                <w:rFonts w:ascii="Times New Roman" w:hAnsi="Times New Roman"/>
                <w:color w:val="auto"/>
              </w:rPr>
              <w:t xml:space="preserve">Verify if </w:t>
            </w:r>
            <w:r w:rsidRPr="00741EEF">
              <w:rPr>
                <w:rFonts w:ascii="Times New Roman" w:hAnsi="Times New Roman"/>
                <w:color w:val="auto"/>
              </w:rPr>
              <w:t>launched from Ovation Developer Studio, the Ovation Graphics Builder will run in read-only mode</w:t>
            </w:r>
            <w:r w:rsidRPr="00946D46">
              <w:rPr>
                <w:rFonts w:ascii="Times New Roman" w:hAnsi="Times New Roman"/>
                <w:color w:val="auto"/>
              </w:rPr>
              <w:t xml:space="preserve"> </w:t>
            </w:r>
          </w:p>
        </w:tc>
        <w:tc>
          <w:tcPr>
            <w:tcW w:w="2070" w:type="dxa"/>
            <w:tcBorders>
              <w:top w:val="single" w:sz="6" w:space="0" w:color="auto"/>
              <w:left w:val="single" w:sz="4" w:space="0" w:color="auto"/>
              <w:bottom w:val="single" w:sz="4" w:space="0" w:color="auto"/>
              <w:right w:val="single" w:sz="4" w:space="0" w:color="auto"/>
            </w:tcBorders>
          </w:tcPr>
          <w:p w14:paraId="15918A37" w14:textId="6FAA2BEE"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3592CD0D"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8C37D5A" w14:textId="4B398FAC" w:rsidR="0052212A" w:rsidRDefault="0052212A" w:rsidP="0052212A">
            <w:pPr>
              <w:pStyle w:val="CellBody"/>
              <w:numPr>
                <w:ilvl w:val="0"/>
                <w:numId w:val="103"/>
              </w:numPr>
              <w:rPr>
                <w:rFonts w:ascii="Times New Roman" w:hAnsi="Times New Roman"/>
                <w:color w:val="auto"/>
              </w:rPr>
            </w:pPr>
            <w:r w:rsidRPr="00946D46">
              <w:rPr>
                <w:rFonts w:ascii="Times New Roman" w:hAnsi="Times New Roman"/>
                <w:color w:val="auto"/>
              </w:rPr>
              <w:t xml:space="preserve">Verify </w:t>
            </w:r>
            <w:r>
              <w:rPr>
                <w:rFonts w:ascii="Times New Roman" w:hAnsi="Times New Roman"/>
                <w:color w:val="auto"/>
              </w:rPr>
              <w:t xml:space="preserve">in read-only mode </w:t>
            </w:r>
            <w:r w:rsidRPr="00946D46">
              <w:rPr>
                <w:rFonts w:ascii="Times New Roman" w:hAnsi="Times New Roman"/>
                <w:color w:val="auto"/>
              </w:rPr>
              <w:t xml:space="preserve">if </w:t>
            </w:r>
            <w:r w:rsidRPr="00741EEF">
              <w:rPr>
                <w:rFonts w:ascii="Times New Roman" w:hAnsi="Times New Roman"/>
                <w:color w:val="auto"/>
              </w:rPr>
              <w:t>Ovation Developer Studio will not launch the Ovation Control Builder</w:t>
            </w:r>
            <w:r>
              <w:rPr>
                <w:rFonts w:ascii="Times New Roman" w:hAnsi="Times New Roman"/>
                <w:color w:val="auto"/>
              </w:rPr>
              <w:t xml:space="preserve"> </w:t>
            </w:r>
          </w:p>
        </w:tc>
        <w:tc>
          <w:tcPr>
            <w:tcW w:w="2070" w:type="dxa"/>
            <w:tcBorders>
              <w:top w:val="single" w:sz="6" w:space="0" w:color="auto"/>
              <w:left w:val="single" w:sz="4" w:space="0" w:color="auto"/>
              <w:bottom w:val="single" w:sz="4" w:space="0" w:color="auto"/>
              <w:right w:val="single" w:sz="4" w:space="0" w:color="auto"/>
            </w:tcBorders>
          </w:tcPr>
          <w:p w14:paraId="2EACC874" w14:textId="18878F37"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ED0E97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BD14D6E" w14:textId="77777777" w:rsidR="0052212A" w:rsidRDefault="0052212A" w:rsidP="0052212A">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07944969" w14:textId="77777777" w:rsidR="0052212A" w:rsidRDefault="0052212A" w:rsidP="0052212A">
            <w:pPr>
              <w:pStyle w:val="CellBody"/>
              <w:rPr>
                <w:rFonts w:ascii="Times New Roman" w:hAnsi="Times New Roman"/>
                <w:color w:val="auto"/>
              </w:rPr>
            </w:pPr>
          </w:p>
        </w:tc>
      </w:tr>
      <w:tr w:rsidR="0052212A" w14:paraId="48DBAAED"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C31AD8B" w14:textId="77777777" w:rsidR="0052212A" w:rsidRDefault="0052212A" w:rsidP="0052212A">
            <w:pPr>
              <w:pStyle w:val="CellBody"/>
            </w:pPr>
            <w:r>
              <w:t>Comments:</w:t>
            </w:r>
          </w:p>
        </w:tc>
      </w:tr>
    </w:tbl>
    <w:p w14:paraId="2E4AFBCC" w14:textId="77777777" w:rsidR="00741EEF" w:rsidRDefault="00741EEF" w:rsidP="00C65C22"/>
    <w:p w14:paraId="2E3922A3" w14:textId="0DAA8526" w:rsidR="00C65C22" w:rsidRDefault="00C65C22" w:rsidP="00C65C22">
      <w:r>
        <w:br/>
      </w:r>
    </w:p>
    <w:p w14:paraId="5A6E5CFF" w14:textId="77777777" w:rsidR="00C65C22" w:rsidRDefault="00C65C22" w:rsidP="00C65C22">
      <w:r>
        <w:lastRenderedPageBreak/>
        <w:br/>
      </w:r>
    </w:p>
    <w:p w14:paraId="56F28338" w14:textId="5FF0CA36" w:rsidR="00C65C22" w:rsidRPr="00AD33AF" w:rsidRDefault="00C65C22" w:rsidP="00E82BA1">
      <w:pPr>
        <w:pStyle w:val="SectL2"/>
        <w:numPr>
          <w:ilvl w:val="4"/>
          <w:numId w:val="16"/>
        </w:numPr>
        <w:spacing w:after="120"/>
      </w:pPr>
      <w:bookmarkStart w:id="3623" w:name="_Toc102474056"/>
      <w:bookmarkStart w:id="3624" w:name="_Toc102474412"/>
      <w:bookmarkStart w:id="3625" w:name="_Toc102474467"/>
      <w:bookmarkStart w:id="3626" w:name="_Toc102474538"/>
      <w:bookmarkStart w:id="3627" w:name="_Toc105769719"/>
      <w:bookmarkStart w:id="3628" w:name="_Toc105844697"/>
      <w:bookmarkStart w:id="3629" w:name="_Toc105845272"/>
      <w:bookmarkStart w:id="3630" w:name="_Toc105848974"/>
      <w:bookmarkStart w:id="3631" w:name="_Toc108469418"/>
      <w:bookmarkStart w:id="3632" w:name="_Toc108469900"/>
      <w:r>
        <w:t>Operations</w:t>
      </w:r>
      <w:bookmarkEnd w:id="3623"/>
      <w:bookmarkEnd w:id="3624"/>
      <w:bookmarkEnd w:id="3625"/>
      <w:bookmarkEnd w:id="3626"/>
      <w:bookmarkEnd w:id="3627"/>
      <w:bookmarkEnd w:id="3628"/>
      <w:bookmarkEnd w:id="3629"/>
      <w:bookmarkEnd w:id="3630"/>
      <w:bookmarkEnd w:id="3631"/>
      <w:bookmarkEnd w:id="3632"/>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5C22" w:rsidRPr="00515527" w14:paraId="3D2CBB82"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0A0DA5B" w14:textId="77777777" w:rsidR="00C65C22" w:rsidRDefault="00C65C22" w:rsidP="007712E9">
            <w:pPr>
              <w:pStyle w:val="CellBody"/>
              <w:jc w:val="center"/>
              <w:rPr>
                <w:b/>
              </w:rPr>
            </w:pPr>
            <w:r>
              <w:rPr>
                <w:b/>
              </w:rPr>
              <w:t>SRF Notes</w:t>
            </w:r>
          </w:p>
          <w:p w14:paraId="643A8410" w14:textId="77777777" w:rsidR="00C65C22" w:rsidRDefault="00C65C22" w:rsidP="00C65C22">
            <w:r>
              <w:t>A new right-click Operation will be defined for the Standalone Controller database object.  This operation will permit the user to perform the following [Source Req. 2.8]:</w:t>
            </w:r>
          </w:p>
          <w:p w14:paraId="33E939B9" w14:textId="77777777" w:rsidR="00C65C22" w:rsidRDefault="00C65C22" w:rsidP="00E82BA1">
            <w:pPr>
              <w:pStyle w:val="ListParagraph"/>
              <w:numPr>
                <w:ilvl w:val="0"/>
                <w:numId w:val="23"/>
              </w:numPr>
              <w:spacing w:before="200" w:after="200" w:line="276" w:lineRule="auto"/>
            </w:pPr>
            <w:r>
              <w:t>Perform an explicit download of the Standalone Controller database (and supporting files) to the Standalone Controller.</w:t>
            </w:r>
          </w:p>
          <w:p w14:paraId="155834DE" w14:textId="77777777" w:rsidR="00C65C22" w:rsidRDefault="00C65C22" w:rsidP="00E82BA1">
            <w:pPr>
              <w:pStyle w:val="ListParagraph"/>
              <w:numPr>
                <w:ilvl w:val="0"/>
                <w:numId w:val="23"/>
              </w:numPr>
              <w:spacing w:before="200" w:after="200" w:line="276" w:lineRule="auto"/>
            </w:pPr>
            <w:r>
              <w:t>Enable/disable the implicit download of the Standalone Controller database (and supporting files) to the Standalone Controller immediately following each successful Load to the Standalone Controller.</w:t>
            </w:r>
          </w:p>
          <w:p w14:paraId="73F0E723" w14:textId="77777777" w:rsidR="00C65C22" w:rsidRDefault="00C65C22" w:rsidP="00C65C22">
            <w:r>
              <w:t>The following Operations will be disabled unless the user is currently connected to the Standalone Controller in a locked state:</w:t>
            </w:r>
          </w:p>
          <w:p w14:paraId="7BE01648" w14:textId="77777777" w:rsidR="00C65C22" w:rsidRDefault="00C65C22" w:rsidP="00E82BA1">
            <w:pPr>
              <w:pStyle w:val="ListParagraph"/>
              <w:numPr>
                <w:ilvl w:val="0"/>
                <w:numId w:val="24"/>
              </w:numPr>
              <w:spacing w:before="200" w:after="200" w:line="276" w:lineRule="auto"/>
            </w:pPr>
            <w:r>
              <w:t>Load</w:t>
            </w:r>
          </w:p>
          <w:p w14:paraId="5EC3D000" w14:textId="77777777" w:rsidR="00C65C22" w:rsidRDefault="00C65C22" w:rsidP="00E82BA1">
            <w:pPr>
              <w:pStyle w:val="ListParagraph"/>
              <w:numPr>
                <w:ilvl w:val="0"/>
                <w:numId w:val="24"/>
              </w:numPr>
              <w:spacing w:before="200" w:after="200" w:line="276" w:lineRule="auto"/>
            </w:pPr>
            <w:r>
              <w:t>Download</w:t>
            </w:r>
          </w:p>
          <w:p w14:paraId="190F75FB" w14:textId="77777777" w:rsidR="00C65C22" w:rsidRDefault="00C65C22" w:rsidP="00E82BA1">
            <w:pPr>
              <w:pStyle w:val="ListParagraph"/>
              <w:numPr>
                <w:ilvl w:val="0"/>
                <w:numId w:val="24"/>
              </w:numPr>
              <w:spacing w:before="200" w:after="200" w:line="276" w:lineRule="auto"/>
            </w:pPr>
            <w:r>
              <w:t>Reboot</w:t>
            </w:r>
          </w:p>
          <w:p w14:paraId="012DD9D5" w14:textId="77777777" w:rsidR="00C65C22" w:rsidRDefault="00C65C22" w:rsidP="00E82BA1">
            <w:pPr>
              <w:pStyle w:val="ListParagraph"/>
              <w:numPr>
                <w:ilvl w:val="0"/>
                <w:numId w:val="24"/>
              </w:numPr>
              <w:spacing w:before="200" w:after="200" w:line="276" w:lineRule="auto"/>
            </w:pPr>
            <w:r>
              <w:t>Clear</w:t>
            </w:r>
          </w:p>
          <w:p w14:paraId="570A63F8" w14:textId="77777777" w:rsidR="00C65C22" w:rsidRDefault="00C65C22" w:rsidP="00E82BA1">
            <w:pPr>
              <w:pStyle w:val="ListParagraph"/>
              <w:numPr>
                <w:ilvl w:val="0"/>
                <w:numId w:val="24"/>
              </w:numPr>
              <w:spacing w:before="200" w:after="200" w:line="276" w:lineRule="auto"/>
            </w:pPr>
            <w:r>
              <w:t>Reconcile</w:t>
            </w:r>
          </w:p>
          <w:p w14:paraId="44AA05A6" w14:textId="77777777" w:rsidR="00C65C22" w:rsidRPr="00BA31A4" w:rsidRDefault="00C65C22" w:rsidP="00E82BA1">
            <w:pPr>
              <w:pStyle w:val="ListParagraph"/>
              <w:numPr>
                <w:ilvl w:val="0"/>
                <w:numId w:val="24"/>
              </w:numPr>
              <w:spacing w:before="200" w:after="200" w:line="276" w:lineRule="auto"/>
            </w:pPr>
            <w:r>
              <w:t>Restore</w:t>
            </w:r>
          </w:p>
          <w:p w14:paraId="738B2C3B" w14:textId="77777777" w:rsidR="00C65C22" w:rsidRPr="00096259" w:rsidRDefault="00C65C22" w:rsidP="007712E9">
            <w:pPr>
              <w:pStyle w:val="CellBody"/>
              <w:jc w:val="center"/>
              <w:rPr>
                <w:b/>
              </w:rPr>
            </w:pPr>
          </w:p>
        </w:tc>
      </w:tr>
      <w:tr w:rsidR="00C65C22" w14:paraId="5754BDEE"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8224F9A" w14:textId="0B3D7A51" w:rsidR="00C65C22" w:rsidRPr="003A700C" w:rsidRDefault="00C65C22" w:rsidP="0012704D">
            <w:pPr>
              <w:pStyle w:val="CellBody"/>
              <w:numPr>
                <w:ilvl w:val="5"/>
                <w:numId w:val="16"/>
              </w:numPr>
              <w:rPr>
                <w:b/>
              </w:rPr>
            </w:pPr>
            <w:r w:rsidRPr="00AD33AF">
              <w:rPr>
                <w:b/>
              </w:rPr>
              <w:t>Test :</w:t>
            </w:r>
            <w:r>
              <w:rPr>
                <w:b/>
              </w:rPr>
              <w:t xml:space="preserve"> </w:t>
            </w:r>
            <w:r w:rsidR="0012704D" w:rsidRPr="0012704D">
              <w:rPr>
                <w:bCs/>
              </w:rPr>
              <w:t xml:space="preserve">Verify new </w:t>
            </w:r>
            <w:r w:rsidR="00AD4DDA" w:rsidRPr="0012704D">
              <w:rPr>
                <w:bCs/>
              </w:rPr>
              <w:t>right-click Operation</w:t>
            </w:r>
            <w:r w:rsidR="00AD4DDA" w:rsidRPr="00AD4DDA">
              <w:rPr>
                <w:b/>
              </w:rPr>
              <w:t xml:space="preserve"> </w:t>
            </w:r>
          </w:p>
        </w:tc>
      </w:tr>
      <w:tr w:rsidR="00C65C22" w14:paraId="6123B455"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9073E62" w14:textId="77777777" w:rsidR="00C65C22" w:rsidRDefault="00C65C22"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5F11728" w14:textId="77777777" w:rsidR="00C65C22" w:rsidRDefault="00C65C22"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D124668"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 </w:t>
            </w:r>
          </w:p>
        </w:tc>
      </w:tr>
      <w:tr w:rsidR="00C65C22" w14:paraId="45D127F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1CA15B1" w14:textId="312374E2" w:rsidR="00C65C22" w:rsidRDefault="00946D46" w:rsidP="00BA7962">
            <w:pPr>
              <w:pStyle w:val="CellBody"/>
              <w:numPr>
                <w:ilvl w:val="0"/>
                <w:numId w:val="105"/>
              </w:numPr>
              <w:rPr>
                <w:rFonts w:ascii="Times New Roman" w:hAnsi="Times New Roman"/>
                <w:color w:val="auto"/>
              </w:rPr>
            </w:pPr>
            <w:r>
              <w:rPr>
                <w:rFonts w:ascii="Times New Roman" w:hAnsi="Times New Roman"/>
                <w:color w:val="auto"/>
              </w:rPr>
              <w:t xml:space="preserve">Verify if </w:t>
            </w:r>
            <w:r w:rsidRPr="00946D46">
              <w:rPr>
                <w:bCs/>
              </w:rPr>
              <w:t>right-click Operation will permit the user to perform an explicit download of the Standalone Controller database (and supporting files) to the Standalone Controller</w:t>
            </w:r>
          </w:p>
        </w:tc>
        <w:tc>
          <w:tcPr>
            <w:tcW w:w="2070" w:type="dxa"/>
            <w:tcBorders>
              <w:top w:val="single" w:sz="6" w:space="0" w:color="auto"/>
              <w:left w:val="single" w:sz="4" w:space="0" w:color="auto"/>
              <w:bottom w:val="single" w:sz="4" w:space="0" w:color="auto"/>
              <w:right w:val="single" w:sz="4" w:space="0" w:color="auto"/>
            </w:tcBorders>
          </w:tcPr>
          <w:p w14:paraId="30AF07F6"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P/F/F#/NA:  </w:t>
            </w:r>
          </w:p>
        </w:tc>
      </w:tr>
      <w:tr w:rsidR="0052212A" w14:paraId="3A5647AB"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3F7AA32" w14:textId="182F26AC" w:rsidR="0052212A" w:rsidRDefault="0052212A" w:rsidP="0052212A">
            <w:pPr>
              <w:pStyle w:val="CellBody"/>
              <w:numPr>
                <w:ilvl w:val="0"/>
                <w:numId w:val="105"/>
              </w:numPr>
              <w:rPr>
                <w:rFonts w:ascii="Times New Roman" w:hAnsi="Times New Roman"/>
                <w:color w:val="auto"/>
              </w:rPr>
            </w:pPr>
            <w:r>
              <w:rPr>
                <w:rFonts w:ascii="Times New Roman" w:hAnsi="Times New Roman"/>
                <w:color w:val="auto"/>
              </w:rPr>
              <w:t xml:space="preserve">Verify if </w:t>
            </w:r>
            <w:r w:rsidRPr="00946D46">
              <w:rPr>
                <w:bCs/>
              </w:rPr>
              <w:t>right-click Operation will permit the user to</w:t>
            </w:r>
            <w:r>
              <w:rPr>
                <w:bCs/>
              </w:rPr>
              <w:t xml:space="preserve"> </w:t>
            </w:r>
            <w:r w:rsidRPr="00946D46">
              <w:rPr>
                <w:bCs/>
              </w:rPr>
              <w:t>Enable the implicit download of the Standalone Controller database (and supporting files) to the Standalone Controller immediately following each successful Load to the Standalone Controller</w:t>
            </w:r>
          </w:p>
        </w:tc>
        <w:tc>
          <w:tcPr>
            <w:tcW w:w="2070" w:type="dxa"/>
            <w:tcBorders>
              <w:top w:val="single" w:sz="6" w:space="0" w:color="auto"/>
              <w:left w:val="single" w:sz="4" w:space="0" w:color="auto"/>
              <w:bottom w:val="single" w:sz="4" w:space="0" w:color="auto"/>
              <w:right w:val="single" w:sz="4" w:space="0" w:color="auto"/>
            </w:tcBorders>
          </w:tcPr>
          <w:p w14:paraId="4F48E3C1" w14:textId="59C8B583"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E37D95C"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B083BD2" w14:textId="537F2D0D" w:rsidR="0052212A" w:rsidRDefault="0052212A" w:rsidP="0052212A">
            <w:pPr>
              <w:pStyle w:val="CellBody"/>
              <w:numPr>
                <w:ilvl w:val="0"/>
                <w:numId w:val="105"/>
              </w:numPr>
              <w:rPr>
                <w:rFonts w:ascii="Times New Roman" w:hAnsi="Times New Roman"/>
                <w:color w:val="auto"/>
              </w:rPr>
            </w:pPr>
            <w:r>
              <w:rPr>
                <w:rFonts w:ascii="Times New Roman" w:hAnsi="Times New Roman"/>
                <w:color w:val="auto"/>
              </w:rPr>
              <w:t xml:space="preserve">Verify if </w:t>
            </w:r>
            <w:r w:rsidRPr="0012704D">
              <w:rPr>
                <w:rFonts w:ascii="Times New Roman" w:hAnsi="Times New Roman"/>
                <w:color w:val="auto"/>
              </w:rPr>
              <w:t>right-click Operation will permit the user to disable the implicit download of the Standalone Controller database (and supporting files) to the Standalone Controller immediately following each successful Load to the Standalone Controller</w:t>
            </w:r>
          </w:p>
        </w:tc>
        <w:tc>
          <w:tcPr>
            <w:tcW w:w="2070" w:type="dxa"/>
            <w:tcBorders>
              <w:top w:val="single" w:sz="6" w:space="0" w:color="auto"/>
              <w:left w:val="single" w:sz="4" w:space="0" w:color="auto"/>
              <w:bottom w:val="single" w:sz="4" w:space="0" w:color="auto"/>
              <w:right w:val="single" w:sz="4" w:space="0" w:color="auto"/>
            </w:tcBorders>
          </w:tcPr>
          <w:p w14:paraId="25EBB2D2" w14:textId="03E858D5"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12704D" w14:paraId="06ECF285"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F9A8BAB" w14:textId="77777777" w:rsidR="0012704D" w:rsidRDefault="0012704D" w:rsidP="0012704D">
            <w:pPr>
              <w:pStyle w:val="CellBody"/>
            </w:pPr>
            <w:r>
              <w:t>Comments:</w:t>
            </w:r>
          </w:p>
        </w:tc>
      </w:tr>
    </w:tbl>
    <w:p w14:paraId="4B209229" w14:textId="77777777" w:rsidR="00C65C22" w:rsidRDefault="00C65C22" w:rsidP="00C65C22">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5C22" w14:paraId="3A6D56F8"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B94116D" w14:textId="1638560D" w:rsidR="00C65C22" w:rsidRPr="003A700C" w:rsidRDefault="00C65C22" w:rsidP="0012704D">
            <w:pPr>
              <w:pStyle w:val="CellBody"/>
              <w:numPr>
                <w:ilvl w:val="5"/>
                <w:numId w:val="16"/>
              </w:numPr>
              <w:rPr>
                <w:b/>
              </w:rPr>
            </w:pPr>
            <w:r w:rsidRPr="00AD33AF">
              <w:rPr>
                <w:b/>
              </w:rPr>
              <w:t>Test :</w:t>
            </w:r>
            <w:r>
              <w:rPr>
                <w:b/>
              </w:rPr>
              <w:t xml:space="preserve"> </w:t>
            </w:r>
            <w:r w:rsidR="0012704D" w:rsidRPr="0012704D">
              <w:rPr>
                <w:bCs/>
              </w:rPr>
              <w:t>Verfy if Operations will be disabled unless the user is currently connected to the Standalone Controller in a locked state</w:t>
            </w:r>
          </w:p>
        </w:tc>
      </w:tr>
      <w:tr w:rsidR="00C65C22" w14:paraId="35F06C33"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FAE2FCE" w14:textId="77777777" w:rsidR="00C65C22" w:rsidRDefault="00C65C22"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86C9ECB" w14:textId="77777777" w:rsidR="00C65C22" w:rsidRDefault="00C65C22"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A14AAFC"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 </w:t>
            </w:r>
          </w:p>
        </w:tc>
      </w:tr>
      <w:tr w:rsidR="00C65C22" w14:paraId="24F7033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373B485" w14:textId="7EB10FE5" w:rsidR="00C65C22" w:rsidRPr="00946D46" w:rsidRDefault="0012704D" w:rsidP="00BA7962">
            <w:pPr>
              <w:pStyle w:val="CellBody"/>
              <w:numPr>
                <w:ilvl w:val="0"/>
                <w:numId w:val="106"/>
              </w:numPr>
            </w:pPr>
            <w:r>
              <w:t>C</w:t>
            </w:r>
            <w:r w:rsidR="00946D46" w:rsidRPr="00946D46">
              <w:t xml:space="preserve">onnect to the Standalone Controller in a locked state </w:t>
            </w:r>
          </w:p>
        </w:tc>
        <w:tc>
          <w:tcPr>
            <w:tcW w:w="2070" w:type="dxa"/>
            <w:tcBorders>
              <w:top w:val="single" w:sz="6" w:space="0" w:color="auto"/>
              <w:left w:val="single" w:sz="4" w:space="0" w:color="auto"/>
              <w:bottom w:val="single" w:sz="4" w:space="0" w:color="auto"/>
              <w:right w:val="single" w:sz="4" w:space="0" w:color="auto"/>
            </w:tcBorders>
          </w:tcPr>
          <w:p w14:paraId="68E143E8"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P/F/F#/NA:  </w:t>
            </w:r>
          </w:p>
        </w:tc>
      </w:tr>
      <w:tr w:rsidR="0012704D" w14:paraId="67182353"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342DF9F" w14:textId="32A0D192" w:rsidR="0012704D" w:rsidRDefault="0012704D" w:rsidP="0012704D">
            <w:pPr>
              <w:pStyle w:val="CellBody"/>
              <w:numPr>
                <w:ilvl w:val="0"/>
                <w:numId w:val="106"/>
              </w:numPr>
              <w:rPr>
                <w:rFonts w:ascii="Times New Roman" w:hAnsi="Times New Roman"/>
                <w:color w:val="auto"/>
              </w:rPr>
            </w:pPr>
            <w:r w:rsidRPr="00946D46">
              <w:rPr>
                <w:rFonts w:ascii="Times New Roman" w:hAnsi="Times New Roman"/>
                <w:color w:val="auto"/>
              </w:rPr>
              <w:t xml:space="preserve">Verify if </w:t>
            </w:r>
            <w:r w:rsidRPr="0012704D">
              <w:rPr>
                <w:rFonts w:ascii="Times New Roman" w:hAnsi="Times New Roman"/>
                <w:color w:val="auto"/>
              </w:rPr>
              <w:t xml:space="preserve">user is currently connected to the Standalone Controller in a </w:t>
            </w:r>
            <w:r w:rsidR="00D51DE1">
              <w:rPr>
                <w:rFonts w:ascii="Times New Roman" w:hAnsi="Times New Roman"/>
                <w:color w:val="auto"/>
              </w:rPr>
              <w:t>un</w:t>
            </w:r>
            <w:r w:rsidRPr="0012704D">
              <w:rPr>
                <w:rFonts w:ascii="Times New Roman" w:hAnsi="Times New Roman"/>
                <w:color w:val="auto"/>
              </w:rPr>
              <w:t>locked state then Load/Download/Reboot/Clear/Reconcile/Restore will be disabled</w:t>
            </w:r>
            <w:r w:rsidRPr="00946D46">
              <w:t xml:space="preserve"> </w:t>
            </w:r>
          </w:p>
        </w:tc>
        <w:tc>
          <w:tcPr>
            <w:tcW w:w="2070" w:type="dxa"/>
            <w:tcBorders>
              <w:top w:val="single" w:sz="6" w:space="0" w:color="auto"/>
              <w:left w:val="single" w:sz="4" w:space="0" w:color="auto"/>
              <w:bottom w:val="single" w:sz="4" w:space="0" w:color="auto"/>
              <w:right w:val="single" w:sz="4" w:space="0" w:color="auto"/>
            </w:tcBorders>
          </w:tcPr>
          <w:p w14:paraId="2789A8A9" w14:textId="13CF4605" w:rsidR="0012704D" w:rsidRDefault="0012704D" w:rsidP="0012704D">
            <w:pPr>
              <w:pStyle w:val="CellBody"/>
              <w:rPr>
                <w:rFonts w:ascii="Times New Roman" w:hAnsi="Times New Roman"/>
                <w:color w:val="auto"/>
              </w:rPr>
            </w:pPr>
            <w:r>
              <w:rPr>
                <w:rFonts w:ascii="Times New Roman" w:hAnsi="Times New Roman"/>
                <w:color w:val="auto"/>
              </w:rPr>
              <w:t xml:space="preserve">P/F/F#/NA:  </w:t>
            </w:r>
          </w:p>
        </w:tc>
      </w:tr>
      <w:tr w:rsidR="0012704D" w14:paraId="5F72454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4100F61" w14:textId="77777777" w:rsidR="0012704D" w:rsidRDefault="0012704D" w:rsidP="0012704D">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72AC91E" w14:textId="77777777" w:rsidR="0012704D" w:rsidRDefault="0012704D" w:rsidP="0012704D">
            <w:pPr>
              <w:pStyle w:val="CellBody"/>
              <w:rPr>
                <w:rFonts w:ascii="Times New Roman" w:hAnsi="Times New Roman"/>
                <w:color w:val="auto"/>
              </w:rPr>
            </w:pPr>
          </w:p>
        </w:tc>
      </w:tr>
      <w:tr w:rsidR="0012704D" w14:paraId="692CD6E9"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DD9D77E" w14:textId="77777777" w:rsidR="0012704D" w:rsidRDefault="0012704D" w:rsidP="0012704D">
            <w:pPr>
              <w:pStyle w:val="CellBody"/>
            </w:pPr>
            <w:r>
              <w:lastRenderedPageBreak/>
              <w:t>Comments:</w:t>
            </w:r>
          </w:p>
        </w:tc>
      </w:tr>
    </w:tbl>
    <w:p w14:paraId="783D9630" w14:textId="77777777" w:rsidR="00C65C22" w:rsidRDefault="00C65C22" w:rsidP="00C65C22">
      <w:r>
        <w:br/>
      </w:r>
    </w:p>
    <w:p w14:paraId="5E77C675" w14:textId="77777777" w:rsidR="00C65C22" w:rsidRDefault="00C65C22" w:rsidP="00C65C22"/>
    <w:p w14:paraId="473F8888" w14:textId="77777777" w:rsidR="00C65C22" w:rsidRDefault="00C65C22" w:rsidP="00C65C22"/>
    <w:p w14:paraId="6B6592D5" w14:textId="7C4EB558" w:rsidR="00C65C22" w:rsidRPr="005F6968" w:rsidRDefault="00874F78">
      <w:pPr>
        <w:pStyle w:val="SectL2"/>
        <w:numPr>
          <w:ilvl w:val="2"/>
          <w:numId w:val="173"/>
        </w:numPr>
        <w:spacing w:after="120"/>
        <w:rPr>
          <w:rPrChange w:id="3633" w:author="Jindal, Deepak [AUTOSOL/PWS/NOIDA]" w:date="2022-06-22T07:43:00Z">
            <w:rPr>
              <w:color w:val="auto"/>
            </w:rPr>
          </w:rPrChange>
        </w:rPr>
        <w:pPrChange w:id="3634" w:author="Jindal, Deepak [AUTOSOL/PWS/NOIDA]" w:date="2022-06-22T07:43:00Z">
          <w:pPr>
            <w:pStyle w:val="SectL2"/>
            <w:numPr>
              <w:ilvl w:val="2"/>
              <w:numId w:val="27"/>
            </w:numPr>
            <w:tabs>
              <w:tab w:val="clear" w:pos="1080"/>
            </w:tabs>
            <w:spacing w:after="120"/>
            <w:ind w:left="0" w:firstLine="0"/>
          </w:pPr>
        </w:pPrChange>
      </w:pPr>
      <w:bookmarkStart w:id="3635" w:name="_Ref97193380"/>
      <w:bookmarkStart w:id="3636" w:name="_Ref97193419"/>
      <w:bookmarkStart w:id="3637" w:name="_Ref97193429"/>
      <w:bookmarkStart w:id="3638" w:name="_Ref97299348"/>
      <w:bookmarkStart w:id="3639" w:name="_Toc99119454"/>
      <w:bookmarkStart w:id="3640" w:name="_Toc102474413"/>
      <w:bookmarkStart w:id="3641" w:name="_Toc102474468"/>
      <w:r w:rsidRPr="005F6968">
        <w:rPr>
          <w:rPrChange w:id="3642" w:author="Jindal, Deepak [AUTOSOL/PWS/NOIDA]" w:date="2022-06-22T07:43:00Z">
            <w:rPr>
              <w:color w:val="auto"/>
            </w:rPr>
          </w:rPrChange>
        </w:rPr>
        <w:lastRenderedPageBreak/>
        <w:t xml:space="preserve">  </w:t>
      </w:r>
      <w:bookmarkStart w:id="3643" w:name="_Toc108469419"/>
      <w:bookmarkStart w:id="3644" w:name="_Toc108469901"/>
      <w:r w:rsidR="00C65C22" w:rsidRPr="005F6968">
        <w:rPr>
          <w:rPrChange w:id="3645" w:author="Jindal, Deepak [AUTOSOL/PWS/NOIDA]" w:date="2022-06-22T07:43:00Z">
            <w:rPr>
              <w:color w:val="auto"/>
            </w:rPr>
          </w:rPrChange>
        </w:rPr>
        <w:t>HMI</w:t>
      </w:r>
      <w:bookmarkEnd w:id="3635"/>
      <w:bookmarkEnd w:id="3636"/>
      <w:bookmarkEnd w:id="3637"/>
      <w:bookmarkEnd w:id="3638"/>
      <w:bookmarkEnd w:id="3639"/>
      <w:bookmarkEnd w:id="3640"/>
      <w:bookmarkEnd w:id="3641"/>
      <w:bookmarkEnd w:id="3643"/>
      <w:bookmarkEnd w:id="3644"/>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5C22" w:rsidRPr="00515527" w14:paraId="257840FE"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2BEF5E2" w14:textId="77777777" w:rsidR="00C65C22" w:rsidRDefault="00C65C22" w:rsidP="007712E9">
            <w:pPr>
              <w:pStyle w:val="CellBody"/>
              <w:jc w:val="center"/>
              <w:rPr>
                <w:b/>
              </w:rPr>
            </w:pPr>
            <w:r>
              <w:rPr>
                <w:b/>
              </w:rPr>
              <w:t>SRF Notes</w:t>
            </w:r>
          </w:p>
          <w:p w14:paraId="5DAA03D6" w14:textId="77777777" w:rsidR="00C65C22" w:rsidRDefault="00C65C22" w:rsidP="00C65C22">
            <w:pPr>
              <w:rPr>
                <w:i/>
                <w:iCs/>
              </w:rPr>
            </w:pPr>
            <w:r w:rsidRPr="20D6BF7B">
              <w:t>The HMI Applications will be installed as part of the Ovation Standalone Software and will not require the computer to be part of a domain. The HMI Applications will be updated to run in a standalone mode based on a new configuration parameter set by Developer’s Studio.  The Standalone HMI Applications can be initiated after the user is connected to the Standalone Controller.  When the user connects as an Operator, the data that the HMI Applications use, such as configuration, data files, etc., will be uploaded and installed. [Source Req 3.1]</w:t>
            </w:r>
          </w:p>
          <w:p w14:paraId="5E620D12" w14:textId="77777777" w:rsidR="00C65C22" w:rsidRDefault="00C65C22" w:rsidP="00C65C22">
            <w:r w:rsidRPr="20D6BF7B">
              <w:t xml:space="preserve"> </w:t>
            </w:r>
          </w:p>
          <w:p w14:paraId="729C4DB1" w14:textId="77777777" w:rsidR="00C65C22" w:rsidRDefault="00C65C22" w:rsidP="00C65C22">
            <w:r w:rsidRPr="20D6BF7B">
              <w:t>A user can only connect to one controller at a time from a specific computer.  [Source Req 3.2]</w:t>
            </w:r>
          </w:p>
          <w:p w14:paraId="715D7D8D" w14:textId="77777777" w:rsidR="00C65C22" w:rsidRDefault="00C65C22" w:rsidP="00C65C22">
            <w:r w:rsidRPr="20D6BF7B">
              <w:t xml:space="preserve"> </w:t>
            </w:r>
          </w:p>
          <w:p w14:paraId="2AA68CF9" w14:textId="77777777" w:rsidR="00C65C22" w:rsidRDefault="00C65C22" w:rsidP="00C65C22">
            <w:r w:rsidRPr="20D6BF7B">
              <w:t xml:space="preserve">Multiple users (operators, engineers, or administrators) will be able to connect to the same Standalone Controller providing they connect from different machines. </w:t>
            </w:r>
            <w:r>
              <w:t>The</w:t>
            </w:r>
            <w:r w:rsidRPr="20D6BF7B">
              <w:t xml:space="preserve"> Standalone Controller will allow </w:t>
            </w:r>
            <w:r>
              <w:t>at least</w:t>
            </w:r>
            <w:r w:rsidRPr="20D6BF7B">
              <w:t xml:space="preserve"> three simultaneous connections. [Source Req 3.3] Once the user is connected, they will be able to initiate the HMI Applications. When the user disconnects from the Standalone Controller, any running HMI Applications will terminate.</w:t>
            </w:r>
          </w:p>
          <w:p w14:paraId="527B04F2" w14:textId="77777777" w:rsidR="00C65C22" w:rsidRDefault="00C65C22" w:rsidP="00C65C22">
            <w:r w:rsidRPr="20D6BF7B">
              <w:t xml:space="preserve"> </w:t>
            </w:r>
          </w:p>
          <w:p w14:paraId="5479A59C" w14:textId="77777777" w:rsidR="00C65C22" w:rsidRDefault="00C65C22" w:rsidP="00C65C22">
            <w:r w:rsidRPr="20D6BF7B">
              <w:t>The following HMI Applications will be supported in the Standalone Mode. [Source Req 3.4]</w:t>
            </w:r>
          </w:p>
          <w:p w14:paraId="59D32883"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Graphics</w:t>
            </w:r>
          </w:p>
          <w:p w14:paraId="14C61770"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Point Information</w:t>
            </w:r>
          </w:p>
          <w:p w14:paraId="0E7DE21B"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Trend</w:t>
            </w:r>
          </w:p>
          <w:p w14:paraId="0E57E50D"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Point Review</w:t>
            </w:r>
          </w:p>
          <w:p w14:paraId="5CFAE2E3"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Standalone Alarm Window</w:t>
            </w:r>
          </w:p>
          <w:p w14:paraId="1FDEFD07"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Signal Diagram</w:t>
            </w:r>
          </w:p>
          <w:p w14:paraId="489DB1DC"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Ovation Machine Works</w:t>
            </w:r>
          </w:p>
          <w:p w14:paraId="64BD273A"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Sensor Calibrate</w:t>
            </w:r>
          </w:p>
          <w:p w14:paraId="4796C1E6"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Controller Diagnostics</w:t>
            </w:r>
          </w:p>
          <w:p w14:paraId="7D99689F" w14:textId="77777777" w:rsidR="00C65C22" w:rsidRPr="000E3C86"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Session Manager</w:t>
            </w:r>
          </w:p>
          <w:p w14:paraId="014F9453"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Pr>
                <w:color w:val="000000" w:themeColor="text1"/>
                <w:sz w:val="24"/>
                <w:szCs w:val="24"/>
              </w:rPr>
              <w:t>Error Log</w:t>
            </w:r>
          </w:p>
          <w:p w14:paraId="64F9F1AB" w14:textId="77777777" w:rsidR="00C65C22" w:rsidRDefault="00C65C22" w:rsidP="00C65C22">
            <w:r w:rsidRPr="20D6BF7B">
              <w:t xml:space="preserve"> </w:t>
            </w:r>
          </w:p>
          <w:p w14:paraId="63B90BD4" w14:textId="77777777" w:rsidR="00C65C22" w:rsidRDefault="00C65C22" w:rsidP="00C65C22">
            <w:r w:rsidRPr="20D6BF7B">
              <w:t>The Standalone HMI Alarm Software will only provide the current points in alarm.</w:t>
            </w:r>
            <w:r>
              <w:t xml:space="preserve">  This supports only an “Alarm List” none of the other “List” types are available. </w:t>
            </w:r>
            <w:r w:rsidRPr="20D6BF7B">
              <w:t>The Standalone HMI Software will not provide the following:</w:t>
            </w:r>
          </w:p>
          <w:p w14:paraId="4D07C019"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Alarm Printer</w:t>
            </w:r>
          </w:p>
          <w:p w14:paraId="3D615121"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Audible Alarm</w:t>
            </w:r>
          </w:p>
          <w:p w14:paraId="597234DB"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Alarm Graphics Groups (However the priority icon will be supported)</w:t>
            </w:r>
          </w:p>
          <w:p w14:paraId="0D62958C"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Alert Details (Fieldbus is not being supported)</w:t>
            </w:r>
          </w:p>
          <w:p w14:paraId="1A0FC320" w14:textId="77777777" w:rsidR="00C65C22" w:rsidRDefault="00C65C22" w:rsidP="00E82BA1">
            <w:pPr>
              <w:pStyle w:val="ListParagraph"/>
              <w:numPr>
                <w:ilvl w:val="0"/>
                <w:numId w:val="25"/>
              </w:numPr>
              <w:spacing w:before="200" w:after="200" w:line="276" w:lineRule="auto"/>
              <w:rPr>
                <w:rFonts w:eastAsiaTheme="minorEastAsia"/>
                <w:color w:val="000000" w:themeColor="text1"/>
                <w:sz w:val="24"/>
                <w:szCs w:val="24"/>
              </w:rPr>
            </w:pPr>
            <w:r w:rsidRPr="20D6BF7B">
              <w:rPr>
                <w:color w:val="000000" w:themeColor="text1"/>
                <w:sz w:val="24"/>
                <w:szCs w:val="24"/>
              </w:rPr>
              <w:t>Ovation Keyboard</w:t>
            </w:r>
          </w:p>
          <w:p w14:paraId="69BD5CFE" w14:textId="77777777" w:rsidR="00C65C22" w:rsidRDefault="00C65C22" w:rsidP="00C65C22">
            <w:r w:rsidRPr="20D6BF7B">
              <w:t xml:space="preserve"> </w:t>
            </w:r>
          </w:p>
          <w:p w14:paraId="20A56939" w14:textId="77777777" w:rsidR="00C65C22" w:rsidRDefault="00C65C22" w:rsidP="00C65C22">
            <w:r w:rsidRPr="20D6BF7B">
              <w:t>The Standalone HMI Applications will support the Ovation Security Rules, which enables or disables the ability to perform the Operator Functions (such as scan on, scan off, etc.) based on the user that is currently logged into the Standalone Controller.</w:t>
            </w:r>
          </w:p>
          <w:p w14:paraId="68B2912C" w14:textId="77777777" w:rsidR="00C65C22" w:rsidRPr="00096259" w:rsidRDefault="00C65C22" w:rsidP="007712E9">
            <w:pPr>
              <w:pStyle w:val="CellBody"/>
              <w:jc w:val="center"/>
              <w:rPr>
                <w:b/>
              </w:rPr>
            </w:pPr>
          </w:p>
        </w:tc>
      </w:tr>
      <w:tr w:rsidR="00C65C22" w14:paraId="7BC025AE"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1621B5B" w14:textId="33AFAE1A" w:rsidR="00C65C22" w:rsidRPr="000D01D9" w:rsidRDefault="00C65C22" w:rsidP="000D01D9">
            <w:pPr>
              <w:pStyle w:val="SectL2"/>
              <w:numPr>
                <w:ilvl w:val="3"/>
                <w:numId w:val="178"/>
              </w:numPr>
              <w:spacing w:after="120"/>
              <w:rPr>
                <w:rFonts w:ascii="Times" w:hAnsi="Times" w:cs="Times"/>
                <w:b w:val="0"/>
                <w:sz w:val="24"/>
                <w:szCs w:val="24"/>
              </w:rPr>
            </w:pPr>
            <w:bookmarkStart w:id="3646" w:name="_Toc105769721"/>
            <w:bookmarkStart w:id="3647" w:name="_Toc105844699"/>
            <w:bookmarkStart w:id="3648" w:name="_Toc105845274"/>
            <w:bookmarkStart w:id="3649" w:name="_Toc105848976"/>
            <w:bookmarkStart w:id="3650" w:name="_Toc108469420"/>
            <w:bookmarkStart w:id="3651" w:name="_Toc108469902"/>
            <w:r w:rsidRPr="000D01D9">
              <w:rPr>
                <w:rFonts w:ascii="Times" w:hAnsi="Times" w:cs="Times"/>
                <w:color w:val="auto"/>
                <w:sz w:val="24"/>
                <w:szCs w:val="24"/>
              </w:rPr>
              <w:lastRenderedPageBreak/>
              <w:t xml:space="preserve">Test : </w:t>
            </w:r>
            <w:r w:rsidR="001F08EE" w:rsidRPr="000D01D9">
              <w:rPr>
                <w:rFonts w:ascii="Times" w:hAnsi="Times" w:cs="Times"/>
                <w:b w:val="0"/>
                <w:bCs/>
                <w:color w:val="auto"/>
                <w:sz w:val="24"/>
                <w:szCs w:val="24"/>
              </w:rPr>
              <w:t>Verify</w:t>
            </w:r>
            <w:r w:rsidRPr="000D01D9">
              <w:rPr>
                <w:rFonts w:ascii="Times" w:hAnsi="Times" w:cs="Times"/>
                <w:b w:val="0"/>
                <w:bCs/>
                <w:color w:val="auto"/>
                <w:sz w:val="24"/>
                <w:szCs w:val="24"/>
              </w:rPr>
              <w:t xml:space="preserve"> if </w:t>
            </w:r>
            <w:r w:rsidR="008B666B" w:rsidRPr="000D01D9">
              <w:rPr>
                <w:rFonts w:ascii="Times" w:hAnsi="Times" w:cs="Times"/>
                <w:b w:val="0"/>
                <w:bCs/>
                <w:color w:val="auto"/>
                <w:sz w:val="24"/>
                <w:szCs w:val="24"/>
              </w:rPr>
              <w:t>t</w:t>
            </w:r>
            <w:r w:rsidR="00A6572E" w:rsidRPr="000D01D9">
              <w:rPr>
                <w:rFonts w:ascii="Times" w:hAnsi="Times" w:cs="Times"/>
                <w:b w:val="0"/>
                <w:bCs/>
                <w:color w:val="auto"/>
                <w:sz w:val="24"/>
                <w:szCs w:val="24"/>
              </w:rPr>
              <w:t>he HMI Applications will be installed as part of the Ovation Standalone Software</w:t>
            </w:r>
            <w:bookmarkEnd w:id="3646"/>
            <w:bookmarkEnd w:id="3647"/>
            <w:bookmarkEnd w:id="3648"/>
            <w:bookmarkEnd w:id="3649"/>
            <w:bookmarkEnd w:id="3650"/>
            <w:bookmarkEnd w:id="3651"/>
            <w:r w:rsidR="00A6572E" w:rsidRPr="000D01D9">
              <w:rPr>
                <w:rFonts w:ascii="Times" w:hAnsi="Times" w:cs="Times"/>
                <w:b w:val="0"/>
                <w:bCs/>
                <w:color w:val="auto"/>
                <w:sz w:val="24"/>
                <w:szCs w:val="24"/>
              </w:rPr>
              <w:t xml:space="preserve"> </w:t>
            </w:r>
          </w:p>
        </w:tc>
      </w:tr>
      <w:tr w:rsidR="00C65C22" w14:paraId="522EC148"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5728A30" w14:textId="77777777" w:rsidR="00C65C22" w:rsidRDefault="00C65C22"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62BFE38" w14:textId="77777777" w:rsidR="00C65C22" w:rsidRDefault="00C65C22"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0C49FAF"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 </w:t>
            </w:r>
          </w:p>
        </w:tc>
      </w:tr>
      <w:tr w:rsidR="00C65C22" w14:paraId="17E7E27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6B9D6A6" w14:textId="39D1AB6A" w:rsidR="00C65C22" w:rsidRDefault="001F08EE" w:rsidP="00BA7962">
            <w:pPr>
              <w:pStyle w:val="CellBody"/>
              <w:numPr>
                <w:ilvl w:val="0"/>
                <w:numId w:val="96"/>
              </w:numPr>
              <w:rPr>
                <w:rFonts w:ascii="Times New Roman" w:hAnsi="Times New Roman"/>
                <w:color w:val="auto"/>
              </w:rPr>
            </w:pPr>
            <w:r>
              <w:rPr>
                <w:rFonts w:ascii="Times New Roman" w:hAnsi="Times New Roman"/>
                <w:color w:val="auto"/>
              </w:rPr>
              <w:t>Install Standalone software</w:t>
            </w:r>
          </w:p>
        </w:tc>
        <w:tc>
          <w:tcPr>
            <w:tcW w:w="2070" w:type="dxa"/>
            <w:tcBorders>
              <w:top w:val="single" w:sz="6" w:space="0" w:color="auto"/>
              <w:left w:val="single" w:sz="4" w:space="0" w:color="auto"/>
              <w:bottom w:val="single" w:sz="4" w:space="0" w:color="auto"/>
              <w:right w:val="single" w:sz="4" w:space="0" w:color="auto"/>
            </w:tcBorders>
          </w:tcPr>
          <w:p w14:paraId="026C82F0"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P/F/F#/NA:  </w:t>
            </w:r>
          </w:p>
        </w:tc>
      </w:tr>
      <w:tr w:rsidR="0052212A" w14:paraId="0C44E55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D9B2D6C" w14:textId="77777777" w:rsidR="0052212A" w:rsidRPr="001F08EE" w:rsidRDefault="0052212A" w:rsidP="0052212A">
            <w:pPr>
              <w:pStyle w:val="CellBody"/>
              <w:numPr>
                <w:ilvl w:val="0"/>
                <w:numId w:val="96"/>
              </w:numPr>
              <w:rPr>
                <w:rFonts w:ascii="Times New Roman" w:hAnsi="Times New Roman"/>
                <w:color w:val="auto"/>
              </w:rPr>
            </w:pPr>
            <w:r>
              <w:rPr>
                <w:rFonts w:ascii="Times New Roman" w:hAnsi="Times New Roman"/>
                <w:color w:val="auto"/>
              </w:rPr>
              <w:t xml:space="preserve">Verify </w:t>
            </w:r>
            <w:r w:rsidRPr="008B666B">
              <w:rPr>
                <w:bCs/>
              </w:rPr>
              <w:t xml:space="preserve">if </w:t>
            </w:r>
            <w:r>
              <w:rPr>
                <w:bCs/>
              </w:rPr>
              <w:t xml:space="preserve">following HMI application installed </w:t>
            </w:r>
            <w:r w:rsidRPr="00A4174D">
              <w:rPr>
                <w:bCs/>
                <w:color w:val="auto"/>
                <w:szCs w:val="24"/>
              </w:rPr>
              <w:t>as part of the Ovation Standalone Software and will not require the computer to be part of a domain</w:t>
            </w:r>
          </w:p>
          <w:p w14:paraId="152A30EC" w14:textId="77777777" w:rsidR="0052212A" w:rsidRDefault="0052212A" w:rsidP="0052212A">
            <w:pPr>
              <w:pStyle w:val="ListParagraph"/>
              <w:numPr>
                <w:ilvl w:val="0"/>
                <w:numId w:val="150"/>
              </w:numPr>
              <w:spacing w:before="200" w:after="200" w:line="276" w:lineRule="auto"/>
              <w:rPr>
                <w:rFonts w:eastAsiaTheme="minorEastAsia"/>
                <w:color w:val="000000" w:themeColor="text1"/>
                <w:sz w:val="24"/>
                <w:szCs w:val="24"/>
              </w:rPr>
            </w:pPr>
            <w:r w:rsidRPr="20D6BF7B">
              <w:rPr>
                <w:color w:val="000000" w:themeColor="text1"/>
                <w:sz w:val="24"/>
                <w:szCs w:val="24"/>
              </w:rPr>
              <w:t>Graphics</w:t>
            </w:r>
          </w:p>
          <w:p w14:paraId="0EA3996A" w14:textId="77777777" w:rsidR="0052212A" w:rsidRDefault="0052212A" w:rsidP="0052212A">
            <w:pPr>
              <w:pStyle w:val="ListParagraph"/>
              <w:numPr>
                <w:ilvl w:val="0"/>
                <w:numId w:val="150"/>
              </w:numPr>
              <w:spacing w:before="200" w:after="200" w:line="276" w:lineRule="auto"/>
              <w:rPr>
                <w:rFonts w:eastAsiaTheme="minorEastAsia"/>
                <w:color w:val="000000" w:themeColor="text1"/>
                <w:sz w:val="24"/>
                <w:szCs w:val="24"/>
              </w:rPr>
            </w:pPr>
            <w:r w:rsidRPr="20D6BF7B">
              <w:rPr>
                <w:color w:val="000000" w:themeColor="text1"/>
                <w:sz w:val="24"/>
                <w:szCs w:val="24"/>
              </w:rPr>
              <w:t>Point Information</w:t>
            </w:r>
          </w:p>
          <w:p w14:paraId="35413C85" w14:textId="77777777" w:rsidR="0052212A" w:rsidRDefault="0052212A" w:rsidP="0052212A">
            <w:pPr>
              <w:pStyle w:val="ListParagraph"/>
              <w:numPr>
                <w:ilvl w:val="0"/>
                <w:numId w:val="150"/>
              </w:numPr>
              <w:spacing w:before="200" w:after="200" w:line="276" w:lineRule="auto"/>
              <w:rPr>
                <w:rFonts w:eastAsiaTheme="minorEastAsia"/>
                <w:color w:val="000000" w:themeColor="text1"/>
                <w:sz w:val="24"/>
                <w:szCs w:val="24"/>
              </w:rPr>
            </w:pPr>
            <w:r w:rsidRPr="20D6BF7B">
              <w:rPr>
                <w:color w:val="000000" w:themeColor="text1"/>
                <w:sz w:val="24"/>
                <w:szCs w:val="24"/>
              </w:rPr>
              <w:t>Trend</w:t>
            </w:r>
          </w:p>
          <w:p w14:paraId="22BB78F5" w14:textId="77777777" w:rsidR="0052212A" w:rsidRDefault="0052212A" w:rsidP="0052212A">
            <w:pPr>
              <w:pStyle w:val="ListParagraph"/>
              <w:numPr>
                <w:ilvl w:val="0"/>
                <w:numId w:val="150"/>
              </w:numPr>
              <w:spacing w:before="200" w:after="200" w:line="276" w:lineRule="auto"/>
              <w:rPr>
                <w:rFonts w:eastAsiaTheme="minorEastAsia"/>
                <w:color w:val="000000" w:themeColor="text1"/>
                <w:sz w:val="24"/>
                <w:szCs w:val="24"/>
              </w:rPr>
            </w:pPr>
            <w:r w:rsidRPr="20D6BF7B">
              <w:rPr>
                <w:color w:val="000000" w:themeColor="text1"/>
                <w:sz w:val="24"/>
                <w:szCs w:val="24"/>
              </w:rPr>
              <w:t>Point Review</w:t>
            </w:r>
          </w:p>
          <w:p w14:paraId="0D1C2327" w14:textId="77777777" w:rsidR="0052212A" w:rsidRDefault="0052212A" w:rsidP="0052212A">
            <w:pPr>
              <w:pStyle w:val="ListParagraph"/>
              <w:numPr>
                <w:ilvl w:val="0"/>
                <w:numId w:val="150"/>
              </w:numPr>
              <w:spacing w:before="200" w:after="200" w:line="276" w:lineRule="auto"/>
              <w:rPr>
                <w:rFonts w:eastAsiaTheme="minorEastAsia"/>
                <w:color w:val="000000" w:themeColor="text1"/>
                <w:sz w:val="24"/>
                <w:szCs w:val="24"/>
              </w:rPr>
            </w:pPr>
            <w:r w:rsidRPr="20D6BF7B">
              <w:rPr>
                <w:color w:val="000000" w:themeColor="text1"/>
                <w:sz w:val="24"/>
                <w:szCs w:val="24"/>
              </w:rPr>
              <w:t>Standalone Alarm Window</w:t>
            </w:r>
          </w:p>
          <w:p w14:paraId="0B7D41F9" w14:textId="77777777" w:rsidR="0052212A" w:rsidRDefault="0052212A" w:rsidP="0052212A">
            <w:pPr>
              <w:pStyle w:val="ListParagraph"/>
              <w:numPr>
                <w:ilvl w:val="0"/>
                <w:numId w:val="150"/>
              </w:numPr>
              <w:spacing w:before="200" w:after="200" w:line="276" w:lineRule="auto"/>
              <w:rPr>
                <w:rFonts w:eastAsiaTheme="minorEastAsia"/>
                <w:color w:val="000000" w:themeColor="text1"/>
                <w:sz w:val="24"/>
                <w:szCs w:val="24"/>
              </w:rPr>
            </w:pPr>
            <w:r w:rsidRPr="20D6BF7B">
              <w:rPr>
                <w:color w:val="000000" w:themeColor="text1"/>
                <w:sz w:val="24"/>
                <w:szCs w:val="24"/>
              </w:rPr>
              <w:t>Signal Diagram</w:t>
            </w:r>
          </w:p>
          <w:p w14:paraId="5F58A6C7" w14:textId="77777777" w:rsidR="0052212A" w:rsidRDefault="0052212A" w:rsidP="0052212A">
            <w:pPr>
              <w:pStyle w:val="ListParagraph"/>
              <w:numPr>
                <w:ilvl w:val="0"/>
                <w:numId w:val="150"/>
              </w:numPr>
              <w:spacing w:before="200" w:after="200" w:line="276" w:lineRule="auto"/>
              <w:rPr>
                <w:rFonts w:eastAsiaTheme="minorEastAsia"/>
                <w:color w:val="000000" w:themeColor="text1"/>
                <w:sz w:val="24"/>
                <w:szCs w:val="24"/>
              </w:rPr>
            </w:pPr>
            <w:r w:rsidRPr="20D6BF7B">
              <w:rPr>
                <w:color w:val="000000" w:themeColor="text1"/>
                <w:sz w:val="24"/>
                <w:szCs w:val="24"/>
              </w:rPr>
              <w:t>Ovation Machine Works</w:t>
            </w:r>
          </w:p>
          <w:p w14:paraId="6702F868" w14:textId="77777777" w:rsidR="0052212A" w:rsidRDefault="0052212A" w:rsidP="0052212A">
            <w:pPr>
              <w:pStyle w:val="ListParagraph"/>
              <w:numPr>
                <w:ilvl w:val="0"/>
                <w:numId w:val="150"/>
              </w:numPr>
              <w:spacing w:before="200" w:after="200" w:line="276" w:lineRule="auto"/>
              <w:rPr>
                <w:rFonts w:eastAsiaTheme="minorEastAsia"/>
                <w:color w:val="000000" w:themeColor="text1"/>
                <w:sz w:val="24"/>
                <w:szCs w:val="24"/>
              </w:rPr>
            </w:pPr>
            <w:r w:rsidRPr="20D6BF7B">
              <w:rPr>
                <w:color w:val="000000" w:themeColor="text1"/>
                <w:sz w:val="24"/>
                <w:szCs w:val="24"/>
              </w:rPr>
              <w:t>Sensor Calibrate</w:t>
            </w:r>
          </w:p>
          <w:p w14:paraId="78009EFF" w14:textId="77777777" w:rsidR="0052212A" w:rsidRDefault="0052212A" w:rsidP="0052212A">
            <w:pPr>
              <w:pStyle w:val="ListParagraph"/>
              <w:numPr>
                <w:ilvl w:val="0"/>
                <w:numId w:val="150"/>
              </w:numPr>
              <w:spacing w:before="200" w:after="200" w:line="276" w:lineRule="auto"/>
              <w:rPr>
                <w:rFonts w:eastAsiaTheme="minorEastAsia"/>
                <w:color w:val="000000" w:themeColor="text1"/>
                <w:sz w:val="24"/>
                <w:szCs w:val="24"/>
              </w:rPr>
            </w:pPr>
            <w:r w:rsidRPr="20D6BF7B">
              <w:rPr>
                <w:color w:val="000000" w:themeColor="text1"/>
                <w:sz w:val="24"/>
                <w:szCs w:val="24"/>
              </w:rPr>
              <w:t>Controller Diagnostics</w:t>
            </w:r>
          </w:p>
          <w:p w14:paraId="4AE08815" w14:textId="77777777" w:rsidR="0052212A" w:rsidRPr="000E3C86" w:rsidRDefault="0052212A" w:rsidP="0052212A">
            <w:pPr>
              <w:pStyle w:val="ListParagraph"/>
              <w:numPr>
                <w:ilvl w:val="0"/>
                <w:numId w:val="150"/>
              </w:numPr>
              <w:spacing w:before="200" w:after="200" w:line="276" w:lineRule="auto"/>
              <w:rPr>
                <w:rFonts w:eastAsiaTheme="minorEastAsia"/>
                <w:color w:val="000000" w:themeColor="text1"/>
                <w:sz w:val="24"/>
                <w:szCs w:val="24"/>
              </w:rPr>
            </w:pPr>
            <w:r w:rsidRPr="20D6BF7B">
              <w:rPr>
                <w:color w:val="000000" w:themeColor="text1"/>
                <w:sz w:val="24"/>
                <w:szCs w:val="24"/>
              </w:rPr>
              <w:t>Session Manager</w:t>
            </w:r>
          </w:p>
          <w:p w14:paraId="22D179C1" w14:textId="77777777" w:rsidR="0052212A" w:rsidRDefault="0052212A" w:rsidP="0052212A">
            <w:pPr>
              <w:pStyle w:val="ListParagraph"/>
              <w:numPr>
                <w:ilvl w:val="0"/>
                <w:numId w:val="150"/>
              </w:numPr>
              <w:spacing w:before="200" w:after="200" w:line="276" w:lineRule="auto"/>
              <w:rPr>
                <w:rFonts w:eastAsiaTheme="minorEastAsia"/>
                <w:color w:val="000000" w:themeColor="text1"/>
                <w:sz w:val="24"/>
                <w:szCs w:val="24"/>
              </w:rPr>
            </w:pPr>
            <w:r>
              <w:rPr>
                <w:color w:val="000000" w:themeColor="text1"/>
                <w:sz w:val="24"/>
                <w:szCs w:val="24"/>
              </w:rPr>
              <w:t>Error Log</w:t>
            </w:r>
          </w:p>
          <w:p w14:paraId="35E8C32F" w14:textId="7F8ADF08" w:rsidR="0052212A" w:rsidRDefault="0052212A" w:rsidP="0052212A">
            <w:pPr>
              <w:pStyle w:val="CellBody"/>
              <w:ind w:left="720"/>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D94B086" w14:textId="37E5BC62"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311CFEA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A1EFA38" w14:textId="0660F114" w:rsidR="0052212A" w:rsidRDefault="004C206C" w:rsidP="0052212A">
            <w:pPr>
              <w:pStyle w:val="CellBody"/>
              <w:numPr>
                <w:ilvl w:val="0"/>
                <w:numId w:val="96"/>
              </w:numPr>
              <w:rPr>
                <w:rFonts w:ascii="Times New Roman" w:hAnsi="Times New Roman"/>
                <w:color w:val="auto"/>
              </w:rPr>
            </w:pPr>
            <w:r>
              <w:rPr>
                <w:rFonts w:ascii="Times New Roman" w:hAnsi="Times New Roman"/>
                <w:color w:val="auto"/>
              </w:rPr>
              <w:t>Refer &amp; execute tests mentioned in</w:t>
            </w:r>
            <w:r w:rsidR="0052212A">
              <w:rPr>
                <w:rFonts w:ascii="Times New Roman" w:hAnsi="Times New Roman"/>
                <w:color w:val="auto"/>
              </w:rPr>
              <w:t xml:space="preserve"> HMI interface section</w:t>
            </w:r>
          </w:p>
        </w:tc>
        <w:tc>
          <w:tcPr>
            <w:tcW w:w="2070" w:type="dxa"/>
            <w:tcBorders>
              <w:top w:val="single" w:sz="6" w:space="0" w:color="auto"/>
              <w:left w:val="single" w:sz="4" w:space="0" w:color="auto"/>
              <w:bottom w:val="single" w:sz="4" w:space="0" w:color="auto"/>
              <w:right w:val="single" w:sz="4" w:space="0" w:color="auto"/>
            </w:tcBorders>
          </w:tcPr>
          <w:p w14:paraId="2172185A" w14:textId="74954347"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0C476AA0"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0620ADC" w14:textId="77777777" w:rsidR="0052212A" w:rsidRDefault="0052212A" w:rsidP="0052212A">
            <w:pPr>
              <w:pStyle w:val="CellBody"/>
            </w:pPr>
            <w:r>
              <w:t>Comments:</w:t>
            </w:r>
          </w:p>
        </w:tc>
      </w:tr>
    </w:tbl>
    <w:p w14:paraId="2AD2214B" w14:textId="77777777" w:rsidR="00C65C22" w:rsidRDefault="00C65C22" w:rsidP="00C65C22">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6572E" w:rsidRPr="003A700C" w14:paraId="101C6D87"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D6D2B20" w14:textId="774E0FD1" w:rsidR="00A6572E" w:rsidRPr="003A700C" w:rsidRDefault="00A6572E" w:rsidP="000D01D9">
            <w:pPr>
              <w:pStyle w:val="SectL2"/>
              <w:numPr>
                <w:ilvl w:val="3"/>
                <w:numId w:val="178"/>
              </w:numPr>
              <w:spacing w:after="120"/>
              <w:rPr>
                <w:b w:val="0"/>
              </w:rPr>
            </w:pPr>
            <w:bookmarkStart w:id="3652" w:name="_Toc105769722"/>
            <w:bookmarkStart w:id="3653" w:name="_Toc105844700"/>
            <w:bookmarkStart w:id="3654" w:name="_Toc105845275"/>
            <w:bookmarkStart w:id="3655" w:name="_Toc105848977"/>
            <w:bookmarkStart w:id="3656" w:name="_Toc108469421"/>
            <w:bookmarkStart w:id="3657" w:name="_Toc108469903"/>
            <w:r w:rsidRPr="000D01D9">
              <w:rPr>
                <w:rFonts w:ascii="Times" w:hAnsi="Times" w:cs="Times"/>
                <w:color w:val="auto"/>
                <w:sz w:val="24"/>
                <w:szCs w:val="24"/>
              </w:rPr>
              <w:t xml:space="preserve">Test : </w:t>
            </w:r>
            <w:r w:rsidR="001F08EE" w:rsidRPr="000D01D9">
              <w:rPr>
                <w:rFonts w:ascii="Times" w:hAnsi="Times" w:cs="Times"/>
                <w:color w:val="auto"/>
                <w:sz w:val="24"/>
                <w:szCs w:val="24"/>
              </w:rPr>
              <w:t>Verify</w:t>
            </w:r>
            <w:r w:rsidRPr="000D01D9">
              <w:rPr>
                <w:rFonts w:ascii="Times" w:hAnsi="Times" w:cs="Times"/>
                <w:color w:val="auto"/>
                <w:sz w:val="24"/>
                <w:szCs w:val="24"/>
              </w:rPr>
              <w:t xml:space="preserve"> if </w:t>
            </w:r>
            <w:r w:rsidR="00D800E4" w:rsidRPr="000D01D9">
              <w:rPr>
                <w:rFonts w:ascii="Times" w:hAnsi="Times" w:cs="Times"/>
                <w:color w:val="auto"/>
                <w:sz w:val="24"/>
                <w:szCs w:val="24"/>
              </w:rPr>
              <w:t>a</w:t>
            </w:r>
            <w:r w:rsidRPr="000D01D9">
              <w:rPr>
                <w:rFonts w:ascii="Times" w:hAnsi="Times" w:cs="Times"/>
                <w:color w:val="auto"/>
                <w:sz w:val="24"/>
                <w:szCs w:val="24"/>
              </w:rPr>
              <w:t xml:space="preserve"> user can only connect to one controller at a time from a specific computer</w:t>
            </w:r>
            <w:bookmarkEnd w:id="3652"/>
            <w:bookmarkEnd w:id="3653"/>
            <w:bookmarkEnd w:id="3654"/>
            <w:bookmarkEnd w:id="3655"/>
            <w:bookmarkEnd w:id="3656"/>
            <w:bookmarkEnd w:id="3657"/>
          </w:p>
        </w:tc>
      </w:tr>
      <w:tr w:rsidR="00A6572E" w14:paraId="4CED6B43"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DA2941C" w14:textId="77777777" w:rsidR="00A6572E" w:rsidRDefault="00A6572E"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118B543" w14:textId="77777777" w:rsidR="00A6572E" w:rsidRDefault="00A6572E"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BEEA2EE" w14:textId="77777777" w:rsidR="00A6572E" w:rsidRDefault="00A6572E" w:rsidP="007712E9">
            <w:pPr>
              <w:pStyle w:val="CellBody"/>
              <w:rPr>
                <w:rFonts w:ascii="Times New Roman" w:hAnsi="Times New Roman"/>
                <w:color w:val="auto"/>
              </w:rPr>
            </w:pPr>
            <w:r>
              <w:rPr>
                <w:rFonts w:ascii="Times New Roman" w:hAnsi="Times New Roman"/>
                <w:color w:val="auto"/>
              </w:rPr>
              <w:t xml:space="preserve"> </w:t>
            </w:r>
          </w:p>
        </w:tc>
      </w:tr>
      <w:tr w:rsidR="0052212A" w14:paraId="58856E2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B38CB45" w14:textId="5D436573" w:rsidR="0052212A" w:rsidRPr="00946D46" w:rsidRDefault="0052212A" w:rsidP="0052212A">
            <w:pPr>
              <w:pStyle w:val="CellBody"/>
              <w:numPr>
                <w:ilvl w:val="0"/>
                <w:numId w:val="107"/>
              </w:numPr>
              <w:rPr>
                <w:rFonts w:ascii="Times New Roman" w:hAnsi="Times New Roman"/>
                <w:color w:val="auto"/>
              </w:rPr>
            </w:pPr>
            <w:r>
              <w:rPr>
                <w:rFonts w:ascii="Times New Roman" w:hAnsi="Times New Roman"/>
                <w:color w:val="auto"/>
              </w:rPr>
              <w:t>Connect to a Standalone Controller using some user</w:t>
            </w:r>
          </w:p>
        </w:tc>
        <w:tc>
          <w:tcPr>
            <w:tcW w:w="2070" w:type="dxa"/>
            <w:tcBorders>
              <w:top w:val="single" w:sz="6" w:space="0" w:color="auto"/>
              <w:left w:val="single" w:sz="4" w:space="0" w:color="auto"/>
              <w:bottom w:val="single" w:sz="4" w:space="0" w:color="auto"/>
              <w:right w:val="single" w:sz="4" w:space="0" w:color="auto"/>
            </w:tcBorders>
          </w:tcPr>
          <w:p w14:paraId="5CDAFF6A" w14:textId="463CF577"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12A6A87D"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1E0D167" w14:textId="541A85AF" w:rsidR="0052212A" w:rsidRDefault="0052212A" w:rsidP="0052212A">
            <w:pPr>
              <w:pStyle w:val="CellBody"/>
              <w:numPr>
                <w:ilvl w:val="0"/>
                <w:numId w:val="107"/>
              </w:numPr>
              <w:rPr>
                <w:rFonts w:ascii="Times New Roman" w:hAnsi="Times New Roman"/>
                <w:color w:val="auto"/>
              </w:rPr>
            </w:pPr>
            <w:r>
              <w:rPr>
                <w:rFonts w:ascii="Times New Roman" w:hAnsi="Times New Roman"/>
                <w:color w:val="auto"/>
              </w:rPr>
              <w:t xml:space="preserve">Try connecting to some other </w:t>
            </w:r>
            <w:r w:rsidRPr="00946D46">
              <w:rPr>
                <w:rFonts w:ascii="Times New Roman" w:hAnsi="Times New Roman"/>
                <w:color w:val="auto"/>
              </w:rPr>
              <w:t xml:space="preserve">Verify </w:t>
            </w:r>
            <w:r>
              <w:rPr>
                <w:rFonts w:ascii="Times New Roman" w:hAnsi="Times New Roman"/>
                <w:color w:val="auto"/>
              </w:rPr>
              <w:t>Standalone Controller</w:t>
            </w:r>
            <w:r w:rsidRPr="00D800E4">
              <w:rPr>
                <w:rFonts w:ascii="Times New Roman" w:hAnsi="Times New Roman"/>
                <w:color w:val="auto"/>
              </w:rPr>
              <w:t xml:space="preserve"> </w:t>
            </w:r>
            <w:r>
              <w:rPr>
                <w:rFonts w:ascii="Times New Roman" w:hAnsi="Times New Roman"/>
                <w:color w:val="auto"/>
              </w:rPr>
              <w:t>from same computer using same user. This shouldn’t be allowed.</w:t>
            </w:r>
          </w:p>
        </w:tc>
        <w:tc>
          <w:tcPr>
            <w:tcW w:w="2070" w:type="dxa"/>
            <w:tcBorders>
              <w:top w:val="single" w:sz="6" w:space="0" w:color="auto"/>
              <w:left w:val="single" w:sz="4" w:space="0" w:color="auto"/>
              <w:bottom w:val="single" w:sz="4" w:space="0" w:color="auto"/>
              <w:right w:val="single" w:sz="4" w:space="0" w:color="auto"/>
            </w:tcBorders>
          </w:tcPr>
          <w:p w14:paraId="78CE051A" w14:textId="2BA1A894"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A6572E" w14:paraId="2976159E"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E9A8892" w14:textId="77777777" w:rsidR="00A6572E" w:rsidRDefault="00A6572E" w:rsidP="007712E9">
            <w:pPr>
              <w:pStyle w:val="CellBody"/>
            </w:pPr>
            <w:r>
              <w:t>Comments:</w:t>
            </w:r>
          </w:p>
        </w:tc>
      </w:tr>
    </w:tbl>
    <w:p w14:paraId="32281A4D" w14:textId="77777777" w:rsidR="00A6572E" w:rsidRDefault="00A6572E" w:rsidP="00A6572E"/>
    <w:p w14:paraId="4785D5E3" w14:textId="77777777" w:rsidR="00A6572E" w:rsidRDefault="00A6572E" w:rsidP="00A6572E"/>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6572E" w:rsidRPr="003A700C" w14:paraId="513A6714"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46B3E1A" w14:textId="4D7BB635" w:rsidR="00A6572E" w:rsidRPr="003A700C" w:rsidRDefault="00A6572E" w:rsidP="000D01D9">
            <w:pPr>
              <w:pStyle w:val="SectL2"/>
              <w:numPr>
                <w:ilvl w:val="3"/>
                <w:numId w:val="178"/>
              </w:numPr>
              <w:spacing w:after="120"/>
              <w:rPr>
                <w:b w:val="0"/>
              </w:rPr>
            </w:pPr>
            <w:bookmarkStart w:id="3658" w:name="_Toc105769723"/>
            <w:bookmarkStart w:id="3659" w:name="_Toc105844701"/>
            <w:bookmarkStart w:id="3660" w:name="_Toc105845276"/>
            <w:bookmarkStart w:id="3661" w:name="_Toc105848978"/>
            <w:bookmarkStart w:id="3662" w:name="_Toc108469422"/>
            <w:bookmarkStart w:id="3663" w:name="_Toc108469904"/>
            <w:r w:rsidRPr="000D01D9">
              <w:rPr>
                <w:rFonts w:ascii="Times" w:hAnsi="Times" w:cs="Times"/>
                <w:color w:val="auto"/>
                <w:sz w:val="24"/>
                <w:szCs w:val="24"/>
              </w:rPr>
              <w:lastRenderedPageBreak/>
              <w:t xml:space="preserve">Test : </w:t>
            </w:r>
            <w:r w:rsidR="001F08EE" w:rsidRPr="000D01D9">
              <w:rPr>
                <w:rFonts w:ascii="Times" w:hAnsi="Times" w:cs="Times"/>
                <w:color w:val="auto"/>
                <w:sz w:val="24"/>
                <w:szCs w:val="24"/>
              </w:rPr>
              <w:t>Verify</w:t>
            </w:r>
            <w:r w:rsidRPr="000D01D9">
              <w:rPr>
                <w:rFonts w:ascii="Times" w:hAnsi="Times" w:cs="Times"/>
                <w:color w:val="auto"/>
                <w:sz w:val="24"/>
                <w:szCs w:val="24"/>
              </w:rPr>
              <w:t xml:space="preserve"> if Multiple users (operators, engineers, or administrators) will be able to connect to the same Standalone Controller providing they connect from different machines.</w:t>
            </w:r>
            <w:bookmarkEnd w:id="3658"/>
            <w:bookmarkEnd w:id="3659"/>
            <w:bookmarkEnd w:id="3660"/>
            <w:bookmarkEnd w:id="3661"/>
            <w:bookmarkEnd w:id="3662"/>
            <w:bookmarkEnd w:id="3663"/>
            <w:r w:rsidRPr="001F08EE">
              <w:rPr>
                <w:rFonts w:ascii="Times" w:hAnsi="Times" w:cs="Times"/>
                <w:b w:val="0"/>
                <w:bCs/>
                <w:color w:val="auto"/>
                <w:sz w:val="24"/>
                <w:szCs w:val="24"/>
              </w:rPr>
              <w:t xml:space="preserve"> </w:t>
            </w:r>
          </w:p>
        </w:tc>
      </w:tr>
      <w:tr w:rsidR="00A6572E" w14:paraId="3C5B4A1E"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8913904" w14:textId="77777777" w:rsidR="00A6572E" w:rsidRDefault="00A6572E"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64524A0" w14:textId="77777777" w:rsidR="00A6572E" w:rsidRDefault="00A6572E"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DEBD90B" w14:textId="77777777" w:rsidR="00A6572E" w:rsidRDefault="00A6572E" w:rsidP="007712E9">
            <w:pPr>
              <w:pStyle w:val="CellBody"/>
              <w:rPr>
                <w:ins w:id="3664" w:author="Jindal, Deepak [AUTOSOL/PWS/NOIDA]" w:date="2022-06-09T22:48:00Z"/>
                <w:rFonts w:ascii="Times New Roman" w:hAnsi="Times New Roman"/>
                <w:color w:val="auto"/>
              </w:rPr>
            </w:pPr>
            <w:r>
              <w:rPr>
                <w:rFonts w:ascii="Times New Roman" w:hAnsi="Times New Roman"/>
                <w:color w:val="auto"/>
              </w:rPr>
              <w:t xml:space="preserve"> </w:t>
            </w:r>
          </w:p>
          <w:p w14:paraId="025E6ED4" w14:textId="77777777" w:rsidR="004D0967" w:rsidRPr="004D0967" w:rsidRDefault="004D0967">
            <w:pPr>
              <w:rPr>
                <w:ins w:id="3665" w:author="Jindal, Deepak [AUTOSOL/PWS/NOIDA]" w:date="2022-06-09T22:48:00Z"/>
              </w:rPr>
              <w:pPrChange w:id="3666" w:author="Jindal, Deepak [AUTOSOL/PWS/NOIDA]" w:date="2022-06-09T22:48:00Z">
                <w:pPr>
                  <w:pStyle w:val="CellBody"/>
                </w:pPr>
              </w:pPrChange>
            </w:pPr>
          </w:p>
          <w:p w14:paraId="3BC4AEAE" w14:textId="77777777" w:rsidR="004D0967" w:rsidRPr="004D0967" w:rsidRDefault="004D0967">
            <w:pPr>
              <w:rPr>
                <w:ins w:id="3667" w:author="Jindal, Deepak [AUTOSOL/PWS/NOIDA]" w:date="2022-06-09T22:48:00Z"/>
              </w:rPr>
              <w:pPrChange w:id="3668" w:author="Jindal, Deepak [AUTOSOL/PWS/NOIDA]" w:date="2022-06-09T22:48:00Z">
                <w:pPr>
                  <w:pStyle w:val="CellBody"/>
                </w:pPr>
              </w:pPrChange>
            </w:pPr>
          </w:p>
          <w:p w14:paraId="2F892655" w14:textId="77777777" w:rsidR="004D0967" w:rsidRPr="004D0967" w:rsidRDefault="004D0967">
            <w:pPr>
              <w:rPr>
                <w:ins w:id="3669" w:author="Jindal, Deepak [AUTOSOL/PWS/NOIDA]" w:date="2022-06-09T22:48:00Z"/>
              </w:rPr>
              <w:pPrChange w:id="3670" w:author="Jindal, Deepak [AUTOSOL/PWS/NOIDA]" w:date="2022-06-09T22:48:00Z">
                <w:pPr>
                  <w:pStyle w:val="CellBody"/>
                </w:pPr>
              </w:pPrChange>
            </w:pPr>
          </w:p>
          <w:p w14:paraId="2B750F8A" w14:textId="77777777" w:rsidR="004D0967" w:rsidRPr="00C81135" w:rsidRDefault="004D0967">
            <w:pPr>
              <w:rPr>
                <w:ins w:id="3671" w:author="Jindal, Deepak [AUTOSOL/PWS/NOIDA]" w:date="2022-06-09T22:48:00Z"/>
              </w:rPr>
              <w:pPrChange w:id="3672" w:author="Jindal, Deepak [AUTOSOL/PWS/NOIDA]" w:date="2022-06-09T22:48:00Z">
                <w:pPr>
                  <w:pStyle w:val="CellBody"/>
                </w:pPr>
              </w:pPrChange>
            </w:pPr>
          </w:p>
          <w:p w14:paraId="27472F1A" w14:textId="77777777" w:rsidR="004D0967" w:rsidRPr="00866182" w:rsidRDefault="004D0967">
            <w:pPr>
              <w:rPr>
                <w:ins w:id="3673" w:author="Jindal, Deepak [AUTOSOL/PWS/NOIDA]" w:date="2022-06-09T22:48:00Z"/>
              </w:rPr>
              <w:pPrChange w:id="3674" w:author="Jindal, Deepak [AUTOSOL/PWS/NOIDA]" w:date="2022-06-09T22:48:00Z">
                <w:pPr>
                  <w:pStyle w:val="CellBody"/>
                </w:pPr>
              </w:pPrChange>
            </w:pPr>
          </w:p>
          <w:p w14:paraId="61F5CE00" w14:textId="77777777" w:rsidR="004D0967" w:rsidRPr="00DD46A3" w:rsidRDefault="004D0967">
            <w:pPr>
              <w:rPr>
                <w:ins w:id="3675" w:author="Jindal, Deepak [AUTOSOL/PWS/NOIDA]" w:date="2022-06-09T22:48:00Z"/>
              </w:rPr>
              <w:pPrChange w:id="3676" w:author="Jindal, Deepak [AUTOSOL/PWS/NOIDA]" w:date="2022-06-09T22:48:00Z">
                <w:pPr>
                  <w:pStyle w:val="CellBody"/>
                </w:pPr>
              </w:pPrChange>
            </w:pPr>
          </w:p>
          <w:p w14:paraId="6EF6FC2F" w14:textId="77777777" w:rsidR="004D0967" w:rsidRPr="00E57FC9" w:rsidRDefault="004D0967">
            <w:pPr>
              <w:rPr>
                <w:ins w:id="3677" w:author="Jindal, Deepak [AUTOSOL/PWS/NOIDA]" w:date="2022-06-09T22:48:00Z"/>
              </w:rPr>
              <w:pPrChange w:id="3678" w:author="Jindal, Deepak [AUTOSOL/PWS/NOIDA]" w:date="2022-06-09T22:48:00Z">
                <w:pPr>
                  <w:pStyle w:val="CellBody"/>
                </w:pPr>
              </w:pPrChange>
            </w:pPr>
          </w:p>
          <w:p w14:paraId="668095F8" w14:textId="77777777" w:rsidR="004D0967" w:rsidRPr="006A128E" w:rsidRDefault="004D0967">
            <w:pPr>
              <w:rPr>
                <w:ins w:id="3679" w:author="Jindal, Deepak [AUTOSOL/PWS/NOIDA]" w:date="2022-06-09T22:48:00Z"/>
              </w:rPr>
              <w:pPrChange w:id="3680" w:author="Jindal, Deepak [AUTOSOL/PWS/NOIDA]" w:date="2022-06-09T22:48:00Z">
                <w:pPr>
                  <w:pStyle w:val="CellBody"/>
                </w:pPr>
              </w:pPrChange>
            </w:pPr>
          </w:p>
          <w:p w14:paraId="00AEE95E" w14:textId="77777777" w:rsidR="004D0967" w:rsidRPr="007A602B" w:rsidRDefault="004D0967">
            <w:pPr>
              <w:rPr>
                <w:ins w:id="3681" w:author="Jindal, Deepak [AUTOSOL/PWS/NOIDA]" w:date="2022-06-09T22:48:00Z"/>
              </w:rPr>
              <w:pPrChange w:id="3682" w:author="Jindal, Deepak [AUTOSOL/PWS/NOIDA]" w:date="2022-06-09T22:48:00Z">
                <w:pPr>
                  <w:pStyle w:val="CellBody"/>
                </w:pPr>
              </w:pPrChange>
            </w:pPr>
          </w:p>
          <w:p w14:paraId="259ABD42" w14:textId="6E063F15" w:rsidR="004D0967" w:rsidRPr="001D6E8D" w:rsidRDefault="004D0967">
            <w:pPr>
              <w:pPrChange w:id="3683" w:author="Jindal, Deepak [AUTOSOL/PWS/NOIDA]" w:date="2022-06-09T22:48:00Z">
                <w:pPr>
                  <w:pStyle w:val="CellBody"/>
                </w:pPr>
              </w:pPrChange>
            </w:pPr>
          </w:p>
        </w:tc>
      </w:tr>
      <w:tr w:rsidR="0052212A" w14:paraId="07608807"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5374322" w14:textId="113DC928" w:rsidR="0052212A" w:rsidRPr="00946D46" w:rsidRDefault="0052212A" w:rsidP="0052212A">
            <w:pPr>
              <w:pStyle w:val="CellBody"/>
              <w:numPr>
                <w:ilvl w:val="0"/>
                <w:numId w:val="153"/>
              </w:numPr>
              <w:rPr>
                <w:rFonts w:ascii="Times New Roman" w:hAnsi="Times New Roman"/>
                <w:color w:val="auto"/>
              </w:rPr>
            </w:pPr>
            <w:r>
              <w:rPr>
                <w:rFonts w:ascii="Times New Roman" w:hAnsi="Times New Roman"/>
                <w:color w:val="auto"/>
              </w:rPr>
              <w:t>Connect to a Standalone Controller using some user</w:t>
            </w:r>
          </w:p>
        </w:tc>
        <w:tc>
          <w:tcPr>
            <w:tcW w:w="2070" w:type="dxa"/>
            <w:tcBorders>
              <w:top w:val="single" w:sz="6" w:space="0" w:color="auto"/>
              <w:left w:val="single" w:sz="4" w:space="0" w:color="auto"/>
              <w:bottom w:val="single" w:sz="4" w:space="0" w:color="auto"/>
              <w:right w:val="single" w:sz="4" w:space="0" w:color="auto"/>
            </w:tcBorders>
          </w:tcPr>
          <w:p w14:paraId="74A55FAF" w14:textId="77777777" w:rsidR="0052212A" w:rsidRDefault="0052212A" w:rsidP="0052212A">
            <w:pPr>
              <w:pStyle w:val="CellBody"/>
              <w:rPr>
                <w:ins w:id="3684" w:author="Jindal, Deepak [AUTOSOL/PWS/NOIDA]" w:date="2022-06-09T22:48:00Z"/>
                <w:rFonts w:ascii="Times New Roman" w:hAnsi="Times New Roman"/>
                <w:color w:val="auto"/>
              </w:rPr>
            </w:pPr>
            <w:r>
              <w:rPr>
                <w:rFonts w:ascii="Times New Roman" w:hAnsi="Times New Roman"/>
                <w:color w:val="auto"/>
              </w:rPr>
              <w:t xml:space="preserve">P/F/F#/NA:  </w:t>
            </w:r>
          </w:p>
          <w:p w14:paraId="59C0E5B1" w14:textId="77777777" w:rsidR="004D0967" w:rsidRPr="004D0967" w:rsidRDefault="004D0967">
            <w:pPr>
              <w:rPr>
                <w:ins w:id="3685" w:author="Jindal, Deepak [AUTOSOL/PWS/NOIDA]" w:date="2022-06-09T22:48:00Z"/>
              </w:rPr>
              <w:pPrChange w:id="3686" w:author="Jindal, Deepak [AUTOSOL/PWS/NOIDA]" w:date="2022-06-09T22:48:00Z">
                <w:pPr>
                  <w:pStyle w:val="CellBody"/>
                </w:pPr>
              </w:pPrChange>
            </w:pPr>
          </w:p>
          <w:p w14:paraId="1074DD9A" w14:textId="77777777" w:rsidR="004D0967" w:rsidRPr="004D0967" w:rsidRDefault="004D0967">
            <w:pPr>
              <w:rPr>
                <w:ins w:id="3687" w:author="Jindal, Deepak [AUTOSOL/PWS/NOIDA]" w:date="2022-06-09T22:48:00Z"/>
              </w:rPr>
              <w:pPrChange w:id="3688" w:author="Jindal, Deepak [AUTOSOL/PWS/NOIDA]" w:date="2022-06-09T22:48:00Z">
                <w:pPr>
                  <w:pStyle w:val="CellBody"/>
                </w:pPr>
              </w:pPrChange>
            </w:pPr>
          </w:p>
          <w:p w14:paraId="5E489D1E" w14:textId="77777777" w:rsidR="004D0967" w:rsidRPr="004D0967" w:rsidRDefault="004D0967">
            <w:pPr>
              <w:rPr>
                <w:ins w:id="3689" w:author="Jindal, Deepak [AUTOSOL/PWS/NOIDA]" w:date="2022-06-09T22:48:00Z"/>
              </w:rPr>
              <w:pPrChange w:id="3690" w:author="Jindal, Deepak [AUTOSOL/PWS/NOIDA]" w:date="2022-06-09T22:48:00Z">
                <w:pPr>
                  <w:pStyle w:val="CellBody"/>
                </w:pPr>
              </w:pPrChange>
            </w:pPr>
          </w:p>
          <w:p w14:paraId="4CA2BC9A" w14:textId="77777777" w:rsidR="004D0967" w:rsidRPr="004D0967" w:rsidRDefault="004D0967">
            <w:pPr>
              <w:rPr>
                <w:ins w:id="3691" w:author="Jindal, Deepak [AUTOSOL/PWS/NOIDA]" w:date="2022-06-09T22:48:00Z"/>
              </w:rPr>
              <w:pPrChange w:id="3692" w:author="Jindal, Deepak [AUTOSOL/PWS/NOIDA]" w:date="2022-06-09T22:48:00Z">
                <w:pPr>
                  <w:pStyle w:val="CellBody"/>
                </w:pPr>
              </w:pPrChange>
            </w:pPr>
          </w:p>
          <w:p w14:paraId="63BAC5E0" w14:textId="77777777" w:rsidR="004D0967" w:rsidRPr="00C81135" w:rsidRDefault="004D0967">
            <w:pPr>
              <w:rPr>
                <w:ins w:id="3693" w:author="Jindal, Deepak [AUTOSOL/PWS/NOIDA]" w:date="2022-06-09T22:48:00Z"/>
              </w:rPr>
              <w:pPrChange w:id="3694" w:author="Jindal, Deepak [AUTOSOL/PWS/NOIDA]" w:date="2022-06-09T22:48:00Z">
                <w:pPr>
                  <w:pStyle w:val="CellBody"/>
                </w:pPr>
              </w:pPrChange>
            </w:pPr>
          </w:p>
          <w:p w14:paraId="0E257669" w14:textId="77777777" w:rsidR="004D0967" w:rsidRPr="00866182" w:rsidRDefault="004D0967">
            <w:pPr>
              <w:rPr>
                <w:ins w:id="3695" w:author="Jindal, Deepak [AUTOSOL/PWS/NOIDA]" w:date="2022-06-09T22:48:00Z"/>
              </w:rPr>
              <w:pPrChange w:id="3696" w:author="Jindal, Deepak [AUTOSOL/PWS/NOIDA]" w:date="2022-06-09T22:48:00Z">
                <w:pPr>
                  <w:pStyle w:val="CellBody"/>
                </w:pPr>
              </w:pPrChange>
            </w:pPr>
          </w:p>
          <w:p w14:paraId="7AC55B11" w14:textId="77777777" w:rsidR="004D0967" w:rsidRPr="00DD46A3" w:rsidRDefault="004D0967">
            <w:pPr>
              <w:rPr>
                <w:ins w:id="3697" w:author="Jindal, Deepak [AUTOSOL/PWS/NOIDA]" w:date="2022-06-09T22:48:00Z"/>
              </w:rPr>
              <w:pPrChange w:id="3698" w:author="Jindal, Deepak [AUTOSOL/PWS/NOIDA]" w:date="2022-06-09T22:48:00Z">
                <w:pPr>
                  <w:pStyle w:val="CellBody"/>
                </w:pPr>
              </w:pPrChange>
            </w:pPr>
          </w:p>
          <w:p w14:paraId="3DCC1D0E" w14:textId="77777777" w:rsidR="004D0967" w:rsidRPr="00E57FC9" w:rsidRDefault="004D0967">
            <w:pPr>
              <w:rPr>
                <w:ins w:id="3699" w:author="Jindal, Deepak [AUTOSOL/PWS/NOIDA]" w:date="2022-06-09T22:48:00Z"/>
              </w:rPr>
              <w:pPrChange w:id="3700" w:author="Jindal, Deepak [AUTOSOL/PWS/NOIDA]" w:date="2022-06-09T22:48:00Z">
                <w:pPr>
                  <w:pStyle w:val="CellBody"/>
                </w:pPr>
              </w:pPrChange>
            </w:pPr>
          </w:p>
          <w:p w14:paraId="041727DA" w14:textId="0043A2E0" w:rsidR="004D0967" w:rsidRPr="006A128E" w:rsidRDefault="004D0967">
            <w:pPr>
              <w:pPrChange w:id="3701" w:author="Jindal, Deepak [AUTOSOL/PWS/NOIDA]" w:date="2022-06-09T22:48:00Z">
                <w:pPr>
                  <w:pStyle w:val="CellBody"/>
                </w:pPr>
              </w:pPrChange>
            </w:pPr>
          </w:p>
        </w:tc>
      </w:tr>
      <w:tr w:rsidR="0052212A" w14:paraId="26D3678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D4F2001" w14:textId="0750C16A" w:rsidR="0052212A" w:rsidRDefault="0052212A" w:rsidP="0052212A">
            <w:pPr>
              <w:pStyle w:val="CellBody"/>
              <w:numPr>
                <w:ilvl w:val="0"/>
                <w:numId w:val="153"/>
              </w:numPr>
              <w:rPr>
                <w:rFonts w:ascii="Times New Roman" w:hAnsi="Times New Roman"/>
                <w:color w:val="auto"/>
              </w:rPr>
            </w:pPr>
            <w:r>
              <w:rPr>
                <w:rFonts w:ascii="Times New Roman" w:hAnsi="Times New Roman"/>
                <w:color w:val="auto"/>
              </w:rPr>
              <w:t xml:space="preserve">Try connecting to same Controller using some other user using some other machine </w:t>
            </w:r>
          </w:p>
        </w:tc>
        <w:tc>
          <w:tcPr>
            <w:tcW w:w="2070" w:type="dxa"/>
            <w:tcBorders>
              <w:top w:val="single" w:sz="6" w:space="0" w:color="auto"/>
              <w:left w:val="single" w:sz="4" w:space="0" w:color="auto"/>
              <w:bottom w:val="single" w:sz="4" w:space="0" w:color="auto"/>
              <w:right w:val="single" w:sz="4" w:space="0" w:color="auto"/>
            </w:tcBorders>
          </w:tcPr>
          <w:p w14:paraId="4444F713" w14:textId="77777777" w:rsidR="0052212A" w:rsidRDefault="0052212A" w:rsidP="0052212A">
            <w:pPr>
              <w:pStyle w:val="CellBody"/>
              <w:rPr>
                <w:ins w:id="3702" w:author="Jindal, Deepak [AUTOSOL/PWS/NOIDA]" w:date="2022-06-09T22:48:00Z"/>
                <w:rFonts w:ascii="Times New Roman" w:hAnsi="Times New Roman"/>
                <w:color w:val="auto"/>
              </w:rPr>
            </w:pPr>
            <w:r>
              <w:rPr>
                <w:rFonts w:ascii="Times New Roman" w:hAnsi="Times New Roman"/>
                <w:color w:val="auto"/>
              </w:rPr>
              <w:t xml:space="preserve">P/F/F#/NA:  </w:t>
            </w:r>
          </w:p>
          <w:p w14:paraId="120920DA" w14:textId="77777777" w:rsidR="004D0967" w:rsidRPr="004D0967" w:rsidRDefault="004D0967">
            <w:pPr>
              <w:rPr>
                <w:ins w:id="3703" w:author="Jindal, Deepak [AUTOSOL/PWS/NOIDA]" w:date="2022-06-09T22:48:00Z"/>
              </w:rPr>
              <w:pPrChange w:id="3704" w:author="Jindal, Deepak [AUTOSOL/PWS/NOIDA]" w:date="2022-06-09T22:48:00Z">
                <w:pPr>
                  <w:pStyle w:val="CellBody"/>
                </w:pPr>
              </w:pPrChange>
            </w:pPr>
          </w:p>
          <w:p w14:paraId="7FF7B4C5" w14:textId="77777777" w:rsidR="004D0967" w:rsidRPr="004D0967" w:rsidRDefault="004D0967">
            <w:pPr>
              <w:rPr>
                <w:ins w:id="3705" w:author="Jindal, Deepak [AUTOSOL/PWS/NOIDA]" w:date="2022-06-09T22:48:00Z"/>
              </w:rPr>
              <w:pPrChange w:id="3706" w:author="Jindal, Deepak [AUTOSOL/PWS/NOIDA]" w:date="2022-06-09T22:48:00Z">
                <w:pPr>
                  <w:pStyle w:val="CellBody"/>
                </w:pPr>
              </w:pPrChange>
            </w:pPr>
          </w:p>
          <w:p w14:paraId="6C81ECD8" w14:textId="77777777" w:rsidR="004D0967" w:rsidRPr="004D0967" w:rsidRDefault="004D0967">
            <w:pPr>
              <w:rPr>
                <w:ins w:id="3707" w:author="Jindal, Deepak [AUTOSOL/PWS/NOIDA]" w:date="2022-06-09T22:48:00Z"/>
              </w:rPr>
              <w:pPrChange w:id="3708" w:author="Jindal, Deepak [AUTOSOL/PWS/NOIDA]" w:date="2022-06-09T22:48:00Z">
                <w:pPr>
                  <w:pStyle w:val="CellBody"/>
                </w:pPr>
              </w:pPrChange>
            </w:pPr>
          </w:p>
          <w:p w14:paraId="67F3A8E2" w14:textId="77777777" w:rsidR="004D0967" w:rsidRPr="004D0967" w:rsidRDefault="004D0967">
            <w:pPr>
              <w:rPr>
                <w:ins w:id="3709" w:author="Jindal, Deepak [AUTOSOL/PWS/NOIDA]" w:date="2022-06-09T22:48:00Z"/>
              </w:rPr>
              <w:pPrChange w:id="3710" w:author="Jindal, Deepak [AUTOSOL/PWS/NOIDA]" w:date="2022-06-09T22:48:00Z">
                <w:pPr>
                  <w:pStyle w:val="CellBody"/>
                </w:pPr>
              </w:pPrChange>
            </w:pPr>
          </w:p>
          <w:p w14:paraId="44A466F9" w14:textId="77777777" w:rsidR="004D0967" w:rsidRPr="004D0967" w:rsidRDefault="004D0967">
            <w:pPr>
              <w:rPr>
                <w:ins w:id="3711" w:author="Jindal, Deepak [AUTOSOL/PWS/NOIDA]" w:date="2022-06-09T22:48:00Z"/>
              </w:rPr>
              <w:pPrChange w:id="3712" w:author="Jindal, Deepak [AUTOSOL/PWS/NOIDA]" w:date="2022-06-09T22:48:00Z">
                <w:pPr>
                  <w:pStyle w:val="CellBody"/>
                </w:pPr>
              </w:pPrChange>
            </w:pPr>
          </w:p>
          <w:p w14:paraId="4AE184F3" w14:textId="77777777" w:rsidR="004D0967" w:rsidRPr="00C81135" w:rsidRDefault="004D0967">
            <w:pPr>
              <w:rPr>
                <w:ins w:id="3713" w:author="Jindal, Deepak [AUTOSOL/PWS/NOIDA]" w:date="2022-06-09T22:48:00Z"/>
              </w:rPr>
              <w:pPrChange w:id="3714" w:author="Jindal, Deepak [AUTOSOL/PWS/NOIDA]" w:date="2022-06-09T22:48:00Z">
                <w:pPr>
                  <w:pStyle w:val="CellBody"/>
                </w:pPr>
              </w:pPrChange>
            </w:pPr>
          </w:p>
          <w:p w14:paraId="0F8E3FDA" w14:textId="77777777" w:rsidR="004D0967" w:rsidRPr="00866182" w:rsidRDefault="004D0967">
            <w:pPr>
              <w:rPr>
                <w:ins w:id="3715" w:author="Jindal, Deepak [AUTOSOL/PWS/NOIDA]" w:date="2022-06-09T22:48:00Z"/>
              </w:rPr>
              <w:pPrChange w:id="3716" w:author="Jindal, Deepak [AUTOSOL/PWS/NOIDA]" w:date="2022-06-09T22:48:00Z">
                <w:pPr>
                  <w:pStyle w:val="CellBody"/>
                </w:pPr>
              </w:pPrChange>
            </w:pPr>
          </w:p>
          <w:p w14:paraId="7F8B8753" w14:textId="48B62AA1" w:rsidR="004D0967" w:rsidRPr="00DD46A3" w:rsidRDefault="004D0967">
            <w:pPr>
              <w:pPrChange w:id="3717" w:author="Jindal, Deepak [AUTOSOL/PWS/NOIDA]" w:date="2022-06-09T22:48:00Z">
                <w:pPr>
                  <w:pStyle w:val="CellBody"/>
                </w:pPr>
              </w:pPrChange>
            </w:pPr>
          </w:p>
        </w:tc>
      </w:tr>
      <w:tr w:rsidR="004D0967" w14:paraId="41FE4F1A" w14:textId="77777777" w:rsidTr="007712E9">
        <w:trPr>
          <w:cantSplit/>
          <w:trHeight w:val="316"/>
          <w:ins w:id="3718" w:author="Jindal, Deepak [AUTOSOL/PWS/NOIDA]" w:date="2022-06-09T22:44:00Z"/>
        </w:trPr>
        <w:tc>
          <w:tcPr>
            <w:tcW w:w="7380" w:type="dxa"/>
            <w:gridSpan w:val="2"/>
            <w:tcBorders>
              <w:top w:val="single" w:sz="6" w:space="0" w:color="auto"/>
              <w:left w:val="single" w:sz="4" w:space="0" w:color="auto"/>
              <w:bottom w:val="single" w:sz="4" w:space="0" w:color="auto"/>
              <w:right w:val="single" w:sz="4" w:space="0" w:color="auto"/>
            </w:tcBorders>
          </w:tcPr>
          <w:p w14:paraId="4090D5AD" w14:textId="04A971C1" w:rsidR="004D0967" w:rsidRDefault="004D0967" w:rsidP="0052212A">
            <w:pPr>
              <w:pStyle w:val="CellBody"/>
              <w:numPr>
                <w:ilvl w:val="0"/>
                <w:numId w:val="153"/>
              </w:numPr>
              <w:rPr>
                <w:ins w:id="3719" w:author="Jindal, Deepak [AUTOSOL/PWS/NOIDA]" w:date="2022-06-09T22:44:00Z"/>
                <w:rFonts w:ascii="Times New Roman" w:hAnsi="Times New Roman"/>
                <w:color w:val="auto"/>
              </w:rPr>
            </w:pPr>
            <w:ins w:id="3720" w:author="Jindal, Deepak [AUTOSOL/PWS/NOIDA]" w:date="2022-06-09T22:44:00Z">
              <w:r>
                <w:rPr>
                  <w:rFonts w:ascii="Times New Roman" w:hAnsi="Times New Roman"/>
                  <w:color w:val="auto"/>
                </w:rPr>
                <w:t xml:space="preserve">Try connecting to same Controller using same user using some other machine (e.g. multiple </w:t>
              </w:r>
            </w:ins>
            <w:ins w:id="3721" w:author="Jindal, Deepak [AUTOSOL/PWS/NOIDA]" w:date="2022-06-09T22:45:00Z">
              <w:r>
                <w:rPr>
                  <w:rFonts w:ascii="Times New Roman" w:hAnsi="Times New Roman"/>
                  <w:color w:val="auto"/>
                </w:rPr>
                <w:t xml:space="preserve">login </w:t>
              </w:r>
              <w:r>
                <w:t>as administrator</w:t>
              </w:r>
            </w:ins>
            <w:ins w:id="3722" w:author="Jindal, Deepak [AUTOSOL/PWS/NOIDA]" w:date="2022-06-09T22:44:00Z">
              <w:r>
                <w:rPr>
                  <w:rFonts w:ascii="Times New Roman" w:hAnsi="Times New Roman"/>
                  <w:color w:val="auto"/>
                </w:rPr>
                <w:t>)</w:t>
              </w:r>
            </w:ins>
          </w:p>
        </w:tc>
        <w:tc>
          <w:tcPr>
            <w:tcW w:w="2070" w:type="dxa"/>
            <w:tcBorders>
              <w:top w:val="single" w:sz="6" w:space="0" w:color="auto"/>
              <w:left w:val="single" w:sz="4" w:space="0" w:color="auto"/>
              <w:bottom w:val="single" w:sz="4" w:space="0" w:color="auto"/>
              <w:right w:val="single" w:sz="4" w:space="0" w:color="auto"/>
            </w:tcBorders>
          </w:tcPr>
          <w:p w14:paraId="4660093D" w14:textId="77777777" w:rsidR="004D0967" w:rsidRDefault="004D0967" w:rsidP="0052212A">
            <w:pPr>
              <w:pStyle w:val="CellBody"/>
              <w:rPr>
                <w:ins w:id="3723" w:author="Jindal, Deepak [AUTOSOL/PWS/NOIDA]" w:date="2022-06-09T22:48:00Z"/>
                <w:rFonts w:ascii="Times New Roman" w:hAnsi="Times New Roman"/>
                <w:color w:val="auto"/>
              </w:rPr>
            </w:pPr>
          </w:p>
          <w:p w14:paraId="162BB8C5" w14:textId="77777777" w:rsidR="004D0967" w:rsidRPr="004D0967" w:rsidRDefault="004D0967">
            <w:pPr>
              <w:rPr>
                <w:ins w:id="3724" w:author="Jindal, Deepak [AUTOSOL/PWS/NOIDA]" w:date="2022-06-09T22:48:00Z"/>
              </w:rPr>
              <w:pPrChange w:id="3725" w:author="Jindal, Deepak [AUTOSOL/PWS/NOIDA]" w:date="2022-06-09T22:48:00Z">
                <w:pPr>
                  <w:pStyle w:val="CellBody"/>
                </w:pPr>
              </w:pPrChange>
            </w:pPr>
          </w:p>
          <w:p w14:paraId="33BEF36A" w14:textId="77777777" w:rsidR="004D0967" w:rsidRPr="004D0967" w:rsidRDefault="004D0967">
            <w:pPr>
              <w:rPr>
                <w:ins w:id="3726" w:author="Jindal, Deepak [AUTOSOL/PWS/NOIDA]" w:date="2022-06-09T22:48:00Z"/>
              </w:rPr>
              <w:pPrChange w:id="3727" w:author="Jindal, Deepak [AUTOSOL/PWS/NOIDA]" w:date="2022-06-09T22:48:00Z">
                <w:pPr>
                  <w:pStyle w:val="CellBody"/>
                </w:pPr>
              </w:pPrChange>
            </w:pPr>
          </w:p>
          <w:p w14:paraId="1B5F71B4" w14:textId="77777777" w:rsidR="004D0967" w:rsidRPr="004D0967" w:rsidRDefault="004D0967">
            <w:pPr>
              <w:rPr>
                <w:ins w:id="3728" w:author="Jindal, Deepak [AUTOSOL/PWS/NOIDA]" w:date="2022-06-09T22:48:00Z"/>
              </w:rPr>
              <w:pPrChange w:id="3729" w:author="Jindal, Deepak [AUTOSOL/PWS/NOIDA]" w:date="2022-06-09T22:48:00Z">
                <w:pPr>
                  <w:pStyle w:val="CellBody"/>
                </w:pPr>
              </w:pPrChange>
            </w:pPr>
          </w:p>
          <w:p w14:paraId="200C04DB" w14:textId="77777777" w:rsidR="004D0967" w:rsidRPr="004D0967" w:rsidRDefault="004D0967">
            <w:pPr>
              <w:rPr>
                <w:ins w:id="3730" w:author="Jindal, Deepak [AUTOSOL/PWS/NOIDA]" w:date="2022-06-09T22:48:00Z"/>
              </w:rPr>
              <w:pPrChange w:id="3731" w:author="Jindal, Deepak [AUTOSOL/PWS/NOIDA]" w:date="2022-06-09T22:48:00Z">
                <w:pPr>
                  <w:pStyle w:val="CellBody"/>
                </w:pPr>
              </w:pPrChange>
            </w:pPr>
          </w:p>
          <w:p w14:paraId="0F621CFA" w14:textId="3799BD9D" w:rsidR="004D0967" w:rsidRPr="004D0967" w:rsidRDefault="004D0967">
            <w:pPr>
              <w:rPr>
                <w:ins w:id="3732" w:author="Jindal, Deepak [AUTOSOL/PWS/NOIDA]" w:date="2022-06-09T22:44:00Z"/>
              </w:rPr>
              <w:pPrChange w:id="3733" w:author="Jindal, Deepak [AUTOSOL/PWS/NOIDA]" w:date="2022-06-09T22:48:00Z">
                <w:pPr>
                  <w:pStyle w:val="CellBody"/>
                </w:pPr>
              </w:pPrChange>
            </w:pPr>
          </w:p>
        </w:tc>
      </w:tr>
      <w:tr w:rsidR="00D800E4" w14:paraId="5F90E84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5FB2289" w14:textId="3C85D84A" w:rsidR="00D800E4" w:rsidRDefault="00CE1341">
            <w:pPr>
              <w:pStyle w:val="CellBody"/>
              <w:numPr>
                <w:ilvl w:val="0"/>
                <w:numId w:val="153"/>
              </w:numPr>
              <w:rPr>
                <w:rFonts w:ascii="Times New Roman" w:hAnsi="Times New Roman"/>
                <w:color w:val="auto"/>
              </w:rPr>
              <w:pPrChange w:id="3734" w:author="Jindal, Deepak [AUTOSOL/PWS/NOIDA]" w:date="2022-06-09T18:56:00Z">
                <w:pPr>
                  <w:pStyle w:val="CellBody"/>
                </w:pPr>
              </w:pPrChange>
            </w:pPr>
            <w:ins w:id="3735" w:author="Jindal, Deepak [AUTOSOL/PWS/NOIDA]" w:date="2022-06-09T18:56:00Z">
              <w:r>
                <w:rPr>
                  <w:rFonts w:ascii="Times New Roman" w:hAnsi="Times New Roman"/>
                  <w:color w:val="auto"/>
                </w:rPr>
                <w:t>Verify that the as per user previliges database is locked</w:t>
              </w:r>
            </w:ins>
            <w:ins w:id="3736" w:author="Jindal, Deepak [AUTOSOL/PWS/NOIDA]" w:date="2022-06-09T18:57:00Z">
              <w:r>
                <w:rPr>
                  <w:rFonts w:ascii="Times New Roman" w:hAnsi="Times New Roman"/>
                  <w:color w:val="auto"/>
                </w:rPr>
                <w:t xml:space="preserve"> and </w:t>
              </w:r>
              <w:r>
                <w:t>one cannot Load or Download from the Ovation Developer Studio if another user has “taken control” of the Standalone Controller</w:t>
              </w:r>
            </w:ins>
          </w:p>
        </w:tc>
        <w:tc>
          <w:tcPr>
            <w:tcW w:w="2070" w:type="dxa"/>
            <w:tcBorders>
              <w:top w:val="single" w:sz="6" w:space="0" w:color="auto"/>
              <w:left w:val="single" w:sz="4" w:space="0" w:color="auto"/>
              <w:bottom w:val="single" w:sz="4" w:space="0" w:color="auto"/>
              <w:right w:val="single" w:sz="4" w:space="0" w:color="auto"/>
            </w:tcBorders>
          </w:tcPr>
          <w:p w14:paraId="0E68A50F" w14:textId="77777777" w:rsidR="00D800E4" w:rsidRDefault="00D800E4" w:rsidP="00D800E4">
            <w:pPr>
              <w:pStyle w:val="CellBody"/>
              <w:rPr>
                <w:rFonts w:ascii="Times New Roman" w:hAnsi="Times New Roman"/>
                <w:color w:val="auto"/>
              </w:rPr>
            </w:pPr>
          </w:p>
        </w:tc>
      </w:tr>
      <w:tr w:rsidR="00D800E4" w14:paraId="1DB402FE"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52B8545" w14:textId="77777777" w:rsidR="00D800E4" w:rsidRDefault="00D800E4" w:rsidP="00D800E4">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01A4789E" w14:textId="77777777" w:rsidR="00D800E4" w:rsidRDefault="00D800E4" w:rsidP="00D800E4">
            <w:pPr>
              <w:pStyle w:val="CellBody"/>
              <w:rPr>
                <w:rFonts w:ascii="Times New Roman" w:hAnsi="Times New Roman"/>
                <w:color w:val="auto"/>
              </w:rPr>
            </w:pPr>
          </w:p>
        </w:tc>
      </w:tr>
      <w:tr w:rsidR="00D800E4" w14:paraId="1CF9B90B"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7366628" w14:textId="77777777" w:rsidR="00D800E4" w:rsidRDefault="00D800E4" w:rsidP="00D800E4">
            <w:pPr>
              <w:pStyle w:val="CellBody"/>
            </w:pPr>
            <w:r>
              <w:t>Comments:</w:t>
            </w:r>
          </w:p>
        </w:tc>
      </w:tr>
    </w:tbl>
    <w:p w14:paraId="333C8A6D" w14:textId="77777777" w:rsidR="00A6572E" w:rsidRDefault="00A6572E" w:rsidP="00A6572E"/>
    <w:p w14:paraId="3497509D" w14:textId="77777777" w:rsidR="00A6572E" w:rsidRDefault="00A6572E" w:rsidP="00A6572E"/>
    <w:p w14:paraId="3DDD09ED" w14:textId="77777777" w:rsidR="00A6572E" w:rsidRDefault="00A6572E" w:rsidP="00A6572E"/>
    <w:p w14:paraId="190955A1" w14:textId="77777777" w:rsidR="00A6572E" w:rsidRDefault="00A6572E" w:rsidP="00A6572E"/>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6572E" w:rsidRPr="003A700C" w14:paraId="67B3E57C"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626C081" w14:textId="772C97F3" w:rsidR="00A6572E" w:rsidRPr="003A700C" w:rsidRDefault="00A6572E" w:rsidP="000D01D9">
            <w:pPr>
              <w:pStyle w:val="SectL2"/>
              <w:numPr>
                <w:ilvl w:val="3"/>
                <w:numId w:val="178"/>
              </w:numPr>
              <w:spacing w:after="120"/>
              <w:rPr>
                <w:b w:val="0"/>
              </w:rPr>
            </w:pPr>
            <w:bookmarkStart w:id="3737" w:name="_Toc105769724"/>
            <w:bookmarkStart w:id="3738" w:name="_Toc105844702"/>
            <w:bookmarkStart w:id="3739" w:name="_Toc105845277"/>
            <w:bookmarkStart w:id="3740" w:name="_Toc105848979"/>
            <w:bookmarkStart w:id="3741" w:name="_Toc108469423"/>
            <w:bookmarkStart w:id="3742" w:name="_Toc108469905"/>
            <w:r w:rsidRPr="000D01D9">
              <w:rPr>
                <w:rFonts w:ascii="Times" w:hAnsi="Times" w:cs="Times"/>
                <w:color w:val="auto"/>
                <w:sz w:val="24"/>
                <w:szCs w:val="24"/>
              </w:rPr>
              <w:t xml:space="preserve">Test : </w:t>
            </w:r>
            <w:r w:rsidR="00EE5220" w:rsidRPr="000D01D9">
              <w:rPr>
                <w:rFonts w:ascii="Times" w:hAnsi="Times" w:cs="Times"/>
                <w:color w:val="auto"/>
                <w:sz w:val="24"/>
                <w:szCs w:val="24"/>
              </w:rPr>
              <w:t>Verify</w:t>
            </w:r>
            <w:r w:rsidRPr="000D01D9">
              <w:rPr>
                <w:rFonts w:ascii="Times" w:hAnsi="Times" w:cs="Times"/>
                <w:color w:val="auto"/>
                <w:sz w:val="24"/>
                <w:szCs w:val="24"/>
              </w:rPr>
              <w:t xml:space="preserve"> if Standalone HMI Alarm Software will only provide the current points in alarm.</w:t>
            </w:r>
            <w:bookmarkEnd w:id="3737"/>
            <w:bookmarkEnd w:id="3738"/>
            <w:bookmarkEnd w:id="3739"/>
            <w:bookmarkEnd w:id="3740"/>
            <w:bookmarkEnd w:id="3741"/>
            <w:bookmarkEnd w:id="3742"/>
            <w:r w:rsidRPr="00EE5220">
              <w:rPr>
                <w:b w:val="0"/>
                <w:bCs/>
                <w:color w:val="auto"/>
                <w:sz w:val="24"/>
                <w:szCs w:val="24"/>
              </w:rPr>
              <w:t xml:space="preserve">  </w:t>
            </w:r>
          </w:p>
        </w:tc>
      </w:tr>
      <w:tr w:rsidR="00A6572E" w14:paraId="1082E102"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B77B0F7" w14:textId="77777777" w:rsidR="00A6572E" w:rsidRDefault="00A6572E"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39CCFBA7" w14:textId="77777777" w:rsidR="00A6572E" w:rsidRDefault="00A6572E"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07DEFC54" w14:textId="77777777" w:rsidR="00A6572E" w:rsidRDefault="00A6572E" w:rsidP="007712E9">
            <w:pPr>
              <w:pStyle w:val="CellBody"/>
              <w:rPr>
                <w:rFonts w:ascii="Times New Roman" w:hAnsi="Times New Roman"/>
                <w:color w:val="auto"/>
              </w:rPr>
            </w:pPr>
            <w:r>
              <w:rPr>
                <w:rFonts w:ascii="Times New Roman" w:hAnsi="Times New Roman"/>
                <w:color w:val="auto"/>
              </w:rPr>
              <w:t xml:space="preserve"> </w:t>
            </w:r>
          </w:p>
        </w:tc>
      </w:tr>
      <w:tr w:rsidR="0052212A" w14:paraId="0D15E75F"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7FECFF0" w14:textId="12D41133" w:rsidR="0052212A" w:rsidRDefault="0052212A" w:rsidP="0052212A">
            <w:pPr>
              <w:pStyle w:val="CellBody"/>
              <w:numPr>
                <w:ilvl w:val="0"/>
                <w:numId w:val="110"/>
              </w:numPr>
              <w:rPr>
                <w:rFonts w:ascii="Times New Roman" w:hAnsi="Times New Roman"/>
                <w:color w:val="auto"/>
              </w:rPr>
            </w:pPr>
            <w:r>
              <w:rPr>
                <w:rFonts w:ascii="Times New Roman" w:hAnsi="Times New Roman"/>
                <w:color w:val="auto"/>
              </w:rPr>
              <w:lastRenderedPageBreak/>
              <w:t>Connect to standalone Controller and open up the alarm application</w:t>
            </w:r>
          </w:p>
        </w:tc>
        <w:tc>
          <w:tcPr>
            <w:tcW w:w="2070" w:type="dxa"/>
            <w:tcBorders>
              <w:top w:val="single" w:sz="6" w:space="0" w:color="auto"/>
              <w:left w:val="single" w:sz="4" w:space="0" w:color="auto"/>
              <w:bottom w:val="single" w:sz="4" w:space="0" w:color="auto"/>
              <w:right w:val="single" w:sz="4" w:space="0" w:color="auto"/>
            </w:tcBorders>
          </w:tcPr>
          <w:p w14:paraId="557BE53B" w14:textId="07FA2892"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858A4C1"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C59E04F" w14:textId="4D6FF20A" w:rsidR="0052212A" w:rsidRDefault="0052212A" w:rsidP="0052212A">
            <w:pPr>
              <w:pStyle w:val="CellBody"/>
              <w:numPr>
                <w:ilvl w:val="0"/>
                <w:numId w:val="110"/>
              </w:numPr>
              <w:rPr>
                <w:rFonts w:ascii="Times New Roman" w:hAnsi="Times New Roman"/>
                <w:color w:val="auto"/>
              </w:rPr>
            </w:pPr>
            <w:r>
              <w:rPr>
                <w:rFonts w:ascii="Times New Roman" w:hAnsi="Times New Roman"/>
                <w:color w:val="auto"/>
              </w:rPr>
              <w:t>Verify</w:t>
            </w:r>
            <w:r>
              <w:rPr>
                <w:b/>
              </w:rPr>
              <w:t xml:space="preserve"> </w:t>
            </w:r>
            <w:r w:rsidRPr="00C813E1">
              <w:rPr>
                <w:bCs/>
              </w:rPr>
              <w:t>if The Standalone HMI Alarm Software will only provide the current points in alarm</w:t>
            </w:r>
            <w:r w:rsidRPr="00EE5220">
              <w:rPr>
                <w:bCs/>
              </w:rPr>
              <w:t>.</w:t>
            </w:r>
            <w:r w:rsidRPr="00EE5220">
              <w:rPr>
                <w:bCs/>
                <w:color w:val="auto"/>
                <w:szCs w:val="24"/>
              </w:rPr>
              <w:t xml:space="preserve"> (This supports only an “Alarm List” none of the other “List” types are available)</w:t>
            </w:r>
          </w:p>
        </w:tc>
        <w:tc>
          <w:tcPr>
            <w:tcW w:w="2070" w:type="dxa"/>
            <w:tcBorders>
              <w:top w:val="single" w:sz="6" w:space="0" w:color="auto"/>
              <w:left w:val="single" w:sz="4" w:space="0" w:color="auto"/>
              <w:bottom w:val="single" w:sz="4" w:space="0" w:color="auto"/>
              <w:right w:val="single" w:sz="4" w:space="0" w:color="auto"/>
            </w:tcBorders>
          </w:tcPr>
          <w:p w14:paraId="3EFF0466" w14:textId="22F32FB3"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A6572E" w14:paraId="59879D72"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BB568F0" w14:textId="77777777" w:rsidR="00A6572E" w:rsidRDefault="00A6572E" w:rsidP="007712E9">
            <w:pPr>
              <w:pStyle w:val="CellBody"/>
            </w:pPr>
            <w:r>
              <w:t>Comments:</w:t>
            </w:r>
          </w:p>
        </w:tc>
      </w:tr>
    </w:tbl>
    <w:p w14:paraId="42B00B96" w14:textId="77777777" w:rsidR="00A6572E" w:rsidRDefault="00A6572E" w:rsidP="00A6572E"/>
    <w:p w14:paraId="76B945EB" w14:textId="77777777" w:rsidR="00A6572E" w:rsidRDefault="00A6572E" w:rsidP="00A6572E"/>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6572E" w:rsidRPr="003A700C" w14:paraId="1A0BB143"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CBC2CB3" w14:textId="5AF02336" w:rsidR="00A6572E" w:rsidRPr="00AB712C" w:rsidRDefault="00A6572E" w:rsidP="000D01D9">
            <w:pPr>
              <w:pStyle w:val="SectL2"/>
              <w:numPr>
                <w:ilvl w:val="3"/>
                <w:numId w:val="178"/>
              </w:numPr>
              <w:spacing w:after="120"/>
              <w:rPr>
                <w:rFonts w:ascii="Times" w:hAnsi="Times" w:cs="Times"/>
                <w:b w:val="0"/>
              </w:rPr>
            </w:pPr>
            <w:bookmarkStart w:id="3743" w:name="_Toc105769725"/>
            <w:bookmarkStart w:id="3744" w:name="_Toc105844703"/>
            <w:bookmarkStart w:id="3745" w:name="_Toc105845278"/>
            <w:bookmarkStart w:id="3746" w:name="_Toc105848980"/>
            <w:bookmarkStart w:id="3747" w:name="_Toc108469424"/>
            <w:bookmarkStart w:id="3748" w:name="_Toc108469906"/>
            <w:r w:rsidRPr="00AB712C">
              <w:rPr>
                <w:rFonts w:ascii="Times" w:hAnsi="Times" w:cs="Times"/>
                <w:color w:val="auto"/>
                <w:sz w:val="24"/>
                <w:szCs w:val="24"/>
              </w:rPr>
              <w:t xml:space="preserve">Test : </w:t>
            </w:r>
            <w:r w:rsidR="00AB712C" w:rsidRPr="000D01D9">
              <w:rPr>
                <w:rFonts w:ascii="Times" w:hAnsi="Times" w:cs="Times"/>
                <w:color w:val="auto"/>
                <w:sz w:val="24"/>
                <w:szCs w:val="24"/>
              </w:rPr>
              <w:t>Verify</w:t>
            </w:r>
            <w:r w:rsidRPr="000D01D9">
              <w:rPr>
                <w:rFonts w:ascii="Times" w:hAnsi="Times" w:cs="Times"/>
                <w:color w:val="auto"/>
                <w:sz w:val="24"/>
                <w:szCs w:val="24"/>
              </w:rPr>
              <w:t xml:space="preserve"> if Standalone HMI Software will not provide Alarm Printer</w:t>
            </w:r>
            <w:r w:rsidR="00762B07" w:rsidRPr="000D01D9">
              <w:rPr>
                <w:rFonts w:ascii="Times" w:hAnsi="Times" w:cs="Times"/>
                <w:color w:val="auto"/>
                <w:sz w:val="24"/>
                <w:szCs w:val="24"/>
              </w:rPr>
              <w:t xml:space="preserve">, </w:t>
            </w:r>
            <w:r w:rsidRPr="000D01D9">
              <w:rPr>
                <w:rFonts w:ascii="Times" w:hAnsi="Times" w:cs="Times"/>
                <w:color w:val="auto"/>
                <w:sz w:val="24"/>
                <w:szCs w:val="24"/>
              </w:rPr>
              <w:t>Audible Alarm</w:t>
            </w:r>
            <w:r w:rsidR="00762B07" w:rsidRPr="000D01D9">
              <w:rPr>
                <w:rFonts w:ascii="Times" w:hAnsi="Times" w:cs="Times"/>
                <w:color w:val="auto"/>
                <w:sz w:val="24"/>
                <w:szCs w:val="24"/>
              </w:rPr>
              <w:t>,</w:t>
            </w:r>
            <w:r w:rsidRPr="000D01D9">
              <w:rPr>
                <w:rFonts w:ascii="Times" w:hAnsi="Times" w:cs="Times"/>
                <w:color w:val="auto"/>
                <w:sz w:val="24"/>
                <w:szCs w:val="24"/>
              </w:rPr>
              <w:t>Alarm Graphics Groups (However the priority icon will be supported)</w:t>
            </w:r>
            <w:r w:rsidR="00762B07" w:rsidRPr="000D01D9">
              <w:rPr>
                <w:rFonts w:ascii="Times" w:hAnsi="Times" w:cs="Times"/>
                <w:color w:val="auto"/>
                <w:sz w:val="24"/>
                <w:szCs w:val="24"/>
              </w:rPr>
              <w:t>,</w:t>
            </w:r>
            <w:r w:rsidRPr="000D01D9">
              <w:rPr>
                <w:rFonts w:ascii="Times" w:hAnsi="Times" w:cs="Times"/>
                <w:color w:val="auto"/>
                <w:sz w:val="24"/>
                <w:szCs w:val="24"/>
              </w:rPr>
              <w:t>Alert Details (Fieldbus is not being supported)</w:t>
            </w:r>
            <w:r w:rsidR="00762B07" w:rsidRPr="000D01D9">
              <w:rPr>
                <w:rFonts w:ascii="Times" w:hAnsi="Times" w:cs="Times"/>
                <w:color w:val="auto"/>
                <w:sz w:val="24"/>
                <w:szCs w:val="24"/>
              </w:rPr>
              <w:t>,</w:t>
            </w:r>
            <w:r w:rsidRPr="000D01D9">
              <w:rPr>
                <w:rFonts w:ascii="Times" w:hAnsi="Times" w:cs="Times"/>
                <w:color w:val="auto"/>
                <w:sz w:val="24"/>
                <w:szCs w:val="24"/>
              </w:rPr>
              <w:t>Ovation Keyboard</w:t>
            </w:r>
            <w:bookmarkEnd w:id="3743"/>
            <w:bookmarkEnd w:id="3744"/>
            <w:bookmarkEnd w:id="3745"/>
            <w:bookmarkEnd w:id="3746"/>
            <w:bookmarkEnd w:id="3747"/>
            <w:bookmarkEnd w:id="3748"/>
          </w:p>
        </w:tc>
      </w:tr>
      <w:tr w:rsidR="00A6572E" w14:paraId="55E8B744"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D9C0FD6" w14:textId="77777777" w:rsidR="00A6572E" w:rsidRDefault="00A6572E"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7185CEE" w14:textId="77777777" w:rsidR="00A6572E" w:rsidRPr="00AB712C" w:rsidRDefault="00A6572E" w:rsidP="007712E9">
            <w:pPr>
              <w:pStyle w:val="CellBody"/>
              <w:rPr>
                <w:rFonts w:cs="Times"/>
                <w:color w:val="auto"/>
              </w:rPr>
            </w:pPr>
            <w:r w:rsidRPr="00AB712C">
              <w:rPr>
                <w:rFonts w:cs="Times"/>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CB20EA4" w14:textId="77777777" w:rsidR="00A6572E" w:rsidRDefault="00A6572E" w:rsidP="007712E9">
            <w:pPr>
              <w:pStyle w:val="CellBody"/>
              <w:rPr>
                <w:rFonts w:ascii="Times New Roman" w:hAnsi="Times New Roman"/>
                <w:color w:val="auto"/>
              </w:rPr>
            </w:pPr>
            <w:r>
              <w:rPr>
                <w:rFonts w:ascii="Times New Roman" w:hAnsi="Times New Roman"/>
                <w:color w:val="auto"/>
              </w:rPr>
              <w:t xml:space="preserve"> </w:t>
            </w:r>
          </w:p>
        </w:tc>
      </w:tr>
      <w:tr w:rsidR="0052212A" w14:paraId="58239AE5"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6DB4B27" w14:textId="77777777" w:rsidR="0052212A" w:rsidRPr="00EC3DDB" w:rsidRDefault="0052212A" w:rsidP="0052212A">
            <w:pPr>
              <w:pStyle w:val="CellBody"/>
              <w:numPr>
                <w:ilvl w:val="0"/>
                <w:numId w:val="111"/>
              </w:numPr>
              <w:rPr>
                <w:rFonts w:cs="Times"/>
                <w:color w:val="auto"/>
              </w:rPr>
            </w:pPr>
            <w:r w:rsidRPr="00AB712C">
              <w:rPr>
                <w:rFonts w:cs="Times"/>
                <w:color w:val="auto"/>
              </w:rPr>
              <w:t xml:space="preserve">Verify if </w:t>
            </w:r>
            <w:r w:rsidRPr="00AB712C">
              <w:rPr>
                <w:rFonts w:cs="Times"/>
                <w:bCs/>
              </w:rPr>
              <w:t xml:space="preserve">Standalone HMI Software will not provide </w:t>
            </w:r>
          </w:p>
          <w:p w14:paraId="697C75AC" w14:textId="77777777" w:rsidR="0052212A" w:rsidRDefault="0052212A" w:rsidP="0052212A">
            <w:pPr>
              <w:pStyle w:val="CellBody"/>
              <w:numPr>
                <w:ilvl w:val="0"/>
                <w:numId w:val="152"/>
              </w:numPr>
              <w:rPr>
                <w:rFonts w:cs="Times"/>
                <w:bCs/>
              </w:rPr>
            </w:pPr>
            <w:r w:rsidRPr="00AB712C">
              <w:rPr>
                <w:rFonts w:cs="Times"/>
                <w:bCs/>
              </w:rPr>
              <w:t xml:space="preserve">Alarm Printer, </w:t>
            </w:r>
          </w:p>
          <w:p w14:paraId="36C03EE2" w14:textId="77777777" w:rsidR="0052212A" w:rsidRDefault="0052212A" w:rsidP="0052212A">
            <w:pPr>
              <w:pStyle w:val="CellBody"/>
              <w:numPr>
                <w:ilvl w:val="0"/>
                <w:numId w:val="152"/>
              </w:numPr>
              <w:rPr>
                <w:rFonts w:cs="Times"/>
                <w:bCs/>
              </w:rPr>
            </w:pPr>
            <w:r w:rsidRPr="00AB712C">
              <w:rPr>
                <w:rFonts w:cs="Times"/>
                <w:bCs/>
              </w:rPr>
              <w:t>Audible Alarm,</w:t>
            </w:r>
          </w:p>
          <w:p w14:paraId="13E81C4F" w14:textId="77777777" w:rsidR="0052212A" w:rsidRDefault="0052212A" w:rsidP="0052212A">
            <w:pPr>
              <w:pStyle w:val="CellBody"/>
              <w:numPr>
                <w:ilvl w:val="0"/>
                <w:numId w:val="152"/>
              </w:numPr>
              <w:rPr>
                <w:rFonts w:cs="Times"/>
                <w:bCs/>
              </w:rPr>
            </w:pPr>
            <w:r w:rsidRPr="00AB712C">
              <w:rPr>
                <w:rFonts w:cs="Times"/>
                <w:bCs/>
              </w:rPr>
              <w:t>Alarm Graphics Groups (However the priority icon will be supported),</w:t>
            </w:r>
          </w:p>
          <w:p w14:paraId="5BCB981F" w14:textId="0839290A" w:rsidR="0052212A" w:rsidRPr="00AB712C" w:rsidRDefault="0052212A" w:rsidP="0052212A">
            <w:pPr>
              <w:pStyle w:val="CellBody"/>
              <w:numPr>
                <w:ilvl w:val="0"/>
                <w:numId w:val="152"/>
              </w:numPr>
              <w:rPr>
                <w:rFonts w:cs="Times"/>
                <w:color w:val="auto"/>
              </w:rPr>
            </w:pPr>
            <w:r w:rsidRPr="00AB712C">
              <w:rPr>
                <w:rFonts w:cs="Times"/>
                <w:bCs/>
              </w:rPr>
              <w:t>Alert Details (Fieldbus is not being supported),Ovation Keyboard</w:t>
            </w:r>
          </w:p>
        </w:tc>
        <w:tc>
          <w:tcPr>
            <w:tcW w:w="2070" w:type="dxa"/>
            <w:tcBorders>
              <w:top w:val="single" w:sz="6" w:space="0" w:color="auto"/>
              <w:left w:val="single" w:sz="4" w:space="0" w:color="auto"/>
              <w:bottom w:val="single" w:sz="4" w:space="0" w:color="auto"/>
              <w:right w:val="single" w:sz="4" w:space="0" w:color="auto"/>
            </w:tcBorders>
          </w:tcPr>
          <w:p w14:paraId="2C97D719" w14:textId="0D593356"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01637B7D"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8FA2199" w14:textId="77777777" w:rsidR="0052212A" w:rsidRDefault="0052212A" w:rsidP="0052212A">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EE7E5B0" w14:textId="77777777" w:rsidR="0052212A" w:rsidRDefault="0052212A" w:rsidP="0052212A">
            <w:pPr>
              <w:pStyle w:val="CellBody"/>
              <w:rPr>
                <w:rFonts w:ascii="Times New Roman" w:hAnsi="Times New Roman"/>
                <w:color w:val="auto"/>
              </w:rPr>
            </w:pPr>
          </w:p>
        </w:tc>
      </w:tr>
      <w:tr w:rsidR="0052212A" w14:paraId="6F878BBD"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0852920" w14:textId="77777777" w:rsidR="0052212A" w:rsidRDefault="0052212A" w:rsidP="0052212A">
            <w:pPr>
              <w:pStyle w:val="CellBody"/>
            </w:pPr>
            <w:r>
              <w:t>Comments:</w:t>
            </w:r>
          </w:p>
        </w:tc>
      </w:tr>
    </w:tbl>
    <w:p w14:paraId="3E08B22B" w14:textId="77777777" w:rsidR="00A6572E" w:rsidRDefault="00A6572E" w:rsidP="00A6572E"/>
    <w:p w14:paraId="6EA7F3A9" w14:textId="77777777" w:rsidR="00A6572E" w:rsidRDefault="00A6572E" w:rsidP="00A6572E"/>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6572E" w:rsidRPr="003A700C" w14:paraId="525C774C"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C3B84A5" w14:textId="31AEDFA2" w:rsidR="00A6572E" w:rsidRPr="00AB712C" w:rsidRDefault="00A6572E" w:rsidP="000D01D9">
            <w:pPr>
              <w:pStyle w:val="SectL2"/>
              <w:numPr>
                <w:ilvl w:val="3"/>
                <w:numId w:val="178"/>
              </w:numPr>
              <w:spacing w:after="120"/>
              <w:rPr>
                <w:rFonts w:ascii="Times" w:hAnsi="Times" w:cs="Times"/>
                <w:b w:val="0"/>
              </w:rPr>
            </w:pPr>
            <w:bookmarkStart w:id="3749" w:name="_Toc105769726"/>
            <w:bookmarkStart w:id="3750" w:name="_Toc105844704"/>
            <w:bookmarkStart w:id="3751" w:name="_Toc105845279"/>
            <w:bookmarkStart w:id="3752" w:name="_Toc105848981"/>
            <w:bookmarkStart w:id="3753" w:name="_Toc108469425"/>
            <w:bookmarkStart w:id="3754" w:name="_Toc108469907"/>
            <w:r w:rsidRPr="00AB712C">
              <w:rPr>
                <w:rFonts w:ascii="Times" w:hAnsi="Times" w:cs="Times"/>
                <w:color w:val="auto"/>
                <w:sz w:val="24"/>
                <w:szCs w:val="24"/>
              </w:rPr>
              <w:t xml:space="preserve">Test : </w:t>
            </w:r>
            <w:r w:rsidR="00AB712C" w:rsidRPr="000D01D9">
              <w:rPr>
                <w:rFonts w:ascii="Times" w:hAnsi="Times" w:cs="Times"/>
                <w:color w:val="auto"/>
                <w:sz w:val="24"/>
                <w:szCs w:val="24"/>
              </w:rPr>
              <w:t>Verify</w:t>
            </w:r>
            <w:r w:rsidRPr="000D01D9">
              <w:rPr>
                <w:rFonts w:ascii="Times" w:hAnsi="Times" w:cs="Times"/>
                <w:color w:val="auto"/>
                <w:sz w:val="24"/>
                <w:szCs w:val="24"/>
              </w:rPr>
              <w:t xml:space="preserve"> if Standalone HMI Applications will support the Ovation Security Rules</w:t>
            </w:r>
            <w:bookmarkEnd w:id="3749"/>
            <w:bookmarkEnd w:id="3750"/>
            <w:bookmarkEnd w:id="3751"/>
            <w:bookmarkEnd w:id="3752"/>
            <w:bookmarkEnd w:id="3753"/>
            <w:bookmarkEnd w:id="3754"/>
          </w:p>
        </w:tc>
      </w:tr>
      <w:tr w:rsidR="00A6572E" w14:paraId="03478BCE"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05971C8" w14:textId="77777777" w:rsidR="00A6572E" w:rsidRDefault="00A6572E"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26ED0F6" w14:textId="77777777" w:rsidR="00A6572E" w:rsidRPr="00AB712C" w:rsidRDefault="00A6572E" w:rsidP="007712E9">
            <w:pPr>
              <w:pStyle w:val="CellBody"/>
              <w:rPr>
                <w:rFonts w:cs="Times"/>
                <w:color w:val="auto"/>
              </w:rPr>
            </w:pPr>
            <w:r w:rsidRPr="00AB712C">
              <w:rPr>
                <w:rFonts w:cs="Times"/>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05335E6" w14:textId="77777777" w:rsidR="00A6572E" w:rsidRDefault="00A6572E" w:rsidP="007712E9">
            <w:pPr>
              <w:pStyle w:val="CellBody"/>
              <w:rPr>
                <w:rFonts w:ascii="Times New Roman" w:hAnsi="Times New Roman"/>
                <w:color w:val="auto"/>
              </w:rPr>
            </w:pPr>
            <w:r>
              <w:rPr>
                <w:rFonts w:ascii="Times New Roman" w:hAnsi="Times New Roman"/>
                <w:color w:val="auto"/>
              </w:rPr>
              <w:t xml:space="preserve"> </w:t>
            </w:r>
          </w:p>
        </w:tc>
      </w:tr>
      <w:tr w:rsidR="0052212A" w14:paraId="13F584BC"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ACB09BE" w14:textId="70AED51C" w:rsidR="0052212A" w:rsidRPr="00AB712C" w:rsidRDefault="0052212A" w:rsidP="0052212A">
            <w:pPr>
              <w:pStyle w:val="CellBody"/>
              <w:numPr>
                <w:ilvl w:val="0"/>
                <w:numId w:val="112"/>
              </w:numPr>
              <w:rPr>
                <w:rFonts w:cs="Times"/>
                <w:color w:val="auto"/>
              </w:rPr>
            </w:pPr>
            <w:r w:rsidRPr="00AB712C">
              <w:rPr>
                <w:rFonts w:cs="Times"/>
                <w:color w:val="auto"/>
              </w:rPr>
              <w:t xml:space="preserve">Verify </w:t>
            </w:r>
            <w:r w:rsidRPr="00AB712C">
              <w:rPr>
                <w:rFonts w:cs="Times"/>
                <w:bCs/>
              </w:rPr>
              <w:t>if The Standalone HMI Applications will support the Ovation Security Rules, which enables or disables the ability to perform the Operator Functions (such as scan on, scan off, etc.) based on the user that is currently logged into the Standalone Controller</w:t>
            </w:r>
            <w:r>
              <w:rPr>
                <w:rFonts w:cs="Times"/>
                <w:bCs/>
              </w:rPr>
              <w:t xml:space="preserve">. Refer &amp; execute security section of </w:t>
            </w:r>
            <w:r w:rsidRPr="00B9009A">
              <w:rPr>
                <w:rFonts w:cs="Times"/>
                <w:bCs/>
              </w:rPr>
              <w:t>BASIC_FUNCTIONS_ SVTP_rev1.V.docx</w:t>
            </w:r>
            <w:r>
              <w:rPr>
                <w:rFonts w:cs="Times"/>
                <w:bCs/>
              </w:rPr>
              <w:t xml:space="preserve"> for this testing &amp; test steps.</w:t>
            </w:r>
          </w:p>
        </w:tc>
        <w:tc>
          <w:tcPr>
            <w:tcW w:w="2070" w:type="dxa"/>
            <w:tcBorders>
              <w:top w:val="single" w:sz="6" w:space="0" w:color="auto"/>
              <w:left w:val="single" w:sz="4" w:space="0" w:color="auto"/>
              <w:bottom w:val="single" w:sz="4" w:space="0" w:color="auto"/>
              <w:right w:val="single" w:sz="4" w:space="0" w:color="auto"/>
            </w:tcBorders>
          </w:tcPr>
          <w:p w14:paraId="0A41A8CD" w14:textId="4B5EC689"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549D84C4"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CF1E5FB" w14:textId="77777777" w:rsidR="0052212A" w:rsidRDefault="0052212A" w:rsidP="0052212A">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710A52C" w14:textId="77777777" w:rsidR="0052212A" w:rsidRDefault="0052212A" w:rsidP="0052212A">
            <w:pPr>
              <w:pStyle w:val="CellBody"/>
              <w:rPr>
                <w:rFonts w:ascii="Times New Roman" w:hAnsi="Times New Roman"/>
                <w:color w:val="auto"/>
              </w:rPr>
            </w:pPr>
          </w:p>
        </w:tc>
      </w:tr>
      <w:tr w:rsidR="0052212A" w14:paraId="74634C02"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9FB2FBE" w14:textId="77777777" w:rsidR="0052212A" w:rsidRDefault="0052212A" w:rsidP="0052212A">
            <w:pPr>
              <w:pStyle w:val="CellBody"/>
            </w:pPr>
            <w:r>
              <w:t>Comments:</w:t>
            </w:r>
          </w:p>
        </w:tc>
      </w:tr>
    </w:tbl>
    <w:p w14:paraId="2067ED94" w14:textId="77777777" w:rsidR="00A6572E" w:rsidRDefault="00A6572E" w:rsidP="00A6572E"/>
    <w:p w14:paraId="340564E0" w14:textId="77777777" w:rsidR="00C65C22" w:rsidRDefault="00C65C22" w:rsidP="00C65C22"/>
    <w:p w14:paraId="55A31555" w14:textId="63E70E6A" w:rsidR="00840CCA" w:rsidRDefault="00840CCA" w:rsidP="00C65C22"/>
    <w:p w14:paraId="10923593" w14:textId="1E0CF794" w:rsidR="00C65C22" w:rsidRPr="005F6968" w:rsidRDefault="00874F78">
      <w:pPr>
        <w:pStyle w:val="SectL2"/>
        <w:numPr>
          <w:ilvl w:val="2"/>
          <w:numId w:val="173"/>
        </w:numPr>
        <w:spacing w:after="120"/>
        <w:rPr>
          <w:rPrChange w:id="3755" w:author="Jindal, Deepak [AUTOSOL/PWS/NOIDA]" w:date="2022-06-22T07:43:00Z">
            <w:rPr>
              <w:color w:val="auto"/>
            </w:rPr>
          </w:rPrChange>
        </w:rPr>
        <w:pPrChange w:id="3756" w:author="Jindal, Deepak [AUTOSOL/PWS/NOIDA]" w:date="2022-06-22T07:43:00Z">
          <w:pPr>
            <w:pStyle w:val="SectL2"/>
            <w:numPr>
              <w:ilvl w:val="2"/>
              <w:numId w:val="27"/>
            </w:numPr>
            <w:tabs>
              <w:tab w:val="clear" w:pos="1080"/>
            </w:tabs>
            <w:spacing w:after="120"/>
            <w:ind w:left="0" w:firstLine="0"/>
          </w:pPr>
        </w:pPrChange>
      </w:pPr>
      <w:bookmarkStart w:id="3757" w:name="_Toc102474414"/>
      <w:bookmarkStart w:id="3758" w:name="_Toc102474469"/>
      <w:r w:rsidRPr="005F6968">
        <w:rPr>
          <w:rPrChange w:id="3759" w:author="Jindal, Deepak [AUTOSOL/PWS/NOIDA]" w:date="2022-06-22T07:43:00Z">
            <w:rPr>
              <w:color w:val="auto"/>
            </w:rPr>
          </w:rPrChange>
        </w:rPr>
        <w:t xml:space="preserve">  </w:t>
      </w:r>
      <w:bookmarkStart w:id="3760" w:name="_Toc108469426"/>
      <w:bookmarkStart w:id="3761" w:name="_Toc108469908"/>
      <w:r w:rsidR="00C65C22" w:rsidRPr="005F6968">
        <w:rPr>
          <w:rPrChange w:id="3762" w:author="Jindal, Deepak [AUTOSOL/PWS/NOIDA]" w:date="2022-06-22T07:43:00Z">
            <w:rPr>
              <w:color w:val="auto"/>
            </w:rPr>
          </w:rPrChange>
        </w:rPr>
        <w:t>Communication Protocols</w:t>
      </w:r>
      <w:bookmarkEnd w:id="3757"/>
      <w:bookmarkEnd w:id="3758"/>
      <w:r w:rsidR="00194237" w:rsidRPr="005F6968">
        <w:rPr>
          <w:rPrChange w:id="3763" w:author="Jindal, Deepak [AUTOSOL/PWS/NOIDA]" w:date="2022-06-22T07:43:00Z">
            <w:rPr>
              <w:color w:val="auto"/>
            </w:rPr>
          </w:rPrChange>
        </w:rPr>
        <w:t xml:space="preserve"> testing</w:t>
      </w:r>
      <w:bookmarkEnd w:id="3760"/>
      <w:bookmarkEnd w:id="3761"/>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5C22" w:rsidRPr="00515527" w14:paraId="09FDB483"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41E1547" w14:textId="77777777" w:rsidR="00C65C22" w:rsidRDefault="00C65C22" w:rsidP="007712E9">
            <w:pPr>
              <w:pStyle w:val="CellBody"/>
              <w:jc w:val="center"/>
              <w:rPr>
                <w:b/>
              </w:rPr>
            </w:pPr>
            <w:r>
              <w:rPr>
                <w:b/>
              </w:rPr>
              <w:t>SRF Notes</w:t>
            </w:r>
          </w:p>
          <w:p w14:paraId="1FD00287" w14:textId="7085FD43" w:rsidR="00C65C22" w:rsidRPr="00096259" w:rsidRDefault="00C65C22" w:rsidP="00C65C22">
            <w:pPr>
              <w:rPr>
                <w:b/>
              </w:rPr>
            </w:pPr>
            <w:r>
              <w:t xml:space="preserve">The Standalone Controller shall support any of the Communication Protocols available for the Controllers within the Communication Protocols Suite (CPS).  The CPS software will be installed via the CPS 3.3 release software.  Protocols will be configured using the CPS configuration tools the same way as in the traditional Ovation system.  This includes the native “Embedded Ethernet Protocol” embedded in the OCC100, OCR3000, OMC100 (future), </w:t>
            </w:r>
            <w:proofErr w:type="spellStart"/>
            <w:r>
              <w:t>OCRVirt</w:t>
            </w:r>
            <w:proofErr w:type="spellEnd"/>
            <w:r>
              <w:t xml:space="preserve"> (future) and the Ethernet Link Communications (ELC) modules. [Source Req 1.5]</w:t>
            </w:r>
          </w:p>
        </w:tc>
      </w:tr>
      <w:tr w:rsidR="00C65C22" w14:paraId="33A53CCF"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502B34B" w14:textId="6F50D881" w:rsidR="00C65C22" w:rsidRPr="000D01D9" w:rsidRDefault="00C65C22" w:rsidP="000D01D9">
            <w:pPr>
              <w:pStyle w:val="SectL2"/>
              <w:numPr>
                <w:ilvl w:val="3"/>
                <w:numId w:val="179"/>
              </w:numPr>
              <w:spacing w:after="120"/>
              <w:rPr>
                <w:rFonts w:ascii="Times" w:hAnsi="Times" w:cs="Times"/>
                <w:color w:val="auto"/>
                <w:sz w:val="24"/>
                <w:szCs w:val="24"/>
              </w:rPr>
            </w:pPr>
            <w:bookmarkStart w:id="3764" w:name="_Toc105769728"/>
            <w:bookmarkStart w:id="3765" w:name="_Toc105844706"/>
            <w:bookmarkStart w:id="3766" w:name="_Toc105845281"/>
            <w:bookmarkStart w:id="3767" w:name="_Toc105848983"/>
            <w:bookmarkStart w:id="3768" w:name="_Toc108469427"/>
            <w:bookmarkStart w:id="3769" w:name="_Toc108469909"/>
            <w:r w:rsidRPr="000D01D9">
              <w:rPr>
                <w:rFonts w:ascii="Times" w:hAnsi="Times" w:cs="Times"/>
                <w:color w:val="auto"/>
                <w:sz w:val="24"/>
                <w:szCs w:val="24"/>
              </w:rPr>
              <w:lastRenderedPageBreak/>
              <w:t>Test :</w:t>
            </w:r>
            <w:r w:rsidR="00A0467B" w:rsidRPr="000D01D9">
              <w:rPr>
                <w:rFonts w:ascii="Times" w:hAnsi="Times" w:cs="Times"/>
                <w:color w:val="auto"/>
                <w:sz w:val="24"/>
                <w:szCs w:val="24"/>
              </w:rPr>
              <w:t>Verify</w:t>
            </w:r>
            <w:r w:rsidRPr="000D01D9">
              <w:rPr>
                <w:rFonts w:ascii="Times" w:hAnsi="Times" w:cs="Times"/>
                <w:color w:val="auto"/>
                <w:sz w:val="24"/>
                <w:szCs w:val="24"/>
              </w:rPr>
              <w:t xml:space="preserve"> if</w:t>
            </w:r>
            <w:r w:rsidR="00EA2BE9" w:rsidRPr="000D01D9">
              <w:rPr>
                <w:rFonts w:ascii="Times" w:hAnsi="Times" w:cs="Times"/>
                <w:color w:val="auto"/>
                <w:sz w:val="24"/>
                <w:szCs w:val="24"/>
              </w:rPr>
              <w:t xml:space="preserve"> </w:t>
            </w:r>
            <w:r w:rsidR="00A6572E" w:rsidRPr="000D01D9">
              <w:rPr>
                <w:rFonts w:ascii="Times" w:hAnsi="Times" w:cs="Times"/>
                <w:color w:val="auto"/>
                <w:sz w:val="24"/>
                <w:szCs w:val="24"/>
              </w:rPr>
              <w:t xml:space="preserve"> Standalone Controller support </w:t>
            </w:r>
            <w:r w:rsidR="00EA2BE9" w:rsidRPr="000D01D9">
              <w:rPr>
                <w:rFonts w:ascii="Times" w:hAnsi="Times" w:cs="Times"/>
                <w:color w:val="auto"/>
                <w:sz w:val="24"/>
                <w:szCs w:val="24"/>
              </w:rPr>
              <w:t>for</w:t>
            </w:r>
            <w:r w:rsidR="00A6572E" w:rsidRPr="000D01D9">
              <w:rPr>
                <w:rFonts w:ascii="Times" w:hAnsi="Times" w:cs="Times"/>
                <w:color w:val="auto"/>
                <w:sz w:val="24"/>
                <w:szCs w:val="24"/>
              </w:rPr>
              <w:t xml:space="preserve"> Communication Protocols Suite (CPS)</w:t>
            </w:r>
            <w:bookmarkEnd w:id="3764"/>
            <w:bookmarkEnd w:id="3765"/>
            <w:bookmarkEnd w:id="3766"/>
            <w:bookmarkEnd w:id="3767"/>
            <w:bookmarkEnd w:id="3768"/>
            <w:bookmarkEnd w:id="3769"/>
          </w:p>
        </w:tc>
      </w:tr>
      <w:tr w:rsidR="00C65C22" w14:paraId="3495A5F3"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51A8EA3" w14:textId="77777777" w:rsidR="00C65C22" w:rsidRDefault="00C65C22"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6DF0152" w14:textId="77777777" w:rsidR="00C65C22" w:rsidRDefault="00C65C22"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4427529"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 </w:t>
            </w:r>
          </w:p>
        </w:tc>
      </w:tr>
      <w:tr w:rsidR="00C65C22" w14:paraId="4125CB93"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C0C1F16" w14:textId="2A388A84" w:rsidR="00EA2BE9" w:rsidRDefault="00EA2BE9" w:rsidP="0052212A">
            <w:pPr>
              <w:pStyle w:val="CellBody"/>
              <w:numPr>
                <w:ilvl w:val="0"/>
                <w:numId w:val="87"/>
              </w:numPr>
              <w:rPr>
                <w:rFonts w:ascii="Times New Roman" w:hAnsi="Times New Roman"/>
                <w:color w:val="auto"/>
              </w:rPr>
            </w:pPr>
            <w:r>
              <w:rPr>
                <w:rFonts w:ascii="Times New Roman" w:hAnsi="Times New Roman"/>
                <w:color w:val="auto"/>
              </w:rPr>
              <w:t xml:space="preserve">For </w:t>
            </w:r>
            <w:r>
              <w:t>Embedded Ethernet Protocol</w:t>
            </w:r>
            <w:r>
              <w:rPr>
                <w:rFonts w:ascii="Times New Roman" w:hAnsi="Times New Roman"/>
                <w:color w:val="auto"/>
              </w:rPr>
              <w:t xml:space="preserve">, </w:t>
            </w:r>
            <w:r w:rsidR="00762B07">
              <w:rPr>
                <w:rFonts w:ascii="Times New Roman" w:hAnsi="Times New Roman"/>
                <w:color w:val="auto"/>
              </w:rPr>
              <w:t xml:space="preserve">Refer </w:t>
            </w:r>
            <w:r>
              <w:rPr>
                <w:rFonts w:ascii="Times New Roman" w:hAnsi="Times New Roman"/>
                <w:color w:val="auto"/>
              </w:rPr>
              <w:t xml:space="preserve">&amp; execute section 5.1,5.2,5.7,5.9 (For TCP Modbus, For serial  Allen Bradley-DF1 will be used) </w:t>
            </w:r>
            <w:r w:rsidRPr="00EA2BE9">
              <w:rPr>
                <w:rFonts w:ascii="Times New Roman" w:hAnsi="Times New Roman"/>
                <w:color w:val="auto"/>
              </w:rPr>
              <w:t>CPS_Embedded_SVTP_rev2.1.doc</w:t>
            </w:r>
            <w:r>
              <w:rPr>
                <w:rFonts w:ascii="Times New Roman" w:hAnsi="Times New Roman"/>
                <w:color w:val="auto"/>
              </w:rPr>
              <w:t xml:space="preserve">. </w:t>
            </w:r>
          </w:p>
        </w:tc>
        <w:tc>
          <w:tcPr>
            <w:tcW w:w="2070" w:type="dxa"/>
            <w:tcBorders>
              <w:top w:val="single" w:sz="6" w:space="0" w:color="auto"/>
              <w:left w:val="single" w:sz="4" w:space="0" w:color="auto"/>
              <w:bottom w:val="single" w:sz="4" w:space="0" w:color="auto"/>
              <w:right w:val="single" w:sz="4" w:space="0" w:color="auto"/>
            </w:tcBorders>
          </w:tcPr>
          <w:p w14:paraId="28117798"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P/F/F#/NA:  </w:t>
            </w:r>
          </w:p>
        </w:tc>
      </w:tr>
      <w:tr w:rsidR="0052212A" w14:paraId="6E9E5348"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1FF9992" w14:textId="04646534" w:rsidR="0052212A" w:rsidRDefault="0052212A" w:rsidP="0052212A">
            <w:pPr>
              <w:pStyle w:val="CellBody"/>
              <w:numPr>
                <w:ilvl w:val="0"/>
                <w:numId w:val="87"/>
              </w:numPr>
              <w:rPr>
                <w:rFonts w:ascii="Times New Roman" w:hAnsi="Times New Roman"/>
                <w:color w:val="auto"/>
              </w:rPr>
            </w:pPr>
            <w:r>
              <w:rPr>
                <w:rFonts w:ascii="Times New Roman" w:hAnsi="Times New Roman"/>
                <w:color w:val="auto"/>
              </w:rPr>
              <w:t xml:space="preserve">For </w:t>
            </w:r>
            <w:r w:rsidRPr="0052212A">
              <w:rPr>
                <w:rFonts w:ascii="Times New Roman" w:hAnsi="Times New Roman"/>
                <w:color w:val="auto"/>
              </w:rPr>
              <w:t>Ethernet Link Communications (ELC) modules</w:t>
            </w:r>
            <w:r>
              <w:rPr>
                <w:rFonts w:ascii="Times New Roman" w:hAnsi="Times New Roman"/>
                <w:color w:val="auto"/>
              </w:rPr>
              <w:t xml:space="preserve">, Refer &amp; execute section 5.1,5.2,5.7,5.9 (For TCP Modbus, For serial  Allen Bradley-DF1 will be used) </w:t>
            </w:r>
            <w:r w:rsidRPr="00EA2BE9">
              <w:rPr>
                <w:rFonts w:ascii="Times New Roman" w:hAnsi="Times New Roman"/>
                <w:color w:val="auto"/>
              </w:rPr>
              <w:t>CPS_SVTP_rev2.2.docx</w:t>
            </w:r>
            <w:r>
              <w:rPr>
                <w:rFonts w:ascii="Times New Roman" w:hAnsi="Times New Roman"/>
                <w:color w:val="auto"/>
              </w:rPr>
              <w:t xml:space="preserve">. </w:t>
            </w:r>
          </w:p>
        </w:tc>
        <w:tc>
          <w:tcPr>
            <w:tcW w:w="2070" w:type="dxa"/>
            <w:tcBorders>
              <w:top w:val="single" w:sz="6" w:space="0" w:color="auto"/>
              <w:left w:val="single" w:sz="4" w:space="0" w:color="auto"/>
              <w:bottom w:val="single" w:sz="4" w:space="0" w:color="auto"/>
              <w:right w:val="single" w:sz="4" w:space="0" w:color="auto"/>
            </w:tcBorders>
          </w:tcPr>
          <w:p w14:paraId="25B367B5" w14:textId="28F9BBE1"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52212A" w14:paraId="4D4A739A"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AEDEAC4" w14:textId="4FB5B8D2" w:rsidR="0052212A" w:rsidRDefault="0052212A" w:rsidP="0052212A">
            <w:pPr>
              <w:pStyle w:val="CellBody"/>
              <w:numPr>
                <w:ilvl w:val="0"/>
                <w:numId w:val="87"/>
              </w:numPr>
              <w:rPr>
                <w:rFonts w:ascii="Times New Roman" w:hAnsi="Times New Roman"/>
                <w:color w:val="auto"/>
              </w:rPr>
            </w:pPr>
            <w:r>
              <w:rPr>
                <w:rFonts w:ascii="Times New Roman" w:hAnsi="Times New Roman"/>
                <w:color w:val="auto"/>
              </w:rPr>
              <w:t>Refer &amp; execute “ELC Misc SVTP” for final regression.</w:t>
            </w:r>
          </w:p>
        </w:tc>
        <w:tc>
          <w:tcPr>
            <w:tcW w:w="2070" w:type="dxa"/>
            <w:tcBorders>
              <w:top w:val="single" w:sz="6" w:space="0" w:color="auto"/>
              <w:left w:val="single" w:sz="4" w:space="0" w:color="auto"/>
              <w:bottom w:val="single" w:sz="4" w:space="0" w:color="auto"/>
              <w:right w:val="single" w:sz="4" w:space="0" w:color="auto"/>
            </w:tcBorders>
          </w:tcPr>
          <w:p w14:paraId="2454338D" w14:textId="0FA977E4" w:rsidR="0052212A" w:rsidRDefault="0052212A" w:rsidP="0052212A">
            <w:pPr>
              <w:pStyle w:val="CellBody"/>
              <w:rPr>
                <w:rFonts w:ascii="Times New Roman" w:hAnsi="Times New Roman"/>
                <w:color w:val="auto"/>
              </w:rPr>
            </w:pPr>
            <w:r>
              <w:rPr>
                <w:rFonts w:ascii="Times New Roman" w:hAnsi="Times New Roman"/>
                <w:color w:val="auto"/>
              </w:rPr>
              <w:t xml:space="preserve">P/F/F#/NA:  </w:t>
            </w:r>
          </w:p>
        </w:tc>
      </w:tr>
      <w:tr w:rsidR="00C65C22" w14:paraId="3E34A68A"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C41AA72" w14:textId="77777777" w:rsidR="00C65C22" w:rsidRDefault="00C65C22" w:rsidP="007712E9">
            <w:pPr>
              <w:pStyle w:val="CellBody"/>
            </w:pPr>
            <w:r>
              <w:t>Comments:</w:t>
            </w:r>
          </w:p>
        </w:tc>
      </w:tr>
    </w:tbl>
    <w:p w14:paraId="04E5CEC8" w14:textId="77777777" w:rsidR="00C65C22" w:rsidRDefault="00C65C22" w:rsidP="00C65C22">
      <w:r>
        <w:br/>
      </w:r>
    </w:p>
    <w:p w14:paraId="67129B23" w14:textId="77777777" w:rsidR="00C65C22" w:rsidRDefault="00C65C22" w:rsidP="00C65C22"/>
    <w:p w14:paraId="78AA98BA" w14:textId="77777777" w:rsidR="00C65C22" w:rsidRDefault="00C65C22" w:rsidP="00C65C22"/>
    <w:p w14:paraId="43B20D0F" w14:textId="2627F49A" w:rsidR="00C65C22" w:rsidRDefault="00C65C22" w:rsidP="000D01D9">
      <w:pPr>
        <w:pStyle w:val="SectL2"/>
        <w:numPr>
          <w:ilvl w:val="1"/>
          <w:numId w:val="173"/>
        </w:numPr>
        <w:spacing w:after="120"/>
        <w:rPr>
          <w:color w:val="auto"/>
        </w:rPr>
      </w:pPr>
      <w:bookmarkStart w:id="3770" w:name="_Toc102474415"/>
      <w:bookmarkStart w:id="3771" w:name="_Toc102474470"/>
      <w:bookmarkStart w:id="3772" w:name="_Toc108469910"/>
      <w:r w:rsidRPr="00C874B3">
        <w:rPr>
          <w:color w:val="auto"/>
        </w:rPr>
        <w:t xml:space="preserve">IEC62443 4-2 Security Level 1 </w:t>
      </w:r>
      <w:bookmarkEnd w:id="3770"/>
      <w:bookmarkEnd w:id="3771"/>
      <w:r w:rsidR="00194237">
        <w:rPr>
          <w:color w:val="auto"/>
        </w:rPr>
        <w:t>testing</w:t>
      </w:r>
      <w:bookmarkEnd w:id="3772"/>
    </w:p>
    <w:p w14:paraId="65DF77C8" w14:textId="6B4CB2DA" w:rsidR="00F31846" w:rsidRPr="00C874B3" w:rsidRDefault="00F31846" w:rsidP="00F31846">
      <w:pPr>
        <w:pStyle w:val="SectL2"/>
        <w:numPr>
          <w:ilvl w:val="2"/>
          <w:numId w:val="173"/>
        </w:numPr>
        <w:spacing w:after="120"/>
        <w:rPr>
          <w:color w:val="auto"/>
        </w:rPr>
      </w:pPr>
      <w:bookmarkStart w:id="3773" w:name="_Toc61275296"/>
      <w:bookmarkStart w:id="3774" w:name="_Toc99119457"/>
      <w:bookmarkStart w:id="3775" w:name="_Toc108469429"/>
      <w:bookmarkStart w:id="3776" w:name="_Toc108469911"/>
      <w:r>
        <w:t>Identification and Authentication Control (IAC)</w:t>
      </w:r>
      <w:bookmarkEnd w:id="3773"/>
      <w:bookmarkEnd w:id="3774"/>
      <w:bookmarkEnd w:id="3775"/>
      <w:bookmarkEnd w:id="3776"/>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5C22" w:rsidRPr="00515527" w14:paraId="53CB9579"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0ABCB19" w14:textId="77777777" w:rsidR="00C65C22" w:rsidRDefault="00C65C22" w:rsidP="007712E9">
            <w:pPr>
              <w:pStyle w:val="CellBody"/>
              <w:jc w:val="center"/>
              <w:rPr>
                <w:b/>
              </w:rPr>
            </w:pPr>
            <w:r>
              <w:rPr>
                <w:b/>
              </w:rPr>
              <w:t>SRF Notes</w:t>
            </w:r>
          </w:p>
          <w:p w14:paraId="799B3EF7" w14:textId="70280E53" w:rsidR="00C65C22" w:rsidRPr="00096259" w:rsidRDefault="00C65C22" w:rsidP="007712E9">
            <w:pPr>
              <w:rPr>
                <w:b/>
              </w:rPr>
            </w:pPr>
          </w:p>
        </w:tc>
      </w:tr>
      <w:tr w:rsidR="00C65C22" w14:paraId="5028DF8F" w14:textId="77777777" w:rsidTr="007712E9">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43213A8" w14:textId="7CCFBFA8" w:rsidR="00C65C22" w:rsidRPr="00980D0E" w:rsidRDefault="00C65C22" w:rsidP="00565A47">
            <w:pPr>
              <w:pStyle w:val="SectL2"/>
              <w:numPr>
                <w:ilvl w:val="3"/>
                <w:numId w:val="173"/>
              </w:numPr>
              <w:spacing w:after="120"/>
              <w:rPr>
                <w:rFonts w:ascii="Times" w:hAnsi="Times" w:cs="Times"/>
                <w:b w:val="0"/>
                <w:sz w:val="24"/>
                <w:szCs w:val="24"/>
              </w:rPr>
            </w:pPr>
            <w:bookmarkStart w:id="3777" w:name="_Toc105845283"/>
            <w:bookmarkStart w:id="3778" w:name="_Toc105848985"/>
            <w:bookmarkStart w:id="3779" w:name="_Toc108469430"/>
            <w:bookmarkStart w:id="3780" w:name="_Toc108469912"/>
            <w:r w:rsidRPr="00980D0E">
              <w:rPr>
                <w:rFonts w:ascii="Times" w:hAnsi="Times" w:cs="Times"/>
                <w:color w:val="auto"/>
                <w:sz w:val="24"/>
                <w:szCs w:val="24"/>
              </w:rPr>
              <w:t xml:space="preserve">Test : </w:t>
            </w:r>
            <w:r w:rsidR="00A07433" w:rsidRPr="00980D0E">
              <w:rPr>
                <w:rFonts w:ascii="Times" w:hAnsi="Times" w:cs="Times"/>
                <w:color w:val="auto"/>
                <w:sz w:val="24"/>
                <w:szCs w:val="24"/>
              </w:rPr>
              <w:t xml:space="preserve">To </w:t>
            </w:r>
            <w:r w:rsidR="00F31846">
              <w:rPr>
                <w:rFonts w:ascii="Times" w:hAnsi="Times" w:cs="Times"/>
                <w:color w:val="auto"/>
                <w:sz w:val="24"/>
                <w:szCs w:val="24"/>
              </w:rPr>
              <w:t xml:space="preserve">verify that the </w:t>
            </w:r>
            <w:r w:rsidR="00F31846" w:rsidRPr="00F31846">
              <w:rPr>
                <w:rFonts w:ascii="Times" w:hAnsi="Times" w:cs="Times"/>
                <w:color w:val="auto"/>
                <w:sz w:val="24"/>
                <w:szCs w:val="24"/>
              </w:rPr>
              <w:t>Standalone Controller will authenticate human users via username/password</w:t>
            </w:r>
            <w:bookmarkEnd w:id="3777"/>
            <w:bookmarkEnd w:id="3778"/>
            <w:r w:rsidR="00F31846">
              <w:rPr>
                <w:rFonts w:ascii="Times" w:hAnsi="Times" w:cs="Times"/>
                <w:color w:val="auto"/>
                <w:sz w:val="24"/>
                <w:szCs w:val="24"/>
              </w:rPr>
              <w:t>.</w:t>
            </w:r>
            <w:bookmarkEnd w:id="3779"/>
            <w:bookmarkEnd w:id="3780"/>
          </w:p>
        </w:tc>
      </w:tr>
      <w:tr w:rsidR="00C65C22" w14:paraId="2AD28B48" w14:textId="77777777" w:rsidTr="007712E9">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B154E62" w14:textId="77777777" w:rsidR="00C65C22" w:rsidRDefault="00C65C22" w:rsidP="007712E9">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B6CF2DA" w14:textId="77777777" w:rsidR="00C65C22" w:rsidRDefault="00C65C22" w:rsidP="007712E9">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DAD423A"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 </w:t>
            </w:r>
          </w:p>
        </w:tc>
      </w:tr>
      <w:tr w:rsidR="00C65C22" w14:paraId="34817D63"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A360552" w14:textId="4C27C76E" w:rsidR="00C65C22" w:rsidRDefault="00B150ED" w:rsidP="00BA7962">
            <w:pPr>
              <w:pStyle w:val="CellBody"/>
              <w:numPr>
                <w:ilvl w:val="0"/>
                <w:numId w:val="98"/>
              </w:numPr>
              <w:rPr>
                <w:rFonts w:ascii="Times New Roman" w:hAnsi="Times New Roman"/>
                <w:color w:val="auto"/>
              </w:rPr>
            </w:pPr>
            <w:r>
              <w:rPr>
                <w:rFonts w:ascii="Times New Roman" w:hAnsi="Times New Roman"/>
                <w:color w:val="auto"/>
              </w:rPr>
              <w:t>C</w:t>
            </w:r>
            <w:r w:rsidR="00F61478">
              <w:rPr>
                <w:rFonts w:ascii="Times New Roman" w:hAnsi="Times New Roman"/>
                <w:color w:val="auto"/>
              </w:rPr>
              <w:t>onnect to Controller using SAC tools and verify that it always ask to enter username/password. In no case, connection should be allowed without entering username/password.</w:t>
            </w:r>
          </w:p>
        </w:tc>
        <w:tc>
          <w:tcPr>
            <w:tcW w:w="2070" w:type="dxa"/>
            <w:tcBorders>
              <w:top w:val="single" w:sz="6" w:space="0" w:color="auto"/>
              <w:left w:val="single" w:sz="4" w:space="0" w:color="auto"/>
              <w:bottom w:val="single" w:sz="4" w:space="0" w:color="auto"/>
              <w:right w:val="single" w:sz="4" w:space="0" w:color="auto"/>
            </w:tcBorders>
          </w:tcPr>
          <w:p w14:paraId="35771586"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P/F/F#/NA:  </w:t>
            </w:r>
          </w:p>
        </w:tc>
      </w:tr>
      <w:tr w:rsidR="00C65C22" w14:paraId="7D502020"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6B41248" w14:textId="7A54C8C9" w:rsidR="00C65C22" w:rsidRDefault="00F61478" w:rsidP="00F61478">
            <w:pPr>
              <w:pStyle w:val="CellBody"/>
              <w:numPr>
                <w:ilvl w:val="0"/>
                <w:numId w:val="98"/>
              </w:numPr>
              <w:rPr>
                <w:rFonts w:ascii="Times New Roman" w:hAnsi="Times New Roman"/>
                <w:color w:val="auto"/>
              </w:rPr>
            </w:pPr>
            <w:r>
              <w:rPr>
                <w:rFonts w:ascii="Times New Roman" w:hAnsi="Times New Roman"/>
                <w:color w:val="auto"/>
              </w:rPr>
              <w:t>Verif if in case username/password is not set (factory reset Controller), connection should be refused.</w:t>
            </w:r>
          </w:p>
        </w:tc>
        <w:tc>
          <w:tcPr>
            <w:tcW w:w="2070" w:type="dxa"/>
            <w:tcBorders>
              <w:top w:val="single" w:sz="6" w:space="0" w:color="auto"/>
              <w:left w:val="single" w:sz="4" w:space="0" w:color="auto"/>
              <w:bottom w:val="single" w:sz="4" w:space="0" w:color="auto"/>
              <w:right w:val="single" w:sz="4" w:space="0" w:color="auto"/>
            </w:tcBorders>
          </w:tcPr>
          <w:p w14:paraId="252E53C3" w14:textId="77777777" w:rsidR="00C65C22" w:rsidRDefault="00C65C22" w:rsidP="007712E9">
            <w:pPr>
              <w:pStyle w:val="CellBody"/>
              <w:rPr>
                <w:rFonts w:ascii="Times New Roman" w:hAnsi="Times New Roman"/>
                <w:color w:val="auto"/>
              </w:rPr>
            </w:pPr>
            <w:r>
              <w:rPr>
                <w:rFonts w:ascii="Times New Roman" w:hAnsi="Times New Roman"/>
                <w:color w:val="auto"/>
              </w:rPr>
              <w:t xml:space="preserve">P/F/F#/NA:  </w:t>
            </w:r>
          </w:p>
        </w:tc>
      </w:tr>
      <w:tr w:rsidR="00C65C22" w14:paraId="439456BA" w14:textId="77777777" w:rsidTr="007712E9">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5ED65FD" w14:textId="2B047026" w:rsidR="00C65C22" w:rsidRDefault="00F61478" w:rsidP="00F61478">
            <w:pPr>
              <w:pStyle w:val="CellBody"/>
              <w:numPr>
                <w:ilvl w:val="0"/>
                <w:numId w:val="98"/>
              </w:numPr>
              <w:rPr>
                <w:rFonts w:ascii="Times New Roman" w:hAnsi="Times New Roman"/>
                <w:color w:val="auto"/>
              </w:rPr>
            </w:pPr>
            <w:r>
              <w:rPr>
                <w:rFonts w:ascii="Times New Roman" w:hAnsi="Times New Roman"/>
                <w:color w:val="auto"/>
              </w:rPr>
              <w:t>Try to connect to Controller using SSH and verify if it always ask for username and password. In case username/password is not set (factory reset Controller), connection should be refused.</w:t>
            </w:r>
          </w:p>
        </w:tc>
        <w:tc>
          <w:tcPr>
            <w:tcW w:w="2070" w:type="dxa"/>
            <w:tcBorders>
              <w:top w:val="single" w:sz="6" w:space="0" w:color="auto"/>
              <w:left w:val="single" w:sz="4" w:space="0" w:color="auto"/>
              <w:bottom w:val="single" w:sz="4" w:space="0" w:color="auto"/>
              <w:right w:val="single" w:sz="4" w:space="0" w:color="auto"/>
            </w:tcBorders>
          </w:tcPr>
          <w:p w14:paraId="7F6E3FD9" w14:textId="77777777" w:rsidR="00C65C22" w:rsidRDefault="00C65C22" w:rsidP="007712E9">
            <w:pPr>
              <w:pStyle w:val="CellBody"/>
              <w:rPr>
                <w:rFonts w:ascii="Times New Roman" w:hAnsi="Times New Roman"/>
                <w:color w:val="auto"/>
              </w:rPr>
            </w:pPr>
          </w:p>
        </w:tc>
      </w:tr>
      <w:tr w:rsidR="00C65C22" w14:paraId="40565433" w14:textId="77777777" w:rsidTr="007712E9">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CCFF0D1" w14:textId="77777777" w:rsidR="00C65C22" w:rsidRDefault="00C65C22" w:rsidP="007712E9">
            <w:pPr>
              <w:pStyle w:val="CellBody"/>
            </w:pPr>
            <w:r>
              <w:t>Comments:</w:t>
            </w:r>
          </w:p>
        </w:tc>
      </w:tr>
    </w:tbl>
    <w:p w14:paraId="4AE8ECF0" w14:textId="6565DE29" w:rsidR="00C65C22" w:rsidRDefault="00C65C22" w:rsidP="00C65C22">
      <w:r>
        <w:br/>
      </w:r>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31846" w:rsidRPr="00980D0E" w14:paraId="2D3BD321"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B350CE1" w14:textId="1A6C2E93" w:rsidR="00F31846" w:rsidRPr="00980D0E" w:rsidRDefault="00F31846" w:rsidP="00565A47">
            <w:pPr>
              <w:pStyle w:val="SectL2"/>
              <w:numPr>
                <w:ilvl w:val="3"/>
                <w:numId w:val="173"/>
              </w:numPr>
              <w:spacing w:after="120"/>
              <w:rPr>
                <w:rFonts w:ascii="Times" w:hAnsi="Times" w:cs="Times"/>
                <w:b w:val="0"/>
                <w:sz w:val="24"/>
                <w:szCs w:val="24"/>
              </w:rPr>
            </w:pPr>
            <w:bookmarkStart w:id="3781" w:name="_Toc108469431"/>
            <w:bookmarkStart w:id="3782" w:name="_Toc108469913"/>
            <w:r w:rsidRPr="00980D0E">
              <w:rPr>
                <w:rFonts w:ascii="Times" w:hAnsi="Times" w:cs="Times"/>
                <w:color w:val="auto"/>
                <w:sz w:val="24"/>
                <w:szCs w:val="24"/>
              </w:rPr>
              <w:t xml:space="preserve">Test : To </w:t>
            </w:r>
            <w:r>
              <w:rPr>
                <w:rFonts w:ascii="Times" w:hAnsi="Times" w:cs="Times"/>
                <w:color w:val="auto"/>
                <w:sz w:val="24"/>
                <w:szCs w:val="24"/>
              </w:rPr>
              <w:t xml:space="preserve">verify that the </w:t>
            </w:r>
            <w:r w:rsidRPr="00565A47">
              <w:rPr>
                <w:rFonts w:ascii="Times" w:hAnsi="Times" w:cs="Times"/>
                <w:color w:val="auto"/>
                <w:sz w:val="24"/>
                <w:szCs w:val="24"/>
              </w:rPr>
              <w:t>Standalone Controller will manage accounts associated with the controller.</w:t>
            </w:r>
            <w:bookmarkEnd w:id="3781"/>
            <w:bookmarkEnd w:id="3782"/>
          </w:p>
        </w:tc>
      </w:tr>
      <w:tr w:rsidR="00F31846" w14:paraId="638ED745"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B1F6616" w14:textId="77777777" w:rsidR="00F31846" w:rsidRDefault="00F31846"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E9C56AD" w14:textId="77777777" w:rsidR="00F31846" w:rsidRDefault="00F31846"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EB5E7EA"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 </w:t>
            </w:r>
          </w:p>
        </w:tc>
      </w:tr>
      <w:tr w:rsidR="00F31846" w14:paraId="0B8DE4B2"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4A1C9B3" w14:textId="16A3B472" w:rsidR="00B150ED" w:rsidRDefault="00B150ED" w:rsidP="00F61478">
            <w:pPr>
              <w:pStyle w:val="CellBody"/>
              <w:numPr>
                <w:ilvl w:val="0"/>
                <w:numId w:val="197"/>
              </w:numPr>
              <w:rPr>
                <w:rFonts w:ascii="Times New Roman" w:hAnsi="Times New Roman"/>
                <w:color w:val="auto"/>
              </w:rPr>
            </w:pPr>
            <w:r>
              <w:rPr>
                <w:rFonts w:ascii="Times New Roman" w:hAnsi="Times New Roman"/>
                <w:color w:val="auto"/>
              </w:rPr>
              <w:t>Connect to Controller and access Security manager UI. Verify if able to manage user accounts from this security UI. Assign operator,engineer &amp; administrator roles to these users.</w:t>
            </w:r>
          </w:p>
          <w:p w14:paraId="79E5550B" w14:textId="4721157E" w:rsidR="00F31846" w:rsidRDefault="00F31846" w:rsidP="00B150ED">
            <w:pPr>
              <w:pStyle w:val="CellBody"/>
              <w:ind w:left="720"/>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6DFC852C"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P/F/F#/NA:  </w:t>
            </w:r>
          </w:p>
        </w:tc>
      </w:tr>
      <w:tr w:rsidR="00F31846" w14:paraId="0913E744"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D8B2FF1" w14:textId="1E322A54" w:rsidR="00F31846" w:rsidRDefault="00B150ED" w:rsidP="00B44872">
            <w:pPr>
              <w:pStyle w:val="CellBody"/>
              <w:numPr>
                <w:ilvl w:val="0"/>
                <w:numId w:val="197"/>
              </w:numPr>
              <w:rPr>
                <w:rFonts w:ascii="Times New Roman" w:hAnsi="Times New Roman"/>
                <w:color w:val="auto"/>
              </w:rPr>
            </w:pPr>
            <w:r>
              <w:rPr>
                <w:rFonts w:ascii="Times New Roman" w:hAnsi="Times New Roman"/>
                <w:color w:val="auto"/>
              </w:rPr>
              <w:t>Verify that operator are getting access/privileges as per their assigned access/privileges.</w:t>
            </w:r>
          </w:p>
        </w:tc>
        <w:tc>
          <w:tcPr>
            <w:tcW w:w="2070" w:type="dxa"/>
            <w:tcBorders>
              <w:top w:val="single" w:sz="6" w:space="0" w:color="auto"/>
              <w:left w:val="single" w:sz="4" w:space="0" w:color="auto"/>
              <w:bottom w:val="single" w:sz="4" w:space="0" w:color="auto"/>
              <w:right w:val="single" w:sz="4" w:space="0" w:color="auto"/>
            </w:tcBorders>
          </w:tcPr>
          <w:p w14:paraId="3FBB21FE"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P/F/F#/NA:  </w:t>
            </w:r>
          </w:p>
        </w:tc>
      </w:tr>
      <w:tr w:rsidR="00B150ED" w14:paraId="2FDF9922"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290708E" w14:textId="41C2247C" w:rsidR="00B150ED" w:rsidRDefault="00B150ED" w:rsidP="00B150ED">
            <w:pPr>
              <w:pStyle w:val="CellBody"/>
              <w:numPr>
                <w:ilvl w:val="0"/>
                <w:numId w:val="197"/>
              </w:numPr>
              <w:rPr>
                <w:rFonts w:ascii="Times New Roman" w:hAnsi="Times New Roman"/>
                <w:color w:val="auto"/>
              </w:rPr>
            </w:pPr>
            <w:r>
              <w:rPr>
                <w:rFonts w:ascii="Times New Roman" w:hAnsi="Times New Roman"/>
                <w:color w:val="auto"/>
              </w:rPr>
              <w:lastRenderedPageBreak/>
              <w:t>Verify that engineer are getting access/privileges as per their assigned access/privileges.</w:t>
            </w:r>
          </w:p>
        </w:tc>
        <w:tc>
          <w:tcPr>
            <w:tcW w:w="2070" w:type="dxa"/>
            <w:tcBorders>
              <w:top w:val="single" w:sz="6" w:space="0" w:color="auto"/>
              <w:left w:val="single" w:sz="4" w:space="0" w:color="auto"/>
              <w:bottom w:val="single" w:sz="4" w:space="0" w:color="auto"/>
              <w:right w:val="single" w:sz="4" w:space="0" w:color="auto"/>
            </w:tcBorders>
          </w:tcPr>
          <w:p w14:paraId="2A3AE13D" w14:textId="77777777" w:rsidR="00B150ED" w:rsidRDefault="00B150ED" w:rsidP="00B150ED">
            <w:pPr>
              <w:pStyle w:val="CellBody"/>
              <w:rPr>
                <w:rFonts w:ascii="Times New Roman" w:hAnsi="Times New Roman"/>
                <w:color w:val="auto"/>
              </w:rPr>
            </w:pPr>
          </w:p>
        </w:tc>
      </w:tr>
      <w:tr w:rsidR="00B150ED" w14:paraId="5DE646F3"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0027B21" w14:textId="4FFE8090" w:rsidR="00B150ED" w:rsidRDefault="00B150ED" w:rsidP="00B150ED">
            <w:pPr>
              <w:pStyle w:val="CellBody"/>
              <w:numPr>
                <w:ilvl w:val="0"/>
                <w:numId w:val="197"/>
              </w:numPr>
              <w:rPr>
                <w:rFonts w:ascii="Times New Roman" w:hAnsi="Times New Roman"/>
                <w:color w:val="auto"/>
              </w:rPr>
            </w:pPr>
            <w:r>
              <w:rPr>
                <w:rFonts w:ascii="Times New Roman" w:hAnsi="Times New Roman"/>
                <w:color w:val="auto"/>
              </w:rPr>
              <w:t>Verify that administrator are getting access/privileges as per their assigned access/privileges.</w:t>
            </w:r>
          </w:p>
        </w:tc>
        <w:tc>
          <w:tcPr>
            <w:tcW w:w="2070" w:type="dxa"/>
            <w:tcBorders>
              <w:top w:val="single" w:sz="6" w:space="0" w:color="auto"/>
              <w:left w:val="single" w:sz="4" w:space="0" w:color="auto"/>
              <w:bottom w:val="single" w:sz="4" w:space="0" w:color="auto"/>
              <w:right w:val="single" w:sz="4" w:space="0" w:color="auto"/>
            </w:tcBorders>
          </w:tcPr>
          <w:p w14:paraId="6A3A694B" w14:textId="77777777" w:rsidR="00B150ED" w:rsidRDefault="00B150ED" w:rsidP="00B150ED">
            <w:pPr>
              <w:pStyle w:val="CellBody"/>
              <w:rPr>
                <w:rFonts w:ascii="Times New Roman" w:hAnsi="Times New Roman"/>
                <w:color w:val="auto"/>
              </w:rPr>
            </w:pPr>
          </w:p>
        </w:tc>
      </w:tr>
      <w:tr w:rsidR="00B150ED" w14:paraId="76F9056E"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63CB6E9" w14:textId="77777777" w:rsidR="00B150ED" w:rsidRDefault="00B150ED" w:rsidP="00B150ED">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241F24B" w14:textId="77777777" w:rsidR="00B150ED" w:rsidRDefault="00B150ED" w:rsidP="00B150ED">
            <w:pPr>
              <w:pStyle w:val="CellBody"/>
              <w:rPr>
                <w:rFonts w:ascii="Times New Roman" w:hAnsi="Times New Roman"/>
                <w:color w:val="auto"/>
              </w:rPr>
            </w:pPr>
          </w:p>
        </w:tc>
      </w:tr>
      <w:tr w:rsidR="00B150ED" w14:paraId="6604BCBD"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2F2571D" w14:textId="77777777" w:rsidR="00B150ED" w:rsidRDefault="00B150ED" w:rsidP="00B150ED">
            <w:pPr>
              <w:pStyle w:val="CellBody"/>
            </w:pPr>
            <w:r>
              <w:t>Comments:</w:t>
            </w:r>
          </w:p>
        </w:tc>
      </w:tr>
    </w:tbl>
    <w:p w14:paraId="1008BFF0" w14:textId="5EC98A41" w:rsidR="00F31846" w:rsidRDefault="00F31846" w:rsidP="00C65C22"/>
    <w:p w14:paraId="74C9D985" w14:textId="7EAAB175" w:rsidR="00F31846" w:rsidRDefault="00F31846" w:rsidP="00C65C22"/>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31846" w:rsidRPr="00980D0E" w14:paraId="5C9A280E"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5385178" w14:textId="4DBFF008" w:rsidR="00F31846" w:rsidRPr="00980D0E" w:rsidRDefault="00F31846" w:rsidP="00565A47">
            <w:pPr>
              <w:pStyle w:val="SectL2"/>
              <w:numPr>
                <w:ilvl w:val="3"/>
                <w:numId w:val="173"/>
              </w:numPr>
              <w:spacing w:after="120"/>
              <w:rPr>
                <w:rFonts w:ascii="Times" w:hAnsi="Times" w:cs="Times"/>
                <w:b w:val="0"/>
                <w:sz w:val="24"/>
                <w:szCs w:val="24"/>
              </w:rPr>
            </w:pPr>
            <w:bookmarkStart w:id="3783" w:name="_Toc108469432"/>
            <w:bookmarkStart w:id="3784" w:name="_Toc108469914"/>
            <w:r w:rsidRPr="00980D0E">
              <w:rPr>
                <w:rFonts w:ascii="Times" w:hAnsi="Times" w:cs="Times"/>
                <w:color w:val="auto"/>
                <w:sz w:val="24"/>
                <w:szCs w:val="24"/>
              </w:rPr>
              <w:t xml:space="preserve">Test : To </w:t>
            </w:r>
            <w:r>
              <w:rPr>
                <w:rFonts w:ascii="Times" w:hAnsi="Times" w:cs="Times"/>
                <w:color w:val="auto"/>
                <w:sz w:val="24"/>
                <w:szCs w:val="24"/>
              </w:rPr>
              <w:t>verify that the</w:t>
            </w:r>
            <w:r w:rsidR="00B44872">
              <w:rPr>
                <w:rFonts w:ascii="Times" w:hAnsi="Times" w:cs="Times"/>
                <w:color w:val="auto"/>
                <w:sz w:val="24"/>
                <w:szCs w:val="24"/>
              </w:rPr>
              <w:t xml:space="preserve"> </w:t>
            </w:r>
            <w:r w:rsidRPr="00565A47">
              <w:rPr>
                <w:rFonts w:ascii="Times" w:hAnsi="Times" w:cs="Times"/>
                <w:color w:val="auto"/>
                <w:sz w:val="24"/>
                <w:szCs w:val="24"/>
              </w:rPr>
              <w:t>Standalone Controller will manage identifiers to ensure that unique identifiers are used for each user account</w:t>
            </w:r>
            <w:bookmarkEnd w:id="3783"/>
            <w:bookmarkEnd w:id="3784"/>
          </w:p>
        </w:tc>
      </w:tr>
      <w:tr w:rsidR="00F31846" w14:paraId="1B37126F"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0FF9B85" w14:textId="77777777" w:rsidR="00F31846" w:rsidRDefault="00F31846"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8FE0F84" w14:textId="77777777" w:rsidR="00F31846" w:rsidRDefault="00F31846"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5A5F866"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 </w:t>
            </w:r>
          </w:p>
        </w:tc>
      </w:tr>
      <w:tr w:rsidR="00F31846" w14:paraId="560A1C94"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ACAFAB3" w14:textId="2E7F137A" w:rsidR="00F31846" w:rsidRDefault="00B150ED" w:rsidP="00B44872">
            <w:pPr>
              <w:pStyle w:val="CellBody"/>
              <w:numPr>
                <w:ilvl w:val="0"/>
                <w:numId w:val="198"/>
              </w:numPr>
              <w:rPr>
                <w:rFonts w:ascii="Times New Roman" w:hAnsi="Times New Roman"/>
                <w:color w:val="auto"/>
              </w:rPr>
            </w:pPr>
            <w:r>
              <w:rPr>
                <w:rFonts w:ascii="Times New Roman" w:hAnsi="Times New Roman"/>
                <w:color w:val="auto"/>
              </w:rPr>
              <w:t>Connect to Controller and access Security manager UI.</w:t>
            </w:r>
          </w:p>
        </w:tc>
        <w:tc>
          <w:tcPr>
            <w:tcW w:w="2070" w:type="dxa"/>
            <w:tcBorders>
              <w:top w:val="single" w:sz="6" w:space="0" w:color="auto"/>
              <w:left w:val="single" w:sz="4" w:space="0" w:color="auto"/>
              <w:bottom w:val="single" w:sz="4" w:space="0" w:color="auto"/>
              <w:right w:val="single" w:sz="4" w:space="0" w:color="auto"/>
            </w:tcBorders>
          </w:tcPr>
          <w:p w14:paraId="48007EB7"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P/F/F#/NA:  </w:t>
            </w:r>
          </w:p>
        </w:tc>
      </w:tr>
      <w:tr w:rsidR="00B150ED" w14:paraId="29458534"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CF73B65" w14:textId="74F28F6C" w:rsidR="00B150ED" w:rsidRDefault="00B150ED" w:rsidP="00B150ED">
            <w:pPr>
              <w:pStyle w:val="CellBody"/>
              <w:numPr>
                <w:ilvl w:val="0"/>
                <w:numId w:val="198"/>
              </w:numPr>
              <w:rPr>
                <w:rFonts w:ascii="Times New Roman" w:hAnsi="Times New Roman"/>
                <w:color w:val="auto"/>
              </w:rPr>
            </w:pPr>
            <w:r>
              <w:rPr>
                <w:rFonts w:ascii="Times New Roman" w:hAnsi="Times New Roman"/>
                <w:color w:val="auto"/>
              </w:rPr>
              <w:t>Try to create more than one user with same name or identifiers. This operation should not be allowed.</w:t>
            </w:r>
          </w:p>
        </w:tc>
        <w:tc>
          <w:tcPr>
            <w:tcW w:w="2070" w:type="dxa"/>
            <w:tcBorders>
              <w:top w:val="single" w:sz="6" w:space="0" w:color="auto"/>
              <w:left w:val="single" w:sz="4" w:space="0" w:color="auto"/>
              <w:bottom w:val="single" w:sz="4" w:space="0" w:color="auto"/>
              <w:right w:val="single" w:sz="4" w:space="0" w:color="auto"/>
            </w:tcBorders>
          </w:tcPr>
          <w:p w14:paraId="13AE8589" w14:textId="77777777" w:rsidR="00B150ED" w:rsidRDefault="00B150ED" w:rsidP="00B150ED">
            <w:pPr>
              <w:pStyle w:val="CellBody"/>
              <w:rPr>
                <w:rFonts w:ascii="Times New Roman" w:hAnsi="Times New Roman"/>
                <w:color w:val="auto"/>
              </w:rPr>
            </w:pPr>
            <w:r>
              <w:rPr>
                <w:rFonts w:ascii="Times New Roman" w:hAnsi="Times New Roman"/>
                <w:color w:val="auto"/>
              </w:rPr>
              <w:t xml:space="preserve">P/F/F#/NA:  </w:t>
            </w:r>
          </w:p>
        </w:tc>
      </w:tr>
      <w:tr w:rsidR="00B150ED" w14:paraId="5001BDD8"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B13EAB6" w14:textId="77777777" w:rsidR="00B150ED" w:rsidRDefault="00B150ED" w:rsidP="00B150ED">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6204B9D" w14:textId="77777777" w:rsidR="00B150ED" w:rsidRDefault="00B150ED" w:rsidP="00B150ED">
            <w:pPr>
              <w:pStyle w:val="CellBody"/>
              <w:rPr>
                <w:rFonts w:ascii="Times New Roman" w:hAnsi="Times New Roman"/>
                <w:color w:val="auto"/>
              </w:rPr>
            </w:pPr>
          </w:p>
        </w:tc>
      </w:tr>
      <w:tr w:rsidR="00B150ED" w14:paraId="504BC7E2"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DDCF264" w14:textId="77777777" w:rsidR="00B150ED" w:rsidRDefault="00B150ED" w:rsidP="00B150ED">
            <w:pPr>
              <w:pStyle w:val="CellBody"/>
            </w:pPr>
            <w:r>
              <w:t>Comments:</w:t>
            </w:r>
          </w:p>
        </w:tc>
      </w:tr>
    </w:tbl>
    <w:p w14:paraId="7566D64D" w14:textId="06401620" w:rsidR="00F31846" w:rsidRDefault="00F31846" w:rsidP="00C65C22"/>
    <w:p w14:paraId="639D881D" w14:textId="2D7BAD1C" w:rsidR="00F31846" w:rsidRDefault="00F31846" w:rsidP="00C65C22"/>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31846" w:rsidRPr="00980D0E" w14:paraId="3FD8923E"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B3D0AEB" w14:textId="2AA30EF8" w:rsidR="00F31846" w:rsidRPr="00980D0E" w:rsidRDefault="00F31846" w:rsidP="00565A47">
            <w:pPr>
              <w:pStyle w:val="SectL2"/>
              <w:numPr>
                <w:ilvl w:val="3"/>
                <w:numId w:val="173"/>
              </w:numPr>
              <w:spacing w:after="120"/>
              <w:rPr>
                <w:rFonts w:ascii="Times" w:hAnsi="Times" w:cs="Times"/>
                <w:b w:val="0"/>
                <w:sz w:val="24"/>
                <w:szCs w:val="24"/>
              </w:rPr>
            </w:pPr>
            <w:bookmarkStart w:id="3785" w:name="_Toc108469433"/>
            <w:bookmarkStart w:id="3786" w:name="_Toc108469915"/>
            <w:r w:rsidRPr="00980D0E">
              <w:rPr>
                <w:rFonts w:ascii="Times" w:hAnsi="Times" w:cs="Times"/>
                <w:color w:val="auto"/>
                <w:sz w:val="24"/>
                <w:szCs w:val="24"/>
              </w:rPr>
              <w:t xml:space="preserve">Test : To </w:t>
            </w:r>
            <w:r>
              <w:rPr>
                <w:rFonts w:ascii="Times" w:hAnsi="Times" w:cs="Times"/>
                <w:color w:val="auto"/>
                <w:sz w:val="24"/>
                <w:szCs w:val="24"/>
              </w:rPr>
              <w:t>verify that</w:t>
            </w:r>
            <w:r w:rsidR="00B150ED">
              <w:rPr>
                <w:rFonts w:ascii="Times" w:hAnsi="Times" w:cs="Times"/>
                <w:color w:val="auto"/>
                <w:sz w:val="24"/>
                <w:szCs w:val="24"/>
              </w:rPr>
              <w:t xml:space="preserve"> </w:t>
            </w:r>
            <w:r w:rsidRPr="00565A47">
              <w:rPr>
                <w:rFonts w:ascii="Times" w:hAnsi="Times" w:cs="Times"/>
                <w:color w:val="auto"/>
                <w:sz w:val="24"/>
                <w:szCs w:val="24"/>
              </w:rPr>
              <w:t>Standalone Controller shipped from the factory will have no initial authenticator information.  The Standalone Controller will force the user to define an Administrator password during the initial setup.  The Standalone Controller will have an option to force periodic refresh of passwords (passwords expire – default is never expire, duration of expiration will be configurable).</w:t>
            </w:r>
            <w:bookmarkEnd w:id="3785"/>
            <w:bookmarkEnd w:id="3786"/>
          </w:p>
        </w:tc>
      </w:tr>
      <w:tr w:rsidR="00F31846" w14:paraId="1DAA0D4C"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26F2931" w14:textId="77777777" w:rsidR="00F31846" w:rsidRDefault="00F31846"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D8C2062" w14:textId="77777777" w:rsidR="00F31846" w:rsidRDefault="00F31846"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3C31282"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 </w:t>
            </w:r>
          </w:p>
        </w:tc>
      </w:tr>
      <w:tr w:rsidR="00F31846" w14:paraId="3AB42C0A"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FCCF10E" w14:textId="74F281C4" w:rsidR="00F31846" w:rsidRDefault="00B150ED" w:rsidP="00B150ED">
            <w:pPr>
              <w:pStyle w:val="CellBody"/>
              <w:numPr>
                <w:ilvl w:val="0"/>
                <w:numId w:val="199"/>
              </w:numPr>
              <w:rPr>
                <w:rFonts w:ascii="Times New Roman" w:hAnsi="Times New Roman"/>
                <w:color w:val="auto"/>
              </w:rPr>
            </w:pPr>
            <w:r>
              <w:rPr>
                <w:rFonts w:ascii="Times New Roman" w:hAnsi="Times New Roman"/>
                <w:color w:val="auto"/>
              </w:rPr>
              <w:t xml:space="preserve">Connect (Physical network connection) a </w:t>
            </w:r>
            <w:r w:rsidRPr="00565A47">
              <w:rPr>
                <w:rFonts w:cs="Times"/>
                <w:color w:val="auto"/>
                <w:szCs w:val="24"/>
              </w:rPr>
              <w:t>Standalone Controller shipped from the factory</w:t>
            </w:r>
            <w:r>
              <w:rPr>
                <w:rFonts w:cs="Times"/>
                <w:color w:val="auto"/>
                <w:szCs w:val="24"/>
              </w:rPr>
              <w:t xml:space="preserve"> to the standalone station and boot it up (MAC id will be attached to IP defined in Developer studio)</w:t>
            </w:r>
          </w:p>
        </w:tc>
        <w:tc>
          <w:tcPr>
            <w:tcW w:w="2070" w:type="dxa"/>
            <w:tcBorders>
              <w:top w:val="single" w:sz="6" w:space="0" w:color="auto"/>
              <w:left w:val="single" w:sz="4" w:space="0" w:color="auto"/>
              <w:bottom w:val="single" w:sz="4" w:space="0" w:color="auto"/>
              <w:right w:val="single" w:sz="4" w:space="0" w:color="auto"/>
            </w:tcBorders>
          </w:tcPr>
          <w:p w14:paraId="144874C3"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P/F/F#/NA:  </w:t>
            </w:r>
          </w:p>
        </w:tc>
      </w:tr>
      <w:tr w:rsidR="00F31846" w14:paraId="2B7FC035"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D0A5540" w14:textId="4C55EF60" w:rsidR="00F31846" w:rsidRDefault="00B150ED" w:rsidP="00B150ED">
            <w:pPr>
              <w:pStyle w:val="CellBody"/>
              <w:numPr>
                <w:ilvl w:val="0"/>
                <w:numId w:val="199"/>
              </w:numPr>
              <w:rPr>
                <w:rFonts w:ascii="Times New Roman" w:hAnsi="Times New Roman"/>
                <w:color w:val="auto"/>
              </w:rPr>
            </w:pPr>
            <w:r>
              <w:rPr>
                <w:rFonts w:ascii="Times New Roman" w:hAnsi="Times New Roman"/>
                <w:color w:val="auto"/>
              </w:rPr>
              <w:t>Try to perform some operation like initial download but these opeartions shouldn’t be allowed or there shouldn’t be any option to do these kind of operations</w:t>
            </w:r>
          </w:p>
        </w:tc>
        <w:tc>
          <w:tcPr>
            <w:tcW w:w="2070" w:type="dxa"/>
            <w:tcBorders>
              <w:top w:val="single" w:sz="6" w:space="0" w:color="auto"/>
              <w:left w:val="single" w:sz="4" w:space="0" w:color="auto"/>
              <w:bottom w:val="single" w:sz="4" w:space="0" w:color="auto"/>
              <w:right w:val="single" w:sz="4" w:space="0" w:color="auto"/>
            </w:tcBorders>
          </w:tcPr>
          <w:p w14:paraId="00753505"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P/F/F#/NA:  </w:t>
            </w:r>
          </w:p>
        </w:tc>
      </w:tr>
      <w:tr w:rsidR="00F31846" w14:paraId="2076656B"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EFD7E5B" w14:textId="314906F2" w:rsidR="00F31846" w:rsidRDefault="00B150ED" w:rsidP="00B150ED">
            <w:pPr>
              <w:pStyle w:val="CellBody"/>
              <w:numPr>
                <w:ilvl w:val="0"/>
                <w:numId w:val="199"/>
              </w:numPr>
              <w:rPr>
                <w:rFonts w:ascii="Times New Roman" w:hAnsi="Times New Roman"/>
                <w:color w:val="auto"/>
              </w:rPr>
            </w:pPr>
            <w:r>
              <w:rPr>
                <w:rFonts w:ascii="Times New Roman" w:hAnsi="Times New Roman"/>
                <w:color w:val="auto"/>
              </w:rPr>
              <w:t xml:space="preserve">Open the web browser and enter the URL for initial configuration, </w:t>
            </w:r>
            <w:r w:rsidR="00B806C3">
              <w:rPr>
                <w:rFonts w:ascii="Times New Roman" w:hAnsi="Times New Roman"/>
                <w:color w:val="auto"/>
              </w:rPr>
              <w:t>initial setup confiuration page should appear</w:t>
            </w:r>
          </w:p>
        </w:tc>
        <w:tc>
          <w:tcPr>
            <w:tcW w:w="2070" w:type="dxa"/>
            <w:tcBorders>
              <w:top w:val="single" w:sz="6" w:space="0" w:color="auto"/>
              <w:left w:val="single" w:sz="4" w:space="0" w:color="auto"/>
              <w:bottom w:val="single" w:sz="4" w:space="0" w:color="auto"/>
              <w:right w:val="single" w:sz="4" w:space="0" w:color="auto"/>
            </w:tcBorders>
          </w:tcPr>
          <w:p w14:paraId="3DE54AE1" w14:textId="77777777" w:rsidR="00F31846" w:rsidRDefault="00F31846" w:rsidP="003E3526">
            <w:pPr>
              <w:pStyle w:val="CellBody"/>
              <w:rPr>
                <w:rFonts w:ascii="Times New Roman" w:hAnsi="Times New Roman"/>
                <w:color w:val="auto"/>
              </w:rPr>
            </w:pPr>
          </w:p>
        </w:tc>
      </w:tr>
      <w:tr w:rsidR="00B150ED" w14:paraId="57ACEC8C"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844D4A2" w14:textId="4322FDA6" w:rsidR="00B150ED" w:rsidRDefault="00B806C3" w:rsidP="00B806C3">
            <w:pPr>
              <w:pStyle w:val="CellBody"/>
              <w:numPr>
                <w:ilvl w:val="0"/>
                <w:numId w:val="199"/>
              </w:numPr>
              <w:rPr>
                <w:rFonts w:ascii="Times New Roman" w:hAnsi="Times New Roman"/>
                <w:color w:val="auto"/>
              </w:rPr>
            </w:pPr>
            <w:r w:rsidRPr="00B806C3">
              <w:rPr>
                <w:rFonts w:ascii="Times New Roman" w:hAnsi="Times New Roman"/>
                <w:color w:val="auto"/>
              </w:rPr>
              <w:t>Check that if Standalone Controller force the user to define an Administrator password during the initial setup</w:t>
            </w:r>
          </w:p>
        </w:tc>
        <w:tc>
          <w:tcPr>
            <w:tcW w:w="2070" w:type="dxa"/>
            <w:tcBorders>
              <w:top w:val="single" w:sz="6" w:space="0" w:color="auto"/>
              <w:left w:val="single" w:sz="4" w:space="0" w:color="auto"/>
              <w:bottom w:val="single" w:sz="4" w:space="0" w:color="auto"/>
              <w:right w:val="single" w:sz="4" w:space="0" w:color="auto"/>
            </w:tcBorders>
          </w:tcPr>
          <w:p w14:paraId="339E36E6" w14:textId="77777777" w:rsidR="00B150ED" w:rsidRDefault="00B150ED" w:rsidP="003E3526">
            <w:pPr>
              <w:pStyle w:val="CellBody"/>
              <w:rPr>
                <w:rFonts w:ascii="Times New Roman" w:hAnsi="Times New Roman"/>
                <w:color w:val="auto"/>
              </w:rPr>
            </w:pPr>
          </w:p>
        </w:tc>
      </w:tr>
      <w:tr w:rsidR="00B150ED" w14:paraId="367FE8DE"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FFB8C48" w14:textId="0BDDA5A4" w:rsidR="00B150ED" w:rsidRDefault="00B806C3" w:rsidP="00B806C3">
            <w:pPr>
              <w:pStyle w:val="CellBody"/>
              <w:numPr>
                <w:ilvl w:val="0"/>
                <w:numId w:val="199"/>
              </w:numPr>
              <w:rPr>
                <w:rFonts w:ascii="Times New Roman" w:hAnsi="Times New Roman"/>
                <w:color w:val="auto"/>
              </w:rPr>
            </w:pPr>
            <w:r>
              <w:rPr>
                <w:rFonts w:ascii="Times New Roman" w:hAnsi="Times New Roman"/>
                <w:color w:val="auto"/>
              </w:rPr>
              <w:t xml:space="preserve">Check if using Security UI, there is </w:t>
            </w:r>
            <w:r w:rsidRPr="00565A47">
              <w:rPr>
                <w:rFonts w:cs="Times"/>
                <w:color w:val="auto"/>
                <w:szCs w:val="24"/>
              </w:rPr>
              <w:t>option to force periodic refresh of passwords</w:t>
            </w:r>
          </w:p>
        </w:tc>
        <w:tc>
          <w:tcPr>
            <w:tcW w:w="2070" w:type="dxa"/>
            <w:tcBorders>
              <w:top w:val="single" w:sz="6" w:space="0" w:color="auto"/>
              <w:left w:val="single" w:sz="4" w:space="0" w:color="auto"/>
              <w:bottom w:val="single" w:sz="4" w:space="0" w:color="auto"/>
              <w:right w:val="single" w:sz="4" w:space="0" w:color="auto"/>
            </w:tcBorders>
          </w:tcPr>
          <w:p w14:paraId="10415C55" w14:textId="77777777" w:rsidR="00B150ED" w:rsidRDefault="00B150ED" w:rsidP="003E3526">
            <w:pPr>
              <w:pStyle w:val="CellBody"/>
              <w:rPr>
                <w:rFonts w:ascii="Times New Roman" w:hAnsi="Times New Roman"/>
                <w:color w:val="auto"/>
              </w:rPr>
            </w:pPr>
          </w:p>
        </w:tc>
      </w:tr>
      <w:tr w:rsidR="00B150ED" w14:paraId="549CF33D"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4156B22" w14:textId="36D232CA" w:rsidR="00B150ED" w:rsidRDefault="00B806C3" w:rsidP="00B806C3">
            <w:pPr>
              <w:pStyle w:val="CellBody"/>
              <w:numPr>
                <w:ilvl w:val="0"/>
                <w:numId w:val="199"/>
              </w:numPr>
              <w:rPr>
                <w:rFonts w:ascii="Times New Roman" w:hAnsi="Times New Roman"/>
                <w:color w:val="auto"/>
              </w:rPr>
            </w:pPr>
            <w:r>
              <w:rPr>
                <w:rFonts w:ascii="Times New Roman" w:hAnsi="Times New Roman"/>
                <w:color w:val="auto"/>
              </w:rPr>
              <w:t>Verify if “</w:t>
            </w:r>
            <w:r w:rsidRPr="00565A47">
              <w:rPr>
                <w:rFonts w:cs="Times"/>
                <w:color w:val="auto"/>
                <w:szCs w:val="24"/>
              </w:rPr>
              <w:t>passwords expire – default is never expire</w:t>
            </w:r>
            <w:r>
              <w:rPr>
                <w:rFonts w:cs="Times"/>
                <w:color w:val="auto"/>
                <w:szCs w:val="24"/>
              </w:rPr>
              <w:t>” works correctly</w:t>
            </w:r>
          </w:p>
        </w:tc>
        <w:tc>
          <w:tcPr>
            <w:tcW w:w="2070" w:type="dxa"/>
            <w:tcBorders>
              <w:top w:val="single" w:sz="6" w:space="0" w:color="auto"/>
              <w:left w:val="single" w:sz="4" w:space="0" w:color="auto"/>
              <w:bottom w:val="single" w:sz="4" w:space="0" w:color="auto"/>
              <w:right w:val="single" w:sz="4" w:space="0" w:color="auto"/>
            </w:tcBorders>
          </w:tcPr>
          <w:p w14:paraId="24BBD311" w14:textId="77777777" w:rsidR="00B150ED" w:rsidRDefault="00B150ED" w:rsidP="003E3526">
            <w:pPr>
              <w:pStyle w:val="CellBody"/>
              <w:rPr>
                <w:rFonts w:ascii="Times New Roman" w:hAnsi="Times New Roman"/>
                <w:color w:val="auto"/>
              </w:rPr>
            </w:pPr>
          </w:p>
        </w:tc>
      </w:tr>
      <w:tr w:rsidR="00B150ED" w14:paraId="1B9E09E5"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B29D6EE" w14:textId="29580065" w:rsidR="00B150ED" w:rsidRDefault="00B806C3" w:rsidP="00B806C3">
            <w:pPr>
              <w:pStyle w:val="CellBody"/>
              <w:numPr>
                <w:ilvl w:val="0"/>
                <w:numId w:val="199"/>
              </w:numPr>
              <w:rPr>
                <w:rFonts w:ascii="Times New Roman" w:hAnsi="Times New Roman"/>
                <w:color w:val="auto"/>
              </w:rPr>
            </w:pPr>
            <w:r>
              <w:rPr>
                <w:rFonts w:ascii="Times New Roman" w:hAnsi="Times New Roman"/>
                <w:color w:val="auto"/>
              </w:rPr>
              <w:t>Configure password expire duration using security UI and confirm if password expires after that duration</w:t>
            </w:r>
          </w:p>
        </w:tc>
        <w:tc>
          <w:tcPr>
            <w:tcW w:w="2070" w:type="dxa"/>
            <w:tcBorders>
              <w:top w:val="single" w:sz="6" w:space="0" w:color="auto"/>
              <w:left w:val="single" w:sz="4" w:space="0" w:color="auto"/>
              <w:bottom w:val="single" w:sz="4" w:space="0" w:color="auto"/>
              <w:right w:val="single" w:sz="4" w:space="0" w:color="auto"/>
            </w:tcBorders>
          </w:tcPr>
          <w:p w14:paraId="7F272407" w14:textId="77777777" w:rsidR="00B150ED" w:rsidRDefault="00B150ED" w:rsidP="003E3526">
            <w:pPr>
              <w:pStyle w:val="CellBody"/>
              <w:rPr>
                <w:rFonts w:ascii="Times New Roman" w:hAnsi="Times New Roman"/>
                <w:color w:val="auto"/>
              </w:rPr>
            </w:pPr>
          </w:p>
        </w:tc>
      </w:tr>
      <w:tr w:rsidR="00B150ED" w14:paraId="49E75D45"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8EE58A8" w14:textId="765B0985" w:rsidR="00B150ED" w:rsidRDefault="00B806C3" w:rsidP="00B806C3">
            <w:pPr>
              <w:pStyle w:val="CellBody"/>
              <w:numPr>
                <w:ilvl w:val="0"/>
                <w:numId w:val="199"/>
              </w:numPr>
              <w:rPr>
                <w:rFonts w:ascii="Times New Roman" w:hAnsi="Times New Roman"/>
                <w:color w:val="auto"/>
              </w:rPr>
            </w:pPr>
            <w:r>
              <w:rPr>
                <w:rFonts w:ascii="Times New Roman" w:hAnsi="Times New Roman"/>
                <w:color w:val="auto"/>
              </w:rPr>
              <w:t>Once the password is expires (e.g. Administrator password) then able to setup the new password using security UI or initial setup webpage</w:t>
            </w:r>
          </w:p>
        </w:tc>
        <w:tc>
          <w:tcPr>
            <w:tcW w:w="2070" w:type="dxa"/>
            <w:tcBorders>
              <w:top w:val="single" w:sz="6" w:space="0" w:color="auto"/>
              <w:left w:val="single" w:sz="4" w:space="0" w:color="auto"/>
              <w:bottom w:val="single" w:sz="4" w:space="0" w:color="auto"/>
              <w:right w:val="single" w:sz="4" w:space="0" w:color="auto"/>
            </w:tcBorders>
          </w:tcPr>
          <w:p w14:paraId="0ACBDCEE" w14:textId="77777777" w:rsidR="00B150ED" w:rsidRDefault="00B150ED" w:rsidP="003E3526">
            <w:pPr>
              <w:pStyle w:val="CellBody"/>
              <w:rPr>
                <w:rFonts w:ascii="Times New Roman" w:hAnsi="Times New Roman"/>
                <w:color w:val="auto"/>
              </w:rPr>
            </w:pPr>
          </w:p>
        </w:tc>
      </w:tr>
      <w:tr w:rsidR="00B150ED" w14:paraId="7D2E0199"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BF1EC7E" w14:textId="77777777" w:rsidR="00B150ED" w:rsidRDefault="00B150ED"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B0A821B" w14:textId="77777777" w:rsidR="00B150ED" w:rsidRDefault="00B150ED" w:rsidP="003E3526">
            <w:pPr>
              <w:pStyle w:val="CellBody"/>
              <w:rPr>
                <w:rFonts w:ascii="Times New Roman" w:hAnsi="Times New Roman"/>
                <w:color w:val="auto"/>
              </w:rPr>
            </w:pPr>
          </w:p>
        </w:tc>
      </w:tr>
      <w:tr w:rsidR="00F31846" w14:paraId="7B9962BD"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91D7EE0" w14:textId="77777777" w:rsidR="00F31846" w:rsidRDefault="00F31846" w:rsidP="003E3526">
            <w:pPr>
              <w:pStyle w:val="CellBody"/>
            </w:pPr>
            <w:r>
              <w:lastRenderedPageBreak/>
              <w:t>Comments:</w:t>
            </w:r>
          </w:p>
        </w:tc>
      </w:tr>
    </w:tbl>
    <w:p w14:paraId="7CACC636" w14:textId="77777777" w:rsidR="00F31846" w:rsidRDefault="00F31846" w:rsidP="00C65C22"/>
    <w:p w14:paraId="2AB6ED22" w14:textId="04DF67C6" w:rsidR="00096259" w:rsidRDefault="00096259" w:rsidP="00B83EB3"/>
    <w:p w14:paraId="099CCFF4" w14:textId="5FE27FE2" w:rsidR="00F31846" w:rsidRDefault="00F31846" w:rsidP="00B83EB3"/>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31846" w:rsidRPr="00980D0E" w14:paraId="45703CDF"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DBBC704" w14:textId="2741C344" w:rsidR="00F31846" w:rsidRPr="00F31846" w:rsidRDefault="00F31846" w:rsidP="00565A47">
            <w:pPr>
              <w:pStyle w:val="SectL2"/>
              <w:numPr>
                <w:ilvl w:val="3"/>
                <w:numId w:val="173"/>
              </w:numPr>
              <w:spacing w:after="120"/>
              <w:rPr>
                <w:rFonts w:ascii="Times" w:hAnsi="Times" w:cs="Times"/>
                <w:color w:val="auto"/>
                <w:sz w:val="24"/>
                <w:szCs w:val="24"/>
              </w:rPr>
            </w:pPr>
            <w:bookmarkStart w:id="3787" w:name="_Toc108469434"/>
            <w:bookmarkStart w:id="3788" w:name="_Toc108469916"/>
            <w:r w:rsidRPr="00980D0E">
              <w:rPr>
                <w:rFonts w:ascii="Times" w:hAnsi="Times" w:cs="Times"/>
                <w:color w:val="auto"/>
                <w:sz w:val="24"/>
                <w:szCs w:val="24"/>
              </w:rPr>
              <w:t xml:space="preserve">Test : To </w:t>
            </w:r>
            <w:r>
              <w:rPr>
                <w:rFonts w:ascii="Times" w:hAnsi="Times" w:cs="Times"/>
                <w:color w:val="auto"/>
                <w:sz w:val="24"/>
                <w:szCs w:val="24"/>
              </w:rPr>
              <w:t>verify that</w:t>
            </w:r>
            <w:r w:rsidR="00AA7DB5">
              <w:rPr>
                <w:rFonts w:ascii="Times" w:hAnsi="Times" w:cs="Times"/>
                <w:color w:val="auto"/>
                <w:sz w:val="24"/>
                <w:szCs w:val="24"/>
              </w:rPr>
              <w:t xml:space="preserve"> </w:t>
            </w:r>
            <w:r w:rsidRPr="00F31846">
              <w:rPr>
                <w:rFonts w:ascii="Times" w:hAnsi="Times" w:cs="Times"/>
                <w:color w:val="auto"/>
                <w:sz w:val="24"/>
                <w:szCs w:val="24"/>
              </w:rPr>
              <w:t>Standalone Controller will have the ability to enforce password strength, based on minimum length, and variety of characters. Prevention of password reuse is not required.</w:t>
            </w:r>
            <w:bookmarkEnd w:id="3787"/>
            <w:bookmarkEnd w:id="3788"/>
          </w:p>
          <w:p w14:paraId="14CADC40" w14:textId="7F9E097A" w:rsidR="00F31846" w:rsidRPr="00565A47" w:rsidRDefault="00F31846" w:rsidP="00565A47">
            <w:pPr>
              <w:pStyle w:val="SectL2"/>
              <w:tabs>
                <w:tab w:val="clear" w:pos="1080"/>
              </w:tabs>
              <w:spacing w:after="120"/>
              <w:ind w:left="0" w:firstLine="0"/>
              <w:rPr>
                <w:rFonts w:ascii="Times" w:hAnsi="Times" w:cs="Times"/>
                <w:b w:val="0"/>
                <w:bCs/>
                <w:i/>
                <w:iCs/>
                <w:color w:val="auto"/>
                <w:sz w:val="24"/>
                <w:szCs w:val="24"/>
              </w:rPr>
            </w:pPr>
            <w:bookmarkStart w:id="3789" w:name="_Toc108469435"/>
            <w:bookmarkStart w:id="3790" w:name="_Toc108469917"/>
            <w:r w:rsidRPr="00565A47">
              <w:rPr>
                <w:rFonts w:ascii="Times" w:hAnsi="Times" w:cs="Times"/>
                <w:b w:val="0"/>
                <w:bCs/>
                <w:i/>
                <w:iCs/>
                <w:color w:val="auto"/>
                <w:sz w:val="24"/>
                <w:szCs w:val="24"/>
              </w:rPr>
              <w:t>Note, the controller will not allow this to be configurable.  It will use a hard-coded password strength algorithm.  This will simplify the design of the password strength.</w:t>
            </w:r>
            <w:bookmarkEnd w:id="3789"/>
            <w:bookmarkEnd w:id="3790"/>
          </w:p>
        </w:tc>
      </w:tr>
      <w:tr w:rsidR="00F31846" w14:paraId="3ABDAEC1"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DDC04A2" w14:textId="77777777" w:rsidR="00F31846" w:rsidRDefault="00F31846"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CAAC1F2" w14:textId="77777777" w:rsidR="00F31846" w:rsidRDefault="00F31846"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DDF4DEF"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 </w:t>
            </w:r>
          </w:p>
        </w:tc>
      </w:tr>
      <w:tr w:rsidR="00F31846" w14:paraId="68FA9BED"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9E5EF4B" w14:textId="432027C2" w:rsidR="00F31846" w:rsidRDefault="00AA7DB5" w:rsidP="00027386">
            <w:pPr>
              <w:pStyle w:val="CellBody"/>
              <w:numPr>
                <w:ilvl w:val="0"/>
                <w:numId w:val="200"/>
              </w:numPr>
              <w:rPr>
                <w:rFonts w:ascii="Times New Roman" w:hAnsi="Times New Roman"/>
                <w:color w:val="auto"/>
              </w:rPr>
            </w:pPr>
            <w:r>
              <w:rPr>
                <w:rFonts w:ascii="Times New Roman" w:hAnsi="Times New Roman"/>
                <w:color w:val="auto"/>
              </w:rPr>
              <w:t>Connect to Controller and access Security manager UI</w:t>
            </w:r>
          </w:p>
        </w:tc>
        <w:tc>
          <w:tcPr>
            <w:tcW w:w="2070" w:type="dxa"/>
            <w:tcBorders>
              <w:top w:val="single" w:sz="6" w:space="0" w:color="auto"/>
              <w:left w:val="single" w:sz="4" w:space="0" w:color="auto"/>
              <w:bottom w:val="single" w:sz="4" w:space="0" w:color="auto"/>
              <w:right w:val="single" w:sz="4" w:space="0" w:color="auto"/>
            </w:tcBorders>
          </w:tcPr>
          <w:p w14:paraId="2519C72C"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P/F/F#/NA:  </w:t>
            </w:r>
          </w:p>
        </w:tc>
      </w:tr>
      <w:tr w:rsidR="00F31846" w14:paraId="24A33ADC"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13CD518" w14:textId="0E4D227D" w:rsidR="00F31846" w:rsidRDefault="00AA7DB5" w:rsidP="00AA7DB5">
            <w:pPr>
              <w:pStyle w:val="CellBody"/>
              <w:numPr>
                <w:ilvl w:val="0"/>
                <w:numId w:val="200"/>
              </w:numPr>
              <w:rPr>
                <w:rFonts w:ascii="Times New Roman" w:hAnsi="Times New Roman"/>
                <w:color w:val="auto"/>
              </w:rPr>
            </w:pPr>
            <w:r>
              <w:rPr>
                <w:rFonts w:ascii="Times New Roman" w:hAnsi="Times New Roman"/>
                <w:color w:val="auto"/>
              </w:rPr>
              <w:t xml:space="preserve">Try to set password which doesn’t fullfill </w:t>
            </w:r>
            <w:r w:rsidRPr="00F31846">
              <w:rPr>
                <w:rFonts w:cs="Times"/>
                <w:color w:val="auto"/>
                <w:szCs w:val="24"/>
              </w:rPr>
              <w:t>minimum length</w:t>
            </w:r>
            <w:r>
              <w:rPr>
                <w:rFonts w:cs="Times"/>
                <w:color w:val="auto"/>
                <w:szCs w:val="24"/>
              </w:rPr>
              <w:t xml:space="preserve"> and confirm that this operation fails</w:t>
            </w:r>
          </w:p>
        </w:tc>
        <w:tc>
          <w:tcPr>
            <w:tcW w:w="2070" w:type="dxa"/>
            <w:tcBorders>
              <w:top w:val="single" w:sz="6" w:space="0" w:color="auto"/>
              <w:left w:val="single" w:sz="4" w:space="0" w:color="auto"/>
              <w:bottom w:val="single" w:sz="4" w:space="0" w:color="auto"/>
              <w:right w:val="single" w:sz="4" w:space="0" w:color="auto"/>
            </w:tcBorders>
          </w:tcPr>
          <w:p w14:paraId="45C7FF8A"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P/F/F#/NA:  </w:t>
            </w:r>
          </w:p>
        </w:tc>
      </w:tr>
      <w:tr w:rsidR="00F31846" w14:paraId="595D0573"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515C8B7" w14:textId="4030BC39" w:rsidR="00F31846" w:rsidRDefault="00AA7DB5" w:rsidP="00AA7DB5">
            <w:pPr>
              <w:pStyle w:val="CellBody"/>
              <w:numPr>
                <w:ilvl w:val="0"/>
                <w:numId w:val="200"/>
              </w:numPr>
              <w:rPr>
                <w:rFonts w:ascii="Times New Roman" w:hAnsi="Times New Roman"/>
                <w:color w:val="auto"/>
              </w:rPr>
            </w:pPr>
            <w:r>
              <w:rPr>
                <w:rFonts w:ascii="Times New Roman" w:hAnsi="Times New Roman"/>
                <w:color w:val="auto"/>
              </w:rPr>
              <w:t xml:space="preserve">Try to set password which doesn’t fullfill </w:t>
            </w:r>
            <w:r w:rsidRPr="00AA7DB5">
              <w:rPr>
                <w:rFonts w:ascii="Times New Roman" w:hAnsi="Times New Roman"/>
                <w:color w:val="auto"/>
              </w:rPr>
              <w:t>variety of characters and confirm that this operation fails</w:t>
            </w:r>
          </w:p>
        </w:tc>
        <w:tc>
          <w:tcPr>
            <w:tcW w:w="2070" w:type="dxa"/>
            <w:tcBorders>
              <w:top w:val="single" w:sz="6" w:space="0" w:color="auto"/>
              <w:left w:val="single" w:sz="4" w:space="0" w:color="auto"/>
              <w:bottom w:val="single" w:sz="4" w:space="0" w:color="auto"/>
              <w:right w:val="single" w:sz="4" w:space="0" w:color="auto"/>
            </w:tcBorders>
          </w:tcPr>
          <w:p w14:paraId="4FC1D033" w14:textId="77777777" w:rsidR="00F31846" w:rsidRDefault="00F31846" w:rsidP="003E3526">
            <w:pPr>
              <w:pStyle w:val="CellBody"/>
              <w:rPr>
                <w:rFonts w:ascii="Times New Roman" w:hAnsi="Times New Roman"/>
                <w:color w:val="auto"/>
              </w:rPr>
            </w:pPr>
          </w:p>
        </w:tc>
      </w:tr>
      <w:tr w:rsidR="00AA7DB5" w14:paraId="333C1D8D"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2563A6E" w14:textId="1731E4AB" w:rsidR="00AA7DB5" w:rsidRDefault="00AA7DB5" w:rsidP="00AA7DB5">
            <w:pPr>
              <w:pStyle w:val="CellBody"/>
              <w:numPr>
                <w:ilvl w:val="0"/>
                <w:numId w:val="200"/>
              </w:numPr>
              <w:rPr>
                <w:rFonts w:ascii="Times New Roman" w:hAnsi="Times New Roman"/>
                <w:color w:val="auto"/>
              </w:rPr>
            </w:pPr>
            <w:r>
              <w:rPr>
                <w:rFonts w:ascii="Times New Roman" w:hAnsi="Times New Roman"/>
                <w:color w:val="auto"/>
              </w:rPr>
              <w:t>Try to set a password which is already set earlier and confirm that it is allowed</w:t>
            </w:r>
          </w:p>
        </w:tc>
        <w:tc>
          <w:tcPr>
            <w:tcW w:w="2070" w:type="dxa"/>
            <w:tcBorders>
              <w:top w:val="single" w:sz="6" w:space="0" w:color="auto"/>
              <w:left w:val="single" w:sz="4" w:space="0" w:color="auto"/>
              <w:bottom w:val="single" w:sz="4" w:space="0" w:color="auto"/>
              <w:right w:val="single" w:sz="4" w:space="0" w:color="auto"/>
            </w:tcBorders>
          </w:tcPr>
          <w:p w14:paraId="610C62EE" w14:textId="77777777" w:rsidR="00AA7DB5" w:rsidRDefault="00AA7DB5" w:rsidP="003E3526">
            <w:pPr>
              <w:pStyle w:val="CellBody"/>
              <w:rPr>
                <w:rFonts w:ascii="Times New Roman" w:hAnsi="Times New Roman"/>
                <w:color w:val="auto"/>
              </w:rPr>
            </w:pPr>
          </w:p>
        </w:tc>
      </w:tr>
      <w:tr w:rsidR="00AA7DB5" w14:paraId="4281D914"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44682F1" w14:textId="5150A560" w:rsidR="00AA7DB5" w:rsidRDefault="00AA7DB5" w:rsidP="00AA7DB5">
            <w:pPr>
              <w:pStyle w:val="CellBody"/>
              <w:numPr>
                <w:ilvl w:val="0"/>
                <w:numId w:val="200"/>
              </w:numPr>
              <w:rPr>
                <w:rFonts w:ascii="Times New Roman" w:hAnsi="Times New Roman"/>
                <w:color w:val="auto"/>
              </w:rPr>
            </w:pPr>
            <w:r>
              <w:rPr>
                <w:rFonts w:ascii="Times New Roman" w:hAnsi="Times New Roman"/>
                <w:color w:val="auto"/>
              </w:rPr>
              <w:t xml:space="preserve">Confirm that there is no option to change </w:t>
            </w:r>
            <w:r w:rsidRPr="00F31846">
              <w:rPr>
                <w:rFonts w:cs="Times"/>
                <w:color w:val="auto"/>
                <w:szCs w:val="24"/>
              </w:rPr>
              <w:t>minimum length</w:t>
            </w:r>
            <w:r>
              <w:rPr>
                <w:rFonts w:cs="Times"/>
                <w:color w:val="auto"/>
                <w:szCs w:val="24"/>
              </w:rPr>
              <w:t xml:space="preserve"> requirement for setting password</w:t>
            </w:r>
          </w:p>
        </w:tc>
        <w:tc>
          <w:tcPr>
            <w:tcW w:w="2070" w:type="dxa"/>
            <w:tcBorders>
              <w:top w:val="single" w:sz="6" w:space="0" w:color="auto"/>
              <w:left w:val="single" w:sz="4" w:space="0" w:color="auto"/>
              <w:bottom w:val="single" w:sz="4" w:space="0" w:color="auto"/>
              <w:right w:val="single" w:sz="4" w:space="0" w:color="auto"/>
            </w:tcBorders>
          </w:tcPr>
          <w:p w14:paraId="401A0D6D" w14:textId="77777777" w:rsidR="00AA7DB5" w:rsidRDefault="00AA7DB5" w:rsidP="003E3526">
            <w:pPr>
              <w:pStyle w:val="CellBody"/>
              <w:rPr>
                <w:rFonts w:ascii="Times New Roman" w:hAnsi="Times New Roman"/>
                <w:color w:val="auto"/>
              </w:rPr>
            </w:pPr>
          </w:p>
        </w:tc>
      </w:tr>
      <w:tr w:rsidR="00AA7DB5" w14:paraId="50820C38"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A719CE0" w14:textId="5EBB8ABB" w:rsidR="00AA7DB5" w:rsidRDefault="00AA7DB5" w:rsidP="00AA7DB5">
            <w:pPr>
              <w:pStyle w:val="CellBody"/>
              <w:numPr>
                <w:ilvl w:val="0"/>
                <w:numId w:val="200"/>
              </w:numPr>
              <w:rPr>
                <w:rFonts w:ascii="Times New Roman" w:hAnsi="Times New Roman"/>
                <w:color w:val="auto"/>
              </w:rPr>
            </w:pPr>
            <w:r>
              <w:rPr>
                <w:rFonts w:ascii="Times New Roman" w:hAnsi="Times New Roman"/>
                <w:color w:val="auto"/>
              </w:rPr>
              <w:t>Confirm that there is no option to change “</w:t>
            </w:r>
            <w:r w:rsidRPr="00AA7DB5">
              <w:rPr>
                <w:rFonts w:ascii="Times New Roman" w:hAnsi="Times New Roman"/>
                <w:color w:val="auto"/>
              </w:rPr>
              <w:t>variety of characters</w:t>
            </w:r>
            <w:r>
              <w:rPr>
                <w:rFonts w:ascii="Times New Roman" w:hAnsi="Times New Roman"/>
                <w:color w:val="auto"/>
              </w:rPr>
              <w:t>”</w:t>
            </w:r>
            <w:r>
              <w:rPr>
                <w:rFonts w:cs="Times"/>
                <w:color w:val="auto"/>
                <w:szCs w:val="24"/>
              </w:rPr>
              <w:t xml:space="preserve"> requirement for setting password</w:t>
            </w:r>
          </w:p>
        </w:tc>
        <w:tc>
          <w:tcPr>
            <w:tcW w:w="2070" w:type="dxa"/>
            <w:tcBorders>
              <w:top w:val="single" w:sz="6" w:space="0" w:color="auto"/>
              <w:left w:val="single" w:sz="4" w:space="0" w:color="auto"/>
              <w:bottom w:val="single" w:sz="4" w:space="0" w:color="auto"/>
              <w:right w:val="single" w:sz="4" w:space="0" w:color="auto"/>
            </w:tcBorders>
          </w:tcPr>
          <w:p w14:paraId="439BF13A" w14:textId="77777777" w:rsidR="00AA7DB5" w:rsidRDefault="00AA7DB5" w:rsidP="003E3526">
            <w:pPr>
              <w:pStyle w:val="CellBody"/>
              <w:rPr>
                <w:rFonts w:ascii="Times New Roman" w:hAnsi="Times New Roman"/>
                <w:color w:val="auto"/>
              </w:rPr>
            </w:pPr>
          </w:p>
        </w:tc>
      </w:tr>
      <w:tr w:rsidR="00F31846" w14:paraId="7EE701B0"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0A6ED35" w14:textId="77777777" w:rsidR="00F31846" w:rsidRDefault="00F31846" w:rsidP="003E3526">
            <w:pPr>
              <w:pStyle w:val="CellBody"/>
            </w:pPr>
            <w:r>
              <w:t>Comments:</w:t>
            </w:r>
          </w:p>
        </w:tc>
      </w:tr>
    </w:tbl>
    <w:p w14:paraId="0F50DC71" w14:textId="2C259EA3" w:rsidR="00F31846" w:rsidRDefault="00F31846" w:rsidP="00B83EB3"/>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F31846" w:rsidRPr="00980D0E" w14:paraId="06C411B6"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84FC1A1" w14:textId="1ED82B60" w:rsidR="00F31846" w:rsidRPr="00980D0E" w:rsidRDefault="00F31846" w:rsidP="00565A47">
            <w:pPr>
              <w:pStyle w:val="SectL2"/>
              <w:numPr>
                <w:ilvl w:val="3"/>
                <w:numId w:val="173"/>
              </w:numPr>
              <w:spacing w:after="120"/>
              <w:rPr>
                <w:rFonts w:ascii="Times" w:hAnsi="Times" w:cs="Times"/>
                <w:b w:val="0"/>
                <w:sz w:val="24"/>
                <w:szCs w:val="24"/>
              </w:rPr>
            </w:pPr>
            <w:bookmarkStart w:id="3791" w:name="_Toc108469436"/>
            <w:bookmarkStart w:id="3792" w:name="_Toc108469918"/>
            <w:r w:rsidRPr="00980D0E">
              <w:rPr>
                <w:rFonts w:ascii="Times" w:hAnsi="Times" w:cs="Times"/>
                <w:color w:val="auto"/>
                <w:sz w:val="24"/>
                <w:szCs w:val="24"/>
              </w:rPr>
              <w:t xml:space="preserve">Test : To </w:t>
            </w:r>
            <w:r>
              <w:rPr>
                <w:rFonts w:ascii="Times" w:hAnsi="Times" w:cs="Times"/>
                <w:color w:val="auto"/>
                <w:sz w:val="24"/>
                <w:szCs w:val="24"/>
              </w:rPr>
              <w:t xml:space="preserve">verify that </w:t>
            </w:r>
            <w:r w:rsidR="00C67EB7" w:rsidRPr="00565A47">
              <w:rPr>
                <w:rFonts w:ascii="Times" w:hAnsi="Times" w:cs="Times"/>
                <w:color w:val="auto"/>
                <w:sz w:val="24"/>
                <w:szCs w:val="24"/>
              </w:rPr>
              <w:t>The Standalone Controller will obscure feedback of the password when being entered by the user, i.e. display asterisks.  It will also not give any clue to whether the username or password is invalid for a failed authentication attempt, such as “unknown username”.</w:t>
            </w:r>
            <w:bookmarkEnd w:id="3791"/>
            <w:bookmarkEnd w:id="3792"/>
          </w:p>
        </w:tc>
      </w:tr>
      <w:tr w:rsidR="00F31846" w14:paraId="0F2F0D9B"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AE82CE3" w14:textId="77777777" w:rsidR="00F31846" w:rsidRDefault="00F31846"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80EDC07" w14:textId="77777777" w:rsidR="00F31846" w:rsidRDefault="00F31846"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D1BD108"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 </w:t>
            </w:r>
          </w:p>
        </w:tc>
      </w:tr>
      <w:tr w:rsidR="00F31846" w14:paraId="0BA15A11"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B29A3CA" w14:textId="6A9D830C" w:rsidR="00F31846" w:rsidRDefault="0043596C" w:rsidP="0043596C">
            <w:pPr>
              <w:pStyle w:val="CellBody"/>
              <w:numPr>
                <w:ilvl w:val="0"/>
                <w:numId w:val="201"/>
              </w:numPr>
              <w:rPr>
                <w:rFonts w:ascii="Times New Roman" w:hAnsi="Times New Roman"/>
                <w:color w:val="auto"/>
              </w:rPr>
            </w:pPr>
            <w:r>
              <w:rPr>
                <w:rFonts w:ascii="Times New Roman" w:hAnsi="Times New Roman"/>
                <w:color w:val="auto"/>
              </w:rPr>
              <w:t xml:space="preserve">Try to connect to any Controller and enter the username &amp; password </w:t>
            </w:r>
          </w:p>
        </w:tc>
        <w:tc>
          <w:tcPr>
            <w:tcW w:w="2070" w:type="dxa"/>
            <w:tcBorders>
              <w:top w:val="single" w:sz="6" w:space="0" w:color="auto"/>
              <w:left w:val="single" w:sz="4" w:space="0" w:color="auto"/>
              <w:bottom w:val="single" w:sz="4" w:space="0" w:color="auto"/>
              <w:right w:val="single" w:sz="4" w:space="0" w:color="auto"/>
            </w:tcBorders>
          </w:tcPr>
          <w:p w14:paraId="277D43DE"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P/F/F#/NA:  </w:t>
            </w:r>
          </w:p>
        </w:tc>
      </w:tr>
      <w:tr w:rsidR="00F31846" w14:paraId="2F0A84D5"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808FD6A" w14:textId="072303E7" w:rsidR="00F31846" w:rsidRDefault="0043596C" w:rsidP="0043596C">
            <w:pPr>
              <w:pStyle w:val="CellBody"/>
              <w:numPr>
                <w:ilvl w:val="0"/>
                <w:numId w:val="201"/>
              </w:numPr>
              <w:rPr>
                <w:rFonts w:ascii="Times New Roman" w:hAnsi="Times New Roman"/>
                <w:color w:val="auto"/>
              </w:rPr>
            </w:pPr>
            <w:r>
              <w:rPr>
                <w:rFonts w:ascii="Times New Roman" w:hAnsi="Times New Roman"/>
                <w:color w:val="auto"/>
              </w:rPr>
              <w:t xml:space="preserve">Verify that </w:t>
            </w:r>
            <w:r w:rsidRPr="00565A47">
              <w:rPr>
                <w:rFonts w:cs="Times"/>
                <w:color w:val="auto"/>
                <w:szCs w:val="24"/>
              </w:rPr>
              <w:t>feedback of the password</w:t>
            </w:r>
            <w:r>
              <w:rPr>
                <w:rFonts w:cs="Times"/>
                <w:color w:val="auto"/>
                <w:szCs w:val="24"/>
              </w:rPr>
              <w:t xml:space="preserve"> is obscured i.e. when user enters the password he/she cant see the characters instead </w:t>
            </w:r>
            <w:r w:rsidRPr="00565A47">
              <w:rPr>
                <w:rFonts w:cs="Times"/>
                <w:color w:val="auto"/>
                <w:szCs w:val="24"/>
              </w:rPr>
              <w:t>asterisks</w:t>
            </w:r>
            <w:r>
              <w:rPr>
                <w:rFonts w:cs="Times"/>
                <w:color w:val="auto"/>
                <w:szCs w:val="24"/>
              </w:rPr>
              <w:t xml:space="preserve"> should be displayed.</w:t>
            </w:r>
          </w:p>
        </w:tc>
        <w:tc>
          <w:tcPr>
            <w:tcW w:w="2070" w:type="dxa"/>
            <w:tcBorders>
              <w:top w:val="single" w:sz="6" w:space="0" w:color="auto"/>
              <w:left w:val="single" w:sz="4" w:space="0" w:color="auto"/>
              <w:bottom w:val="single" w:sz="4" w:space="0" w:color="auto"/>
              <w:right w:val="single" w:sz="4" w:space="0" w:color="auto"/>
            </w:tcBorders>
          </w:tcPr>
          <w:p w14:paraId="1BEEB10A" w14:textId="77777777" w:rsidR="00F31846" w:rsidRDefault="00F31846" w:rsidP="003E3526">
            <w:pPr>
              <w:pStyle w:val="CellBody"/>
              <w:rPr>
                <w:rFonts w:ascii="Times New Roman" w:hAnsi="Times New Roman"/>
                <w:color w:val="auto"/>
              </w:rPr>
            </w:pPr>
            <w:r>
              <w:rPr>
                <w:rFonts w:ascii="Times New Roman" w:hAnsi="Times New Roman"/>
                <w:color w:val="auto"/>
              </w:rPr>
              <w:t xml:space="preserve">P/F/F#/NA:  </w:t>
            </w:r>
          </w:p>
        </w:tc>
      </w:tr>
      <w:tr w:rsidR="00F31846" w14:paraId="2C5358EC"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1969BB2" w14:textId="7AB23385" w:rsidR="00F31846" w:rsidRDefault="0043596C" w:rsidP="0043596C">
            <w:pPr>
              <w:pStyle w:val="CellBody"/>
              <w:numPr>
                <w:ilvl w:val="0"/>
                <w:numId w:val="201"/>
              </w:numPr>
              <w:rPr>
                <w:rFonts w:ascii="Times New Roman" w:hAnsi="Times New Roman"/>
                <w:color w:val="auto"/>
              </w:rPr>
            </w:pPr>
            <w:r>
              <w:rPr>
                <w:rFonts w:ascii="Times New Roman" w:hAnsi="Times New Roman"/>
                <w:color w:val="auto"/>
              </w:rPr>
              <w:t>Try to connect to any Controller and enter any invalid username or password</w:t>
            </w:r>
          </w:p>
        </w:tc>
        <w:tc>
          <w:tcPr>
            <w:tcW w:w="2070" w:type="dxa"/>
            <w:tcBorders>
              <w:top w:val="single" w:sz="6" w:space="0" w:color="auto"/>
              <w:left w:val="single" w:sz="4" w:space="0" w:color="auto"/>
              <w:bottom w:val="single" w:sz="4" w:space="0" w:color="auto"/>
              <w:right w:val="single" w:sz="4" w:space="0" w:color="auto"/>
            </w:tcBorders>
          </w:tcPr>
          <w:p w14:paraId="49DFDDF8" w14:textId="77777777" w:rsidR="00F31846" w:rsidRDefault="00F31846" w:rsidP="003E3526">
            <w:pPr>
              <w:pStyle w:val="CellBody"/>
              <w:rPr>
                <w:rFonts w:ascii="Times New Roman" w:hAnsi="Times New Roman"/>
                <w:color w:val="auto"/>
              </w:rPr>
            </w:pPr>
          </w:p>
        </w:tc>
      </w:tr>
      <w:tr w:rsidR="0043596C" w14:paraId="37120578"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445EE26" w14:textId="2EEF5461" w:rsidR="0043596C" w:rsidRDefault="0043596C" w:rsidP="0043596C">
            <w:pPr>
              <w:pStyle w:val="CellBody"/>
              <w:numPr>
                <w:ilvl w:val="0"/>
                <w:numId w:val="201"/>
              </w:numPr>
              <w:rPr>
                <w:rFonts w:ascii="Times New Roman" w:hAnsi="Times New Roman"/>
                <w:color w:val="auto"/>
              </w:rPr>
            </w:pPr>
            <w:r>
              <w:rPr>
                <w:rFonts w:ascii="Times New Roman" w:hAnsi="Times New Roman"/>
                <w:color w:val="auto"/>
              </w:rPr>
              <w:t>Verify that there shouldn’t be any pop-up or information display anywhere in the system (check in all type of logs error log,status log, Audit viewer, windows event viewer) that its failed authentication</w:t>
            </w:r>
          </w:p>
        </w:tc>
        <w:tc>
          <w:tcPr>
            <w:tcW w:w="2070" w:type="dxa"/>
            <w:tcBorders>
              <w:top w:val="single" w:sz="6" w:space="0" w:color="auto"/>
              <w:left w:val="single" w:sz="4" w:space="0" w:color="auto"/>
              <w:bottom w:val="single" w:sz="4" w:space="0" w:color="auto"/>
              <w:right w:val="single" w:sz="4" w:space="0" w:color="auto"/>
            </w:tcBorders>
          </w:tcPr>
          <w:p w14:paraId="09CDCBD9" w14:textId="77777777" w:rsidR="0043596C" w:rsidRDefault="0043596C" w:rsidP="003E3526">
            <w:pPr>
              <w:pStyle w:val="CellBody"/>
              <w:rPr>
                <w:rFonts w:ascii="Times New Roman" w:hAnsi="Times New Roman"/>
                <w:color w:val="auto"/>
              </w:rPr>
            </w:pPr>
          </w:p>
        </w:tc>
      </w:tr>
      <w:tr w:rsidR="0043596C" w14:paraId="6C30FE77"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968AAEE" w14:textId="77777777" w:rsidR="0043596C" w:rsidRDefault="0043596C" w:rsidP="0043596C">
            <w:pPr>
              <w:pStyle w:val="CellBody"/>
              <w:numPr>
                <w:ilvl w:val="0"/>
                <w:numId w:val="201"/>
              </w:numPr>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F723A3C" w14:textId="77777777" w:rsidR="0043596C" w:rsidRDefault="0043596C" w:rsidP="003E3526">
            <w:pPr>
              <w:pStyle w:val="CellBody"/>
              <w:rPr>
                <w:rFonts w:ascii="Times New Roman" w:hAnsi="Times New Roman"/>
                <w:color w:val="auto"/>
              </w:rPr>
            </w:pPr>
          </w:p>
        </w:tc>
      </w:tr>
      <w:tr w:rsidR="00F31846" w14:paraId="205B9609"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48729CF" w14:textId="77777777" w:rsidR="00F31846" w:rsidRDefault="00F31846" w:rsidP="003E3526">
            <w:pPr>
              <w:pStyle w:val="CellBody"/>
            </w:pPr>
            <w:r>
              <w:t>Comments:</w:t>
            </w:r>
          </w:p>
        </w:tc>
      </w:tr>
    </w:tbl>
    <w:p w14:paraId="3A43A6E9" w14:textId="29FADB97" w:rsidR="00F31846" w:rsidRDefault="00F31846" w:rsidP="00B83EB3"/>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7EB7" w:rsidRPr="00980D0E" w14:paraId="0498A63B"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2C026F7" w14:textId="77777777" w:rsidR="00156219" w:rsidRPr="00156219" w:rsidRDefault="00C67EB7" w:rsidP="00565A47">
            <w:pPr>
              <w:pStyle w:val="SectL2"/>
              <w:numPr>
                <w:ilvl w:val="3"/>
                <w:numId w:val="173"/>
              </w:numPr>
              <w:spacing w:after="120"/>
              <w:rPr>
                <w:rFonts w:ascii="Times" w:hAnsi="Times" w:cs="Times"/>
                <w:b w:val="0"/>
                <w:sz w:val="24"/>
                <w:szCs w:val="24"/>
              </w:rPr>
            </w:pPr>
            <w:bookmarkStart w:id="3793" w:name="_Toc108469437"/>
            <w:bookmarkStart w:id="3794" w:name="_Toc108469919"/>
            <w:r w:rsidRPr="00980D0E">
              <w:rPr>
                <w:rFonts w:ascii="Times" w:hAnsi="Times" w:cs="Times"/>
                <w:color w:val="auto"/>
                <w:sz w:val="24"/>
                <w:szCs w:val="24"/>
              </w:rPr>
              <w:lastRenderedPageBreak/>
              <w:t xml:space="preserve">Test </w:t>
            </w:r>
            <w:r w:rsidRPr="0077235E">
              <w:rPr>
                <w:rFonts w:ascii="Times" w:hAnsi="Times" w:cs="Times"/>
                <w:color w:val="auto"/>
                <w:sz w:val="24"/>
                <w:szCs w:val="24"/>
              </w:rPr>
              <w:t xml:space="preserve">: To verify that </w:t>
            </w:r>
            <w:r w:rsidR="000F5396" w:rsidRPr="0077235E">
              <w:rPr>
                <w:rFonts w:ascii="Times" w:hAnsi="Times" w:cs="Times"/>
                <w:color w:val="auto"/>
                <w:sz w:val="24"/>
                <w:szCs w:val="24"/>
              </w:rPr>
              <w:t xml:space="preserve">in case of “Unsuccessful login attempts” </w:t>
            </w:r>
            <w:r w:rsidRPr="0077235E">
              <w:rPr>
                <w:rFonts w:ascii="Times" w:hAnsi="Times" w:cs="Times"/>
                <w:color w:val="auto"/>
                <w:sz w:val="24"/>
                <w:szCs w:val="24"/>
              </w:rPr>
              <w:t>controller will limit consecutive attempts using a hard-coded algorithm.</w:t>
            </w:r>
            <w:bookmarkEnd w:id="3793"/>
            <w:bookmarkEnd w:id="3794"/>
            <w:r w:rsidRPr="00565A47">
              <w:rPr>
                <w:rFonts w:ascii="Times" w:hAnsi="Times" w:cs="Times"/>
                <w:color w:val="auto"/>
                <w:sz w:val="24"/>
                <w:szCs w:val="24"/>
              </w:rPr>
              <w:t xml:space="preserve">  </w:t>
            </w:r>
          </w:p>
          <w:p w14:paraId="26617A2C" w14:textId="2D638E28" w:rsidR="00C67EB7" w:rsidRPr="00156219" w:rsidRDefault="00156219" w:rsidP="00156219">
            <w:pPr>
              <w:pStyle w:val="SectL2"/>
              <w:tabs>
                <w:tab w:val="clear" w:pos="1080"/>
              </w:tabs>
              <w:spacing w:after="120"/>
              <w:ind w:left="0" w:firstLine="0"/>
              <w:rPr>
                <w:rFonts w:ascii="Times" w:hAnsi="Times" w:cs="Times"/>
                <w:b w:val="0"/>
                <w:bCs/>
                <w:i/>
                <w:iCs/>
                <w:sz w:val="24"/>
                <w:szCs w:val="24"/>
              </w:rPr>
            </w:pPr>
            <w:bookmarkStart w:id="3795" w:name="_Toc108469438"/>
            <w:bookmarkStart w:id="3796" w:name="_Toc108469920"/>
            <w:r w:rsidRPr="00156219">
              <w:rPr>
                <w:rFonts w:ascii="Times" w:hAnsi="Times" w:cs="Times"/>
                <w:b w:val="0"/>
                <w:bCs/>
                <w:i/>
                <w:iCs/>
                <w:color w:val="auto"/>
                <w:sz w:val="24"/>
                <w:szCs w:val="24"/>
              </w:rPr>
              <w:t xml:space="preserve">Note- </w:t>
            </w:r>
            <w:r w:rsidR="00C67EB7" w:rsidRPr="00156219">
              <w:rPr>
                <w:rFonts w:ascii="Times" w:hAnsi="Times" w:cs="Times"/>
                <w:b w:val="0"/>
                <w:bCs/>
                <w:i/>
                <w:iCs/>
                <w:color w:val="auto"/>
                <w:sz w:val="24"/>
                <w:szCs w:val="24"/>
              </w:rPr>
              <w:t>The algorithm will not be configurable.  This will simplify the design</w:t>
            </w:r>
            <w:bookmarkEnd w:id="3795"/>
            <w:bookmarkEnd w:id="3796"/>
          </w:p>
        </w:tc>
      </w:tr>
      <w:tr w:rsidR="00C67EB7" w14:paraId="498F83F3"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F2DDA68" w14:textId="77777777" w:rsidR="00C67EB7" w:rsidRDefault="00C67EB7"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D20B1BB" w14:textId="77777777" w:rsidR="00C67EB7" w:rsidRDefault="00C67EB7"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A4F26C6"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 </w:t>
            </w:r>
          </w:p>
        </w:tc>
      </w:tr>
      <w:tr w:rsidR="00C67EB7" w14:paraId="2C050C9C"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1C5CB3C" w14:textId="2B6178C0" w:rsidR="00C67EB7" w:rsidRDefault="00156219" w:rsidP="0043596C">
            <w:pPr>
              <w:pStyle w:val="CellBody"/>
              <w:numPr>
                <w:ilvl w:val="0"/>
                <w:numId w:val="202"/>
              </w:numPr>
              <w:rPr>
                <w:rFonts w:ascii="Times New Roman" w:hAnsi="Times New Roman"/>
                <w:color w:val="auto"/>
              </w:rPr>
            </w:pPr>
            <w:r>
              <w:rPr>
                <w:rFonts w:ascii="Times New Roman" w:hAnsi="Times New Roman"/>
                <w:color w:val="auto"/>
              </w:rPr>
              <w:t>Try connecting to Controller with invalid username/password multiple time</w:t>
            </w:r>
            <w:r w:rsidR="0077235E">
              <w:rPr>
                <w:rFonts w:ascii="Times New Roman" w:hAnsi="Times New Roman"/>
                <w:color w:val="auto"/>
              </w:rPr>
              <w:t>s</w:t>
            </w:r>
            <w:r w:rsidR="002A48EA">
              <w:rPr>
                <w:rFonts w:ascii="Times New Roman" w:hAnsi="Times New Roman"/>
                <w:color w:val="auto"/>
              </w:rPr>
              <w:t xml:space="preserve">. After </w:t>
            </w:r>
            <w:r w:rsidR="0077235E">
              <w:rPr>
                <w:rFonts w:ascii="Times New Roman" w:hAnsi="Times New Roman"/>
                <w:color w:val="auto"/>
              </w:rPr>
              <w:t>some</w:t>
            </w:r>
            <w:r w:rsidR="002A48EA">
              <w:rPr>
                <w:rFonts w:ascii="Times New Roman" w:hAnsi="Times New Roman"/>
                <w:color w:val="auto"/>
              </w:rPr>
              <w:t xml:space="preserve"> failed attempts, there should be message that one can attempt </w:t>
            </w:r>
            <w:r w:rsidR="0077235E">
              <w:rPr>
                <w:rFonts w:ascii="Times New Roman" w:hAnsi="Times New Roman"/>
                <w:color w:val="auto"/>
              </w:rPr>
              <w:t>only after some time (some seconds).</w:t>
            </w:r>
          </w:p>
        </w:tc>
        <w:tc>
          <w:tcPr>
            <w:tcW w:w="2070" w:type="dxa"/>
            <w:tcBorders>
              <w:top w:val="single" w:sz="6" w:space="0" w:color="auto"/>
              <w:left w:val="single" w:sz="4" w:space="0" w:color="auto"/>
              <w:bottom w:val="single" w:sz="4" w:space="0" w:color="auto"/>
              <w:right w:val="single" w:sz="4" w:space="0" w:color="auto"/>
            </w:tcBorders>
          </w:tcPr>
          <w:p w14:paraId="3C127AFD"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06266F9E"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8C18833" w14:textId="2AB6FAC8" w:rsidR="00C67EB7" w:rsidRDefault="0077235E" w:rsidP="0077235E">
            <w:pPr>
              <w:pStyle w:val="CellBody"/>
              <w:numPr>
                <w:ilvl w:val="0"/>
                <w:numId w:val="202"/>
              </w:numPr>
              <w:rPr>
                <w:rFonts w:ascii="Times New Roman" w:hAnsi="Times New Roman"/>
                <w:color w:val="auto"/>
              </w:rPr>
            </w:pPr>
            <w:r>
              <w:rPr>
                <w:rFonts w:ascii="Times New Roman" w:hAnsi="Times New Roman"/>
                <w:color w:val="auto"/>
              </w:rPr>
              <w:t>In case of further failed attempts (after waiting for time period in step1) the waiting time should increase and this process should contnue.</w:t>
            </w:r>
          </w:p>
        </w:tc>
        <w:tc>
          <w:tcPr>
            <w:tcW w:w="2070" w:type="dxa"/>
            <w:tcBorders>
              <w:top w:val="single" w:sz="6" w:space="0" w:color="auto"/>
              <w:left w:val="single" w:sz="4" w:space="0" w:color="auto"/>
              <w:bottom w:val="single" w:sz="4" w:space="0" w:color="auto"/>
              <w:right w:val="single" w:sz="4" w:space="0" w:color="auto"/>
            </w:tcBorders>
          </w:tcPr>
          <w:p w14:paraId="1392E9F7"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3EDA9527"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B94AD6F" w14:textId="77777777"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61CE352B" w14:textId="77777777" w:rsidR="00C67EB7" w:rsidRDefault="00C67EB7" w:rsidP="003E3526">
            <w:pPr>
              <w:pStyle w:val="CellBody"/>
              <w:rPr>
                <w:rFonts w:ascii="Times New Roman" w:hAnsi="Times New Roman"/>
                <w:color w:val="auto"/>
              </w:rPr>
            </w:pPr>
          </w:p>
        </w:tc>
      </w:tr>
      <w:tr w:rsidR="00C67EB7" w14:paraId="1B11EED7"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298CD89" w14:textId="77777777" w:rsidR="00C67EB7" w:rsidRDefault="00C67EB7" w:rsidP="003E3526">
            <w:pPr>
              <w:pStyle w:val="CellBody"/>
            </w:pPr>
            <w:r>
              <w:t>Comments:</w:t>
            </w:r>
          </w:p>
        </w:tc>
      </w:tr>
    </w:tbl>
    <w:p w14:paraId="38E68815" w14:textId="4A018AC4" w:rsidR="00F31846" w:rsidRDefault="00F31846" w:rsidP="00B83EB3"/>
    <w:p w14:paraId="725FC1C0" w14:textId="77777777" w:rsidR="00C67EB7" w:rsidRDefault="00C67EB7" w:rsidP="00C67EB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7EB7" w:rsidRPr="00980D0E" w14:paraId="29BD8299"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E98DF5B" w14:textId="50224105" w:rsidR="00C67EB7" w:rsidRPr="00980D0E" w:rsidRDefault="00C67EB7" w:rsidP="00565A47">
            <w:pPr>
              <w:pStyle w:val="SectL2"/>
              <w:numPr>
                <w:ilvl w:val="3"/>
                <w:numId w:val="173"/>
              </w:numPr>
              <w:spacing w:after="120"/>
              <w:rPr>
                <w:rFonts w:ascii="Times" w:hAnsi="Times" w:cs="Times"/>
                <w:b w:val="0"/>
                <w:sz w:val="24"/>
                <w:szCs w:val="24"/>
              </w:rPr>
            </w:pPr>
            <w:bookmarkStart w:id="3797" w:name="_Toc108469439"/>
            <w:bookmarkStart w:id="3798" w:name="_Toc108469921"/>
            <w:r w:rsidRPr="00980D0E">
              <w:rPr>
                <w:rFonts w:ascii="Times" w:hAnsi="Times" w:cs="Times"/>
                <w:color w:val="auto"/>
                <w:sz w:val="24"/>
                <w:szCs w:val="24"/>
              </w:rPr>
              <w:t xml:space="preserve">Test : </w:t>
            </w:r>
            <w:r w:rsidRPr="00363487">
              <w:rPr>
                <w:rFonts w:ascii="Times" w:hAnsi="Times" w:cs="Times"/>
                <w:color w:val="auto"/>
                <w:sz w:val="24"/>
                <w:szCs w:val="24"/>
              </w:rPr>
              <w:t>To verify that</w:t>
            </w:r>
            <w:r w:rsidR="00156219" w:rsidRPr="00363487">
              <w:rPr>
                <w:rFonts w:ascii="Times" w:hAnsi="Times" w:cs="Times"/>
                <w:color w:val="auto"/>
                <w:sz w:val="24"/>
                <w:szCs w:val="24"/>
              </w:rPr>
              <w:t xml:space="preserve"> </w:t>
            </w:r>
            <w:r w:rsidRPr="00363487">
              <w:rPr>
                <w:rFonts w:ascii="Times" w:hAnsi="Times" w:cs="Times"/>
                <w:color w:val="auto"/>
                <w:sz w:val="24"/>
                <w:szCs w:val="24"/>
              </w:rPr>
              <w:t>Standalone Controller will have the optional capability to display a customizable System Use Notification that will be displayed during user access before authentication</w:t>
            </w:r>
            <w:bookmarkEnd w:id="3797"/>
            <w:bookmarkEnd w:id="3798"/>
          </w:p>
        </w:tc>
      </w:tr>
      <w:tr w:rsidR="00C67EB7" w14:paraId="60DD8CC1"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647E792" w14:textId="77777777" w:rsidR="00C67EB7" w:rsidRDefault="00C67EB7"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F8BAA85" w14:textId="77777777" w:rsidR="00C67EB7" w:rsidRDefault="00C67EB7"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C19B264"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 </w:t>
            </w:r>
          </w:p>
        </w:tc>
      </w:tr>
      <w:tr w:rsidR="00C67EB7" w14:paraId="1827F682"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61CB85E" w14:textId="7382C18F" w:rsidR="00C67EB7" w:rsidRDefault="008E5B62" w:rsidP="00156219">
            <w:pPr>
              <w:pStyle w:val="CellBody"/>
              <w:numPr>
                <w:ilvl w:val="0"/>
                <w:numId w:val="209"/>
              </w:numPr>
              <w:rPr>
                <w:rFonts w:ascii="Times New Roman" w:hAnsi="Times New Roman"/>
                <w:color w:val="auto"/>
              </w:rPr>
            </w:pPr>
            <w:r>
              <w:rPr>
                <w:rFonts w:ascii="Times New Roman" w:hAnsi="Times New Roman"/>
                <w:color w:val="auto"/>
              </w:rPr>
              <w:t>Connect to the Controller using web interface and execute “PUT” API after filling message in PUT API interface</w:t>
            </w:r>
          </w:p>
          <w:p w14:paraId="2E6DAD91" w14:textId="25C57D4D" w:rsidR="008E5B62" w:rsidRDefault="008E5B62" w:rsidP="008E5B62">
            <w:pPr>
              <w:pStyle w:val="CellBody"/>
              <w:ind w:left="720"/>
              <w:rPr>
                <w:rFonts w:ascii="Times New Roman" w:hAnsi="Times New Roman"/>
                <w:color w:val="auto"/>
              </w:rPr>
            </w:pPr>
            <w:r>
              <w:drawing>
                <wp:inline distT="0" distB="0" distL="0" distR="0" wp14:anchorId="2464C4CC" wp14:editId="48DE8712">
                  <wp:extent cx="4679950" cy="173926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9950" cy="1739265"/>
                          </a:xfrm>
                          <a:prstGeom prst="rect">
                            <a:avLst/>
                          </a:prstGeom>
                        </pic:spPr>
                      </pic:pic>
                    </a:graphicData>
                  </a:graphic>
                </wp:inline>
              </w:drawing>
            </w:r>
          </w:p>
        </w:tc>
        <w:tc>
          <w:tcPr>
            <w:tcW w:w="2070" w:type="dxa"/>
            <w:tcBorders>
              <w:top w:val="single" w:sz="6" w:space="0" w:color="auto"/>
              <w:left w:val="single" w:sz="4" w:space="0" w:color="auto"/>
              <w:bottom w:val="single" w:sz="4" w:space="0" w:color="auto"/>
              <w:right w:val="single" w:sz="4" w:space="0" w:color="auto"/>
            </w:tcBorders>
          </w:tcPr>
          <w:p w14:paraId="40A86B44"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398C9665"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02894CB" w14:textId="007484F2" w:rsidR="00C67EB7" w:rsidRDefault="008E5B62" w:rsidP="008E5B62">
            <w:pPr>
              <w:pStyle w:val="CellBody"/>
              <w:numPr>
                <w:ilvl w:val="0"/>
                <w:numId w:val="209"/>
              </w:numPr>
              <w:rPr>
                <w:rFonts w:ascii="Times New Roman" w:hAnsi="Times New Roman"/>
                <w:color w:val="auto"/>
              </w:rPr>
            </w:pPr>
            <w:r>
              <w:rPr>
                <w:rFonts w:ascii="Times New Roman" w:hAnsi="Times New Roman"/>
                <w:color w:val="auto"/>
              </w:rPr>
              <w:t>Verify if message is displayed either by GET API or by trying login to Controller</w:t>
            </w:r>
          </w:p>
        </w:tc>
        <w:tc>
          <w:tcPr>
            <w:tcW w:w="2070" w:type="dxa"/>
            <w:tcBorders>
              <w:top w:val="single" w:sz="6" w:space="0" w:color="auto"/>
              <w:left w:val="single" w:sz="4" w:space="0" w:color="auto"/>
              <w:bottom w:val="single" w:sz="4" w:space="0" w:color="auto"/>
              <w:right w:val="single" w:sz="4" w:space="0" w:color="auto"/>
            </w:tcBorders>
          </w:tcPr>
          <w:p w14:paraId="3FE11918"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3BB6A18B"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1727103" w14:textId="77777777"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E667580" w14:textId="77777777" w:rsidR="00C67EB7" w:rsidRDefault="00C67EB7" w:rsidP="003E3526">
            <w:pPr>
              <w:pStyle w:val="CellBody"/>
              <w:rPr>
                <w:rFonts w:ascii="Times New Roman" w:hAnsi="Times New Roman"/>
                <w:color w:val="auto"/>
              </w:rPr>
            </w:pPr>
          </w:p>
        </w:tc>
      </w:tr>
      <w:tr w:rsidR="00C67EB7" w14:paraId="4951F79C"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86016A7" w14:textId="77777777" w:rsidR="00C67EB7" w:rsidRDefault="00C67EB7" w:rsidP="003E3526">
            <w:pPr>
              <w:pStyle w:val="CellBody"/>
            </w:pPr>
            <w:r>
              <w:t>Comments:</w:t>
            </w:r>
          </w:p>
        </w:tc>
      </w:tr>
    </w:tbl>
    <w:p w14:paraId="6894E792" w14:textId="57DF901E" w:rsidR="00C67EB7" w:rsidRDefault="00C67EB7" w:rsidP="00C67EB7"/>
    <w:p w14:paraId="0146D65A" w14:textId="126AD92C" w:rsidR="00C67EB7" w:rsidRPr="00C874B3" w:rsidRDefault="00C67EB7" w:rsidP="00C67EB7">
      <w:pPr>
        <w:pStyle w:val="SectL2"/>
        <w:numPr>
          <w:ilvl w:val="2"/>
          <w:numId w:val="173"/>
        </w:numPr>
        <w:spacing w:after="120"/>
        <w:rPr>
          <w:color w:val="auto"/>
        </w:rPr>
      </w:pPr>
      <w:bookmarkStart w:id="3799" w:name="_Toc108469440"/>
      <w:bookmarkStart w:id="3800" w:name="_Toc108469922"/>
      <w:r>
        <w:lastRenderedPageBreak/>
        <w:t>Use Control</w:t>
      </w:r>
      <w:bookmarkEnd w:id="3799"/>
      <w:bookmarkEnd w:id="3800"/>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7EB7" w:rsidRPr="00980D0E" w14:paraId="1B4CD6B0"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A828161" w14:textId="275D9901" w:rsidR="00C67EB7" w:rsidRPr="00565A47" w:rsidRDefault="00C67EB7" w:rsidP="00565A47">
            <w:pPr>
              <w:pStyle w:val="SectL2"/>
              <w:numPr>
                <w:ilvl w:val="3"/>
                <w:numId w:val="187"/>
              </w:numPr>
              <w:spacing w:after="120"/>
              <w:rPr>
                <w:rFonts w:ascii="Times" w:hAnsi="Times" w:cs="Times"/>
                <w:color w:val="auto"/>
                <w:sz w:val="24"/>
                <w:szCs w:val="24"/>
              </w:rPr>
            </w:pPr>
            <w:bookmarkStart w:id="3801" w:name="_Toc108469441"/>
            <w:bookmarkStart w:id="3802" w:name="_Toc108469923"/>
            <w:r w:rsidRPr="00980D0E">
              <w:rPr>
                <w:rFonts w:ascii="Times" w:hAnsi="Times" w:cs="Times"/>
                <w:color w:val="auto"/>
                <w:sz w:val="24"/>
                <w:szCs w:val="24"/>
              </w:rPr>
              <w:t xml:space="preserve">Test : To </w:t>
            </w:r>
            <w:r>
              <w:rPr>
                <w:rFonts w:ascii="Times" w:hAnsi="Times" w:cs="Times"/>
                <w:color w:val="auto"/>
                <w:sz w:val="24"/>
                <w:szCs w:val="24"/>
              </w:rPr>
              <w:t xml:space="preserve">verify that </w:t>
            </w:r>
            <w:r w:rsidRPr="00565A47">
              <w:rPr>
                <w:rFonts w:ascii="Times" w:hAnsi="Times" w:cs="Times"/>
                <w:color w:val="auto"/>
                <w:sz w:val="24"/>
                <w:szCs w:val="24"/>
              </w:rPr>
              <w:t>The Standalone Controller and Tools will have role-based policies to enforce that the authenticated users can perform the requested action based on their assigned responsibilities.</w:t>
            </w:r>
            <w:bookmarkEnd w:id="3801"/>
            <w:bookmarkEnd w:id="3802"/>
          </w:p>
          <w:p w14:paraId="59BBF903" w14:textId="1BAA1359" w:rsidR="00C67EB7" w:rsidRPr="00565A47" w:rsidRDefault="00C67EB7" w:rsidP="00565A47">
            <w:pPr>
              <w:pStyle w:val="SectL2"/>
              <w:tabs>
                <w:tab w:val="clear" w:pos="1080"/>
              </w:tabs>
              <w:spacing w:after="120"/>
              <w:ind w:left="0" w:firstLine="0"/>
              <w:rPr>
                <w:rFonts w:ascii="Times" w:hAnsi="Times" w:cs="Times"/>
                <w:b w:val="0"/>
                <w:bCs/>
                <w:i/>
                <w:iCs/>
                <w:sz w:val="24"/>
                <w:szCs w:val="24"/>
              </w:rPr>
            </w:pPr>
            <w:bookmarkStart w:id="3803" w:name="_Toc108469442"/>
            <w:bookmarkStart w:id="3804" w:name="_Toc108469924"/>
            <w:r w:rsidRPr="00565A47">
              <w:rPr>
                <w:rFonts w:ascii="Times" w:hAnsi="Times" w:cs="Times"/>
                <w:b w:val="0"/>
                <w:bCs/>
                <w:i/>
                <w:iCs/>
                <w:color w:val="auto"/>
                <w:sz w:val="24"/>
                <w:szCs w:val="24"/>
              </w:rPr>
              <w:t>Note, controller diagnostics currently does not check for user role for module firmware download and reboot.  Future enhancement will be to add a check for “is role enabled” for controller diagnostics to see if the user is authorized for controller diagnostics.</w:t>
            </w:r>
            <w:bookmarkEnd w:id="3803"/>
            <w:bookmarkEnd w:id="3804"/>
          </w:p>
        </w:tc>
      </w:tr>
      <w:tr w:rsidR="00C67EB7" w14:paraId="7CD42CF4"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DD4D54F" w14:textId="77777777" w:rsidR="00C67EB7" w:rsidRDefault="00C67EB7"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19081A75" w14:textId="77777777" w:rsidR="00C67EB7" w:rsidRDefault="00C67EB7"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6EBBD90"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 </w:t>
            </w:r>
          </w:p>
        </w:tc>
      </w:tr>
      <w:tr w:rsidR="00C67EB7" w14:paraId="214F3251"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2CD7F34" w14:textId="1A86F4BF" w:rsidR="00C67EB7" w:rsidRDefault="00531233" w:rsidP="00156219">
            <w:pPr>
              <w:pStyle w:val="CellBody"/>
              <w:numPr>
                <w:ilvl w:val="0"/>
                <w:numId w:val="210"/>
              </w:numPr>
              <w:rPr>
                <w:rFonts w:ascii="Times New Roman" w:hAnsi="Times New Roman"/>
                <w:color w:val="auto"/>
              </w:rPr>
            </w:pPr>
            <w:r w:rsidRPr="00531233">
              <w:rPr>
                <w:rFonts w:ascii="Times New Roman" w:hAnsi="Times New Roman"/>
                <w:color w:val="auto"/>
              </w:rPr>
              <w:t>Create a user having operator role and privileges</w:t>
            </w:r>
          </w:p>
        </w:tc>
        <w:tc>
          <w:tcPr>
            <w:tcW w:w="2070" w:type="dxa"/>
            <w:tcBorders>
              <w:top w:val="single" w:sz="6" w:space="0" w:color="auto"/>
              <w:left w:val="single" w:sz="4" w:space="0" w:color="auto"/>
              <w:bottom w:val="single" w:sz="4" w:space="0" w:color="auto"/>
              <w:right w:val="single" w:sz="4" w:space="0" w:color="auto"/>
            </w:tcBorders>
          </w:tcPr>
          <w:p w14:paraId="5095E3C1"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3D1F8FA6"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64A00AC" w14:textId="6635FE15" w:rsidR="00C67EB7" w:rsidRDefault="00531233" w:rsidP="00531233">
            <w:pPr>
              <w:pStyle w:val="CellBody"/>
              <w:numPr>
                <w:ilvl w:val="0"/>
                <w:numId w:val="210"/>
              </w:numPr>
              <w:rPr>
                <w:rFonts w:ascii="Times New Roman" w:hAnsi="Times New Roman"/>
                <w:color w:val="auto"/>
              </w:rPr>
            </w:pPr>
            <w:r w:rsidRPr="00531233">
              <w:rPr>
                <w:rFonts w:ascii="Times New Roman" w:hAnsi="Times New Roman"/>
                <w:color w:val="auto"/>
              </w:rPr>
              <w:t>Verify it can only perform assigned tasks and specifically verify if it is not allowed to perform any engineering or administrative task e.g. loading of Controller or changing roles of other users</w:t>
            </w:r>
          </w:p>
        </w:tc>
        <w:tc>
          <w:tcPr>
            <w:tcW w:w="2070" w:type="dxa"/>
            <w:tcBorders>
              <w:top w:val="single" w:sz="6" w:space="0" w:color="auto"/>
              <w:left w:val="single" w:sz="4" w:space="0" w:color="auto"/>
              <w:bottom w:val="single" w:sz="4" w:space="0" w:color="auto"/>
              <w:right w:val="single" w:sz="4" w:space="0" w:color="auto"/>
            </w:tcBorders>
          </w:tcPr>
          <w:p w14:paraId="1008CFFB"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531233" w14:paraId="26A3F66C"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ED6A75F" w14:textId="02744A58" w:rsidR="00531233" w:rsidRDefault="00531233" w:rsidP="00531233">
            <w:pPr>
              <w:pStyle w:val="CellBody"/>
              <w:numPr>
                <w:ilvl w:val="0"/>
                <w:numId w:val="210"/>
              </w:numPr>
              <w:rPr>
                <w:rFonts w:ascii="Times New Roman" w:hAnsi="Times New Roman"/>
                <w:color w:val="auto"/>
              </w:rPr>
            </w:pPr>
            <w:r w:rsidRPr="00531233">
              <w:rPr>
                <w:rFonts w:ascii="Times New Roman" w:hAnsi="Times New Roman"/>
                <w:color w:val="auto"/>
              </w:rPr>
              <w:t xml:space="preserve">Create a user having </w:t>
            </w:r>
            <w:r>
              <w:rPr>
                <w:rFonts w:ascii="Times New Roman" w:hAnsi="Times New Roman"/>
                <w:color w:val="auto"/>
              </w:rPr>
              <w:t>engineer</w:t>
            </w:r>
            <w:r w:rsidRPr="00531233">
              <w:rPr>
                <w:rFonts w:ascii="Times New Roman" w:hAnsi="Times New Roman"/>
                <w:color w:val="auto"/>
              </w:rPr>
              <w:t xml:space="preserve"> role and privileges</w:t>
            </w:r>
          </w:p>
        </w:tc>
        <w:tc>
          <w:tcPr>
            <w:tcW w:w="2070" w:type="dxa"/>
            <w:tcBorders>
              <w:top w:val="single" w:sz="6" w:space="0" w:color="auto"/>
              <w:left w:val="single" w:sz="4" w:space="0" w:color="auto"/>
              <w:bottom w:val="single" w:sz="4" w:space="0" w:color="auto"/>
              <w:right w:val="single" w:sz="4" w:space="0" w:color="auto"/>
            </w:tcBorders>
          </w:tcPr>
          <w:p w14:paraId="0BDFE013" w14:textId="77777777" w:rsidR="00531233" w:rsidRDefault="00531233" w:rsidP="00531233">
            <w:pPr>
              <w:pStyle w:val="CellBody"/>
              <w:rPr>
                <w:rFonts w:ascii="Times New Roman" w:hAnsi="Times New Roman"/>
                <w:color w:val="auto"/>
              </w:rPr>
            </w:pPr>
          </w:p>
        </w:tc>
      </w:tr>
      <w:tr w:rsidR="00531233" w14:paraId="3E571D2B"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4701B57" w14:textId="4B5DBE9C" w:rsidR="00531233" w:rsidRDefault="00531233" w:rsidP="00531233">
            <w:pPr>
              <w:pStyle w:val="CellBody"/>
              <w:numPr>
                <w:ilvl w:val="0"/>
                <w:numId w:val="210"/>
              </w:numPr>
              <w:rPr>
                <w:rFonts w:ascii="Times New Roman" w:hAnsi="Times New Roman"/>
                <w:color w:val="auto"/>
              </w:rPr>
            </w:pPr>
            <w:r w:rsidRPr="00531233">
              <w:rPr>
                <w:rFonts w:ascii="Times New Roman" w:hAnsi="Times New Roman"/>
                <w:color w:val="auto"/>
              </w:rPr>
              <w:t>Verify it can only perform assigned tasks and specifically verify if it is not allowed to perform any administrative task e.g. changing roles of other users</w:t>
            </w:r>
          </w:p>
        </w:tc>
        <w:tc>
          <w:tcPr>
            <w:tcW w:w="2070" w:type="dxa"/>
            <w:tcBorders>
              <w:top w:val="single" w:sz="6" w:space="0" w:color="auto"/>
              <w:left w:val="single" w:sz="4" w:space="0" w:color="auto"/>
              <w:bottom w:val="single" w:sz="4" w:space="0" w:color="auto"/>
              <w:right w:val="single" w:sz="4" w:space="0" w:color="auto"/>
            </w:tcBorders>
          </w:tcPr>
          <w:p w14:paraId="2BD5A63C" w14:textId="77777777" w:rsidR="00531233" w:rsidRDefault="00531233" w:rsidP="00531233">
            <w:pPr>
              <w:pStyle w:val="CellBody"/>
              <w:rPr>
                <w:rFonts w:ascii="Times New Roman" w:hAnsi="Times New Roman"/>
                <w:color w:val="auto"/>
              </w:rPr>
            </w:pPr>
          </w:p>
        </w:tc>
      </w:tr>
      <w:tr w:rsidR="00531233" w14:paraId="57F1E8DF"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F06DE80" w14:textId="71907E8C" w:rsidR="00531233" w:rsidRDefault="00531233" w:rsidP="00531233">
            <w:pPr>
              <w:pStyle w:val="CellBody"/>
              <w:numPr>
                <w:ilvl w:val="0"/>
                <w:numId w:val="210"/>
              </w:numPr>
              <w:rPr>
                <w:rFonts w:ascii="Times New Roman" w:hAnsi="Times New Roman"/>
                <w:color w:val="auto"/>
              </w:rPr>
            </w:pPr>
            <w:r w:rsidRPr="00531233">
              <w:rPr>
                <w:rFonts w:ascii="Times New Roman" w:hAnsi="Times New Roman"/>
                <w:color w:val="auto"/>
              </w:rPr>
              <w:t xml:space="preserve">Create a user having </w:t>
            </w:r>
            <w:r w:rsidR="00B24DDC" w:rsidRPr="00531233">
              <w:rPr>
                <w:rFonts w:ascii="Times New Roman" w:hAnsi="Times New Roman"/>
                <w:color w:val="auto"/>
              </w:rPr>
              <w:t>administrative</w:t>
            </w:r>
            <w:r w:rsidRPr="00531233">
              <w:rPr>
                <w:rFonts w:ascii="Times New Roman" w:hAnsi="Times New Roman"/>
                <w:color w:val="auto"/>
              </w:rPr>
              <w:t xml:space="preserve"> role and privileges</w:t>
            </w:r>
          </w:p>
        </w:tc>
        <w:tc>
          <w:tcPr>
            <w:tcW w:w="2070" w:type="dxa"/>
            <w:tcBorders>
              <w:top w:val="single" w:sz="6" w:space="0" w:color="auto"/>
              <w:left w:val="single" w:sz="4" w:space="0" w:color="auto"/>
              <w:bottom w:val="single" w:sz="4" w:space="0" w:color="auto"/>
              <w:right w:val="single" w:sz="4" w:space="0" w:color="auto"/>
            </w:tcBorders>
          </w:tcPr>
          <w:p w14:paraId="3592B336" w14:textId="77777777" w:rsidR="00531233" w:rsidRDefault="00531233" w:rsidP="00531233">
            <w:pPr>
              <w:pStyle w:val="CellBody"/>
              <w:rPr>
                <w:rFonts w:ascii="Times New Roman" w:hAnsi="Times New Roman"/>
                <w:color w:val="auto"/>
              </w:rPr>
            </w:pPr>
          </w:p>
        </w:tc>
      </w:tr>
      <w:tr w:rsidR="00531233" w14:paraId="2E7053C9"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67F8D13" w14:textId="6596A8CA" w:rsidR="00531233" w:rsidRDefault="00531233" w:rsidP="00531233">
            <w:pPr>
              <w:pStyle w:val="CellBody"/>
              <w:numPr>
                <w:ilvl w:val="0"/>
                <w:numId w:val="210"/>
              </w:numPr>
              <w:rPr>
                <w:rFonts w:ascii="Times New Roman" w:hAnsi="Times New Roman"/>
                <w:color w:val="auto"/>
              </w:rPr>
            </w:pPr>
            <w:r w:rsidRPr="00531233">
              <w:rPr>
                <w:rFonts w:ascii="Times New Roman" w:hAnsi="Times New Roman"/>
                <w:color w:val="auto"/>
              </w:rPr>
              <w:t>Verify it can only perform assigned tasks and specifically verify if it is allowed to perform engineering or administrative task e.g. loading of Controller or changing roles of other users</w:t>
            </w:r>
          </w:p>
        </w:tc>
        <w:tc>
          <w:tcPr>
            <w:tcW w:w="2070" w:type="dxa"/>
            <w:tcBorders>
              <w:top w:val="single" w:sz="6" w:space="0" w:color="auto"/>
              <w:left w:val="single" w:sz="4" w:space="0" w:color="auto"/>
              <w:bottom w:val="single" w:sz="4" w:space="0" w:color="auto"/>
              <w:right w:val="single" w:sz="4" w:space="0" w:color="auto"/>
            </w:tcBorders>
          </w:tcPr>
          <w:p w14:paraId="1653F87B" w14:textId="77777777" w:rsidR="00531233" w:rsidRDefault="00531233" w:rsidP="00531233">
            <w:pPr>
              <w:pStyle w:val="CellBody"/>
              <w:rPr>
                <w:rFonts w:ascii="Times New Roman" w:hAnsi="Times New Roman"/>
                <w:color w:val="auto"/>
              </w:rPr>
            </w:pPr>
          </w:p>
        </w:tc>
      </w:tr>
      <w:tr w:rsidR="00531233" w14:paraId="2C472F62"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B314594" w14:textId="77777777" w:rsidR="00531233" w:rsidRDefault="00531233" w:rsidP="00531233">
            <w:pPr>
              <w:pStyle w:val="CellBody"/>
            </w:pPr>
            <w:r>
              <w:t>Comments:</w:t>
            </w:r>
          </w:p>
        </w:tc>
      </w:tr>
    </w:tbl>
    <w:p w14:paraId="41F19CBE" w14:textId="77777777" w:rsidR="00C67EB7" w:rsidRDefault="00C67EB7" w:rsidP="00C67EB7"/>
    <w:p w14:paraId="38355DE4" w14:textId="6D16EC34" w:rsidR="00C67EB7" w:rsidRDefault="00C67EB7" w:rsidP="00B83EB3"/>
    <w:p w14:paraId="2C71D2B2" w14:textId="77777777" w:rsidR="00C67EB7" w:rsidRDefault="00C67EB7" w:rsidP="00C67EB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7EB7" w:rsidRPr="00980D0E" w14:paraId="6E9A3B22"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5ACBB4D" w14:textId="37AC2BBC" w:rsidR="00C67EB7" w:rsidRPr="002A48EA" w:rsidRDefault="00C67EB7" w:rsidP="00565A47">
            <w:pPr>
              <w:pStyle w:val="SectL2"/>
              <w:numPr>
                <w:ilvl w:val="3"/>
                <w:numId w:val="187"/>
              </w:numPr>
              <w:spacing w:after="120"/>
              <w:rPr>
                <w:rFonts w:ascii="Times" w:hAnsi="Times" w:cs="Times"/>
                <w:b w:val="0"/>
                <w:sz w:val="24"/>
                <w:szCs w:val="24"/>
              </w:rPr>
            </w:pPr>
            <w:bookmarkStart w:id="3805" w:name="_Toc108469443"/>
            <w:bookmarkStart w:id="3806" w:name="_Toc108469925"/>
            <w:r w:rsidRPr="002A48EA">
              <w:rPr>
                <w:rFonts w:ascii="Times" w:hAnsi="Times" w:cs="Times"/>
                <w:color w:val="auto"/>
                <w:sz w:val="24"/>
                <w:szCs w:val="24"/>
              </w:rPr>
              <w:t>Test : To verify that The Ovation Controller does not have wireless access</w:t>
            </w:r>
            <w:bookmarkEnd w:id="3805"/>
            <w:bookmarkEnd w:id="3806"/>
          </w:p>
        </w:tc>
      </w:tr>
      <w:tr w:rsidR="00C67EB7" w14:paraId="73A695B0"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DDB701A" w14:textId="77777777" w:rsidR="00C67EB7" w:rsidRDefault="00C67EB7"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6686CE3" w14:textId="77777777" w:rsidR="00C67EB7" w:rsidRDefault="00C67EB7"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F261954"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 </w:t>
            </w:r>
          </w:p>
        </w:tc>
      </w:tr>
      <w:tr w:rsidR="00C67EB7" w14:paraId="1BE38458"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8C9699C" w14:textId="4ECB4BBD" w:rsidR="00C67EB7" w:rsidRDefault="002A48EA" w:rsidP="00AD6AC0">
            <w:pPr>
              <w:pStyle w:val="CellBody"/>
              <w:rPr>
                <w:rFonts w:ascii="Times New Roman" w:hAnsi="Times New Roman"/>
                <w:color w:val="auto"/>
              </w:rPr>
            </w:pPr>
            <w:r>
              <w:rPr>
                <w:rFonts w:ascii="Times New Roman" w:hAnsi="Times New Roman"/>
                <w:color w:val="auto"/>
              </w:rPr>
              <w:t xml:space="preserve"> </w:t>
            </w:r>
            <w:r w:rsidR="00AD6AC0">
              <w:rPr>
                <w:rFonts w:ascii="Times New Roman" w:hAnsi="Times New Roman"/>
                <w:color w:val="auto"/>
              </w:rPr>
              <w:t>NA</w:t>
            </w:r>
          </w:p>
        </w:tc>
        <w:tc>
          <w:tcPr>
            <w:tcW w:w="2070" w:type="dxa"/>
            <w:tcBorders>
              <w:top w:val="single" w:sz="6" w:space="0" w:color="auto"/>
              <w:left w:val="single" w:sz="4" w:space="0" w:color="auto"/>
              <w:bottom w:val="single" w:sz="4" w:space="0" w:color="auto"/>
              <w:right w:val="single" w:sz="4" w:space="0" w:color="auto"/>
            </w:tcBorders>
          </w:tcPr>
          <w:p w14:paraId="41E57C6F"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2E69BA15"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258EB88" w14:textId="499BA06B"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8505F6E"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32CE28E8"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9148E2C" w14:textId="77777777"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49EFFF5" w14:textId="77777777" w:rsidR="00C67EB7" w:rsidRDefault="00C67EB7" w:rsidP="003E3526">
            <w:pPr>
              <w:pStyle w:val="CellBody"/>
              <w:rPr>
                <w:rFonts w:ascii="Times New Roman" w:hAnsi="Times New Roman"/>
                <w:color w:val="auto"/>
              </w:rPr>
            </w:pPr>
          </w:p>
        </w:tc>
      </w:tr>
      <w:tr w:rsidR="00C67EB7" w14:paraId="7801556D"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A040A06" w14:textId="77777777" w:rsidR="00C67EB7" w:rsidRDefault="00C67EB7" w:rsidP="003E3526">
            <w:pPr>
              <w:pStyle w:val="CellBody"/>
            </w:pPr>
            <w:r>
              <w:t>Comments:</w:t>
            </w:r>
          </w:p>
        </w:tc>
      </w:tr>
    </w:tbl>
    <w:p w14:paraId="66374137" w14:textId="77777777" w:rsidR="00C67EB7" w:rsidRDefault="00C67EB7" w:rsidP="00C67EB7"/>
    <w:p w14:paraId="23707629" w14:textId="77777777" w:rsidR="00C67EB7" w:rsidRDefault="00C67EB7" w:rsidP="00B83EB3"/>
    <w:p w14:paraId="5933372A" w14:textId="77777777" w:rsidR="00C67EB7" w:rsidRDefault="00C67EB7" w:rsidP="00C67EB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7EB7" w:rsidRPr="00980D0E" w14:paraId="2C7C17ED"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CD82E7C" w14:textId="7A7C7593" w:rsidR="00C67EB7" w:rsidRPr="00980D0E" w:rsidRDefault="00C67EB7" w:rsidP="00565A47">
            <w:pPr>
              <w:pStyle w:val="SectL2"/>
              <w:numPr>
                <w:ilvl w:val="3"/>
                <w:numId w:val="187"/>
              </w:numPr>
              <w:spacing w:after="120"/>
              <w:rPr>
                <w:rFonts w:ascii="Times" w:hAnsi="Times" w:cs="Times"/>
                <w:b w:val="0"/>
                <w:sz w:val="24"/>
                <w:szCs w:val="24"/>
              </w:rPr>
            </w:pPr>
            <w:bookmarkStart w:id="3807" w:name="_Toc108469444"/>
            <w:bookmarkStart w:id="3808" w:name="_Toc108469926"/>
            <w:r w:rsidRPr="00980D0E">
              <w:rPr>
                <w:rFonts w:ascii="Times" w:hAnsi="Times" w:cs="Times"/>
                <w:color w:val="auto"/>
                <w:sz w:val="24"/>
                <w:szCs w:val="24"/>
              </w:rPr>
              <w:t xml:space="preserve">Test : </w:t>
            </w:r>
            <w:r w:rsidRPr="002A48EA">
              <w:rPr>
                <w:rFonts w:ascii="Times" w:hAnsi="Times" w:cs="Times"/>
                <w:color w:val="auto"/>
                <w:sz w:val="24"/>
                <w:szCs w:val="24"/>
              </w:rPr>
              <w:t>To verify that controller web interface will use a limited amount of Java Script, but it will not execute arbitrary Java Script.  All web pages that are hosted on the controller will be standard and released via the signed binary image</w:t>
            </w:r>
            <w:bookmarkEnd w:id="3807"/>
            <w:bookmarkEnd w:id="3808"/>
          </w:p>
        </w:tc>
      </w:tr>
      <w:tr w:rsidR="00C67EB7" w14:paraId="3FB43630"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FAEA083" w14:textId="77777777" w:rsidR="00C67EB7" w:rsidRDefault="00C67EB7"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9508B05" w14:textId="77777777" w:rsidR="00C67EB7" w:rsidRDefault="00C67EB7"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01F218F6"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 </w:t>
            </w:r>
          </w:p>
        </w:tc>
      </w:tr>
      <w:tr w:rsidR="00C67EB7" w14:paraId="65DBDDB3"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F8F9857" w14:textId="4312CA6E" w:rsidR="00C67EB7" w:rsidRDefault="000F43E9" w:rsidP="000F43E9">
            <w:pPr>
              <w:pStyle w:val="CellBody"/>
              <w:numPr>
                <w:ilvl w:val="0"/>
                <w:numId w:val="231"/>
              </w:numPr>
              <w:rPr>
                <w:rFonts w:ascii="Times New Roman" w:hAnsi="Times New Roman"/>
                <w:color w:val="auto"/>
              </w:rPr>
            </w:pPr>
            <w:r>
              <w:rPr>
                <w:rFonts w:ascii="Times New Roman" w:hAnsi="Times New Roman"/>
                <w:color w:val="auto"/>
              </w:rPr>
              <w:t>Connect to SAC Controller using WinSPC application</w:t>
            </w:r>
          </w:p>
        </w:tc>
        <w:tc>
          <w:tcPr>
            <w:tcW w:w="2070" w:type="dxa"/>
            <w:tcBorders>
              <w:top w:val="single" w:sz="6" w:space="0" w:color="auto"/>
              <w:left w:val="single" w:sz="4" w:space="0" w:color="auto"/>
              <w:bottom w:val="single" w:sz="4" w:space="0" w:color="auto"/>
              <w:right w:val="single" w:sz="4" w:space="0" w:color="auto"/>
            </w:tcBorders>
          </w:tcPr>
          <w:p w14:paraId="42D44EB2"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16D5555E"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ED51077" w14:textId="541460B2" w:rsidR="00C67EB7" w:rsidRDefault="000F43E9" w:rsidP="000F43E9">
            <w:pPr>
              <w:pStyle w:val="CellBody"/>
              <w:numPr>
                <w:ilvl w:val="0"/>
                <w:numId w:val="231"/>
              </w:numPr>
              <w:rPr>
                <w:rFonts w:ascii="Times New Roman" w:hAnsi="Times New Roman"/>
                <w:color w:val="auto"/>
              </w:rPr>
            </w:pPr>
            <w:r>
              <w:rPr>
                <w:rFonts w:ascii="Times New Roman" w:hAnsi="Times New Roman"/>
                <w:color w:val="auto"/>
              </w:rPr>
              <w:t>Try to copy some unsigned (any file) to “</w:t>
            </w:r>
            <w:r w:rsidR="009A751B" w:rsidRPr="009A751B">
              <w:rPr>
                <w:rFonts w:ascii="Times New Roman" w:hAnsi="Times New Roman"/>
                <w:color w:val="auto"/>
              </w:rPr>
              <w:t>romfs</w:t>
            </w:r>
            <w:r w:rsidRPr="009A751B">
              <w:rPr>
                <w:rFonts w:ascii="Times New Roman" w:hAnsi="Times New Roman"/>
                <w:color w:val="auto"/>
              </w:rPr>
              <w:t>”</w:t>
            </w:r>
            <w:r>
              <w:rPr>
                <w:rFonts w:ascii="Times New Roman" w:hAnsi="Times New Roman"/>
                <w:color w:val="auto"/>
              </w:rPr>
              <w:t xml:space="preserve"> directory, this operation shouldn’t be allowed</w:t>
            </w:r>
          </w:p>
        </w:tc>
        <w:tc>
          <w:tcPr>
            <w:tcW w:w="2070" w:type="dxa"/>
            <w:tcBorders>
              <w:top w:val="single" w:sz="6" w:space="0" w:color="auto"/>
              <w:left w:val="single" w:sz="4" w:space="0" w:color="auto"/>
              <w:bottom w:val="single" w:sz="4" w:space="0" w:color="auto"/>
              <w:right w:val="single" w:sz="4" w:space="0" w:color="auto"/>
            </w:tcBorders>
          </w:tcPr>
          <w:p w14:paraId="0EE5896A"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4DC56350"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138B0EC" w14:textId="77777777"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6E802EF" w14:textId="77777777" w:rsidR="00C67EB7" w:rsidRDefault="00C67EB7" w:rsidP="003E3526">
            <w:pPr>
              <w:pStyle w:val="CellBody"/>
              <w:rPr>
                <w:rFonts w:ascii="Times New Roman" w:hAnsi="Times New Roman"/>
                <w:color w:val="auto"/>
              </w:rPr>
            </w:pPr>
          </w:p>
        </w:tc>
      </w:tr>
      <w:tr w:rsidR="00C67EB7" w14:paraId="4D04A651"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87FE1C2" w14:textId="77777777" w:rsidR="00C67EB7" w:rsidRDefault="00C67EB7" w:rsidP="003E3526">
            <w:pPr>
              <w:pStyle w:val="CellBody"/>
            </w:pPr>
            <w:r>
              <w:t>Comments:</w:t>
            </w:r>
          </w:p>
        </w:tc>
      </w:tr>
    </w:tbl>
    <w:p w14:paraId="466D5F45" w14:textId="77777777" w:rsidR="00C67EB7" w:rsidRDefault="00C67EB7" w:rsidP="00C67EB7"/>
    <w:p w14:paraId="3515277A" w14:textId="77777777" w:rsidR="00C67EB7" w:rsidRDefault="00C67EB7" w:rsidP="00C67EB7"/>
    <w:p w14:paraId="079846F2" w14:textId="77777777" w:rsidR="00C67EB7" w:rsidRDefault="00C67EB7" w:rsidP="00C67EB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7EB7" w:rsidRPr="00980D0E" w14:paraId="5B231224"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7E65A4C" w14:textId="574CF1F5" w:rsidR="00C67EB7" w:rsidRPr="00980D0E" w:rsidRDefault="00C67EB7" w:rsidP="00565A47">
            <w:pPr>
              <w:pStyle w:val="SectL2"/>
              <w:numPr>
                <w:ilvl w:val="3"/>
                <w:numId w:val="187"/>
              </w:numPr>
              <w:spacing w:after="120"/>
              <w:rPr>
                <w:rFonts w:ascii="Times" w:hAnsi="Times" w:cs="Times"/>
                <w:b w:val="0"/>
                <w:sz w:val="24"/>
                <w:szCs w:val="24"/>
              </w:rPr>
            </w:pPr>
            <w:bookmarkStart w:id="3809" w:name="_Toc108469445"/>
            <w:bookmarkStart w:id="3810" w:name="_Toc108469927"/>
            <w:r w:rsidRPr="00980D0E">
              <w:rPr>
                <w:rFonts w:ascii="Times" w:hAnsi="Times" w:cs="Times"/>
                <w:color w:val="auto"/>
                <w:sz w:val="24"/>
                <w:szCs w:val="24"/>
              </w:rPr>
              <w:t xml:space="preserve">Test : </w:t>
            </w:r>
            <w:r w:rsidRPr="007929FA">
              <w:rPr>
                <w:rFonts w:ascii="Times" w:hAnsi="Times" w:cs="Times"/>
                <w:color w:val="auto"/>
                <w:sz w:val="24"/>
                <w:szCs w:val="24"/>
              </w:rPr>
              <w:t>To verify that controller implements a session-lock internally and expires after 1 hour.</w:t>
            </w:r>
            <w:bookmarkEnd w:id="3809"/>
            <w:bookmarkEnd w:id="3810"/>
          </w:p>
        </w:tc>
      </w:tr>
      <w:tr w:rsidR="00C67EB7" w14:paraId="0994F494"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B7BC4B8" w14:textId="77777777" w:rsidR="00C67EB7" w:rsidRDefault="00C67EB7"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636B84A" w14:textId="77777777" w:rsidR="00C67EB7" w:rsidRDefault="00C67EB7"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C48A2A8"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 </w:t>
            </w:r>
          </w:p>
        </w:tc>
      </w:tr>
      <w:tr w:rsidR="00C67EB7" w14:paraId="61841110"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2779AD2" w14:textId="38C6A3CF" w:rsidR="00C67EB7" w:rsidRDefault="007929FA" w:rsidP="009A751B">
            <w:pPr>
              <w:pStyle w:val="CellBody"/>
              <w:numPr>
                <w:ilvl w:val="0"/>
                <w:numId w:val="212"/>
              </w:numPr>
              <w:rPr>
                <w:rFonts w:ascii="Times New Roman" w:hAnsi="Times New Roman"/>
                <w:color w:val="auto"/>
              </w:rPr>
            </w:pPr>
            <w:r>
              <w:rPr>
                <w:rFonts w:ascii="Times New Roman" w:hAnsi="Times New Roman"/>
                <w:color w:val="auto"/>
              </w:rPr>
              <w:t>Connect to Controller using web interface and wait for 1 hour and check if ask to re-enter the credential to use web interface further.</w:t>
            </w:r>
          </w:p>
        </w:tc>
        <w:tc>
          <w:tcPr>
            <w:tcW w:w="2070" w:type="dxa"/>
            <w:tcBorders>
              <w:top w:val="single" w:sz="6" w:space="0" w:color="auto"/>
              <w:left w:val="single" w:sz="4" w:space="0" w:color="auto"/>
              <w:bottom w:val="single" w:sz="4" w:space="0" w:color="auto"/>
              <w:right w:val="single" w:sz="4" w:space="0" w:color="auto"/>
            </w:tcBorders>
          </w:tcPr>
          <w:p w14:paraId="317B47F3"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1D0B1C76"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28F8036" w14:textId="77777777"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6365295"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1D3F39FA"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E4F97EF" w14:textId="77777777"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E848716" w14:textId="77777777" w:rsidR="00C67EB7" w:rsidRDefault="00C67EB7" w:rsidP="003E3526">
            <w:pPr>
              <w:pStyle w:val="CellBody"/>
              <w:rPr>
                <w:rFonts w:ascii="Times New Roman" w:hAnsi="Times New Roman"/>
                <w:color w:val="auto"/>
              </w:rPr>
            </w:pPr>
          </w:p>
        </w:tc>
      </w:tr>
      <w:tr w:rsidR="00C67EB7" w14:paraId="18F89BC7"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D9FDD47" w14:textId="77777777" w:rsidR="00C67EB7" w:rsidRDefault="00C67EB7" w:rsidP="003E3526">
            <w:pPr>
              <w:pStyle w:val="CellBody"/>
            </w:pPr>
            <w:r>
              <w:t>Comments:</w:t>
            </w:r>
          </w:p>
        </w:tc>
      </w:tr>
    </w:tbl>
    <w:p w14:paraId="147CD080" w14:textId="77777777" w:rsidR="00C67EB7" w:rsidRDefault="00C67EB7" w:rsidP="00C67EB7"/>
    <w:p w14:paraId="1357829D" w14:textId="77777777" w:rsidR="00C67EB7" w:rsidRDefault="00C67EB7" w:rsidP="00C67EB7"/>
    <w:p w14:paraId="1F3A78C9" w14:textId="77777777" w:rsidR="00C67EB7" w:rsidRDefault="00C67EB7" w:rsidP="00C67EB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7EB7" w:rsidRPr="00980D0E" w14:paraId="0D295280"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9D5D526" w14:textId="77777777" w:rsidR="000F43E9" w:rsidRDefault="00C67EB7" w:rsidP="00565A47">
            <w:pPr>
              <w:pStyle w:val="SectL2"/>
              <w:numPr>
                <w:ilvl w:val="3"/>
                <w:numId w:val="187"/>
              </w:numPr>
              <w:spacing w:after="120"/>
              <w:rPr>
                <w:rFonts w:ascii="Times" w:hAnsi="Times" w:cs="Times"/>
                <w:color w:val="auto"/>
                <w:sz w:val="24"/>
                <w:szCs w:val="24"/>
              </w:rPr>
            </w:pPr>
            <w:bookmarkStart w:id="3811" w:name="_Toc108469446"/>
            <w:bookmarkStart w:id="3812" w:name="_Toc108469928"/>
            <w:r w:rsidRPr="00980D0E">
              <w:rPr>
                <w:rFonts w:ascii="Times" w:hAnsi="Times" w:cs="Times"/>
                <w:color w:val="auto"/>
                <w:sz w:val="24"/>
                <w:szCs w:val="24"/>
              </w:rPr>
              <w:t xml:space="preserve">Test : To </w:t>
            </w:r>
            <w:r>
              <w:rPr>
                <w:rFonts w:ascii="Times" w:hAnsi="Times" w:cs="Times"/>
                <w:color w:val="auto"/>
                <w:sz w:val="24"/>
                <w:szCs w:val="24"/>
              </w:rPr>
              <w:t xml:space="preserve">verify that </w:t>
            </w:r>
            <w:r w:rsidRPr="00565A47">
              <w:rPr>
                <w:rFonts w:ascii="Times" w:hAnsi="Times" w:cs="Times"/>
                <w:color w:val="auto"/>
                <w:sz w:val="24"/>
                <w:szCs w:val="24"/>
              </w:rPr>
              <w:t>Events can be monitored and audited using the Error Log and Audit Viewer.</w:t>
            </w:r>
            <w:bookmarkEnd w:id="3811"/>
            <w:bookmarkEnd w:id="3812"/>
          </w:p>
          <w:p w14:paraId="21386FE4" w14:textId="40346BAC" w:rsidR="00C67EB7" w:rsidRPr="00565A47" w:rsidRDefault="000F43E9" w:rsidP="000F43E9">
            <w:pPr>
              <w:pStyle w:val="SectL2"/>
              <w:tabs>
                <w:tab w:val="clear" w:pos="1080"/>
              </w:tabs>
              <w:spacing w:after="120"/>
              <w:ind w:left="0" w:firstLine="0"/>
              <w:rPr>
                <w:rFonts w:ascii="Times" w:hAnsi="Times" w:cs="Times"/>
                <w:color w:val="auto"/>
                <w:sz w:val="24"/>
                <w:szCs w:val="24"/>
              </w:rPr>
            </w:pPr>
            <w:bookmarkStart w:id="3813" w:name="_Toc108469447"/>
            <w:bookmarkStart w:id="3814" w:name="_Toc108469929"/>
            <w:r>
              <w:rPr>
                <w:rFonts w:ascii="Times" w:hAnsi="Times" w:cs="Times"/>
                <w:color w:val="auto"/>
                <w:sz w:val="24"/>
                <w:szCs w:val="24"/>
              </w:rPr>
              <w:t xml:space="preserve">Note:- </w:t>
            </w:r>
            <w:r w:rsidR="00C67EB7" w:rsidRPr="000F43E9">
              <w:rPr>
                <w:rFonts w:ascii="Courier New" w:hAnsi="Courier New" w:cs="Courier New"/>
                <w:b w:val="0"/>
                <w:bCs/>
                <w:color w:val="auto"/>
                <w:sz w:val="22"/>
                <w:szCs w:val="22"/>
              </w:rPr>
              <w:t>Operator events are not supported at this time.To support auditable events from the controller’s perspective, the controller would require significant changes.  At this time, we will handle auditing the same as it is done in an Traditional Ovation System.</w:t>
            </w:r>
            <w:bookmarkEnd w:id="3813"/>
            <w:bookmarkEnd w:id="3814"/>
          </w:p>
        </w:tc>
      </w:tr>
      <w:tr w:rsidR="00C67EB7" w14:paraId="0AE0A1D9"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54EB5B8" w14:textId="77777777" w:rsidR="00C67EB7" w:rsidRDefault="00C67EB7"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379E16AE" w14:textId="77777777" w:rsidR="00C67EB7" w:rsidRDefault="00C67EB7"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6D8EBF3"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 </w:t>
            </w:r>
          </w:p>
        </w:tc>
      </w:tr>
      <w:tr w:rsidR="00C67EB7" w14:paraId="2DA887BE"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6ADA9C4" w14:textId="07A44FE2" w:rsidR="00C67EB7" w:rsidRDefault="00CC4A24" w:rsidP="009A751B">
            <w:pPr>
              <w:pStyle w:val="CellBody"/>
              <w:numPr>
                <w:ilvl w:val="0"/>
                <w:numId w:val="212"/>
              </w:numPr>
              <w:rPr>
                <w:rFonts w:ascii="Times New Roman" w:hAnsi="Times New Roman"/>
                <w:color w:val="auto"/>
              </w:rPr>
            </w:pPr>
            <w:r>
              <w:rPr>
                <w:rFonts w:ascii="Times New Roman" w:hAnsi="Times New Roman"/>
                <w:color w:val="auto"/>
              </w:rPr>
              <w:t>Connect to Controller and generate some events e.g. Load of Controller, archive of database etc.</w:t>
            </w:r>
          </w:p>
        </w:tc>
        <w:tc>
          <w:tcPr>
            <w:tcW w:w="2070" w:type="dxa"/>
            <w:tcBorders>
              <w:top w:val="single" w:sz="6" w:space="0" w:color="auto"/>
              <w:left w:val="single" w:sz="4" w:space="0" w:color="auto"/>
              <w:bottom w:val="single" w:sz="4" w:space="0" w:color="auto"/>
              <w:right w:val="single" w:sz="4" w:space="0" w:color="auto"/>
            </w:tcBorders>
          </w:tcPr>
          <w:p w14:paraId="2F56BD4A"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3A80938D"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56C3EEB" w14:textId="7CC3E03D" w:rsidR="00C67EB7" w:rsidRDefault="00CC4A24" w:rsidP="009A751B">
            <w:pPr>
              <w:pStyle w:val="CellBody"/>
              <w:numPr>
                <w:ilvl w:val="0"/>
                <w:numId w:val="212"/>
              </w:numPr>
              <w:rPr>
                <w:rFonts w:ascii="Times New Roman" w:hAnsi="Times New Roman"/>
                <w:color w:val="auto"/>
              </w:rPr>
            </w:pPr>
            <w:r>
              <w:rPr>
                <w:rFonts w:ascii="Times New Roman" w:hAnsi="Times New Roman"/>
                <w:color w:val="auto"/>
              </w:rPr>
              <w:t xml:space="preserve">Verify if same can be verified with correct details in </w:t>
            </w:r>
            <w:r w:rsidRPr="009A751B">
              <w:rPr>
                <w:rFonts w:ascii="Times New Roman" w:hAnsi="Times New Roman"/>
                <w:color w:val="auto"/>
              </w:rPr>
              <w:t>Error Log and Audit Viewer</w:t>
            </w:r>
          </w:p>
        </w:tc>
        <w:tc>
          <w:tcPr>
            <w:tcW w:w="2070" w:type="dxa"/>
            <w:tcBorders>
              <w:top w:val="single" w:sz="6" w:space="0" w:color="auto"/>
              <w:left w:val="single" w:sz="4" w:space="0" w:color="auto"/>
              <w:bottom w:val="single" w:sz="4" w:space="0" w:color="auto"/>
              <w:right w:val="single" w:sz="4" w:space="0" w:color="auto"/>
            </w:tcBorders>
          </w:tcPr>
          <w:p w14:paraId="14B68E5F"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03D93665"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1A9552C" w14:textId="77777777"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083567BB" w14:textId="77777777" w:rsidR="00C67EB7" w:rsidRDefault="00C67EB7" w:rsidP="003E3526">
            <w:pPr>
              <w:pStyle w:val="CellBody"/>
              <w:rPr>
                <w:rFonts w:ascii="Times New Roman" w:hAnsi="Times New Roman"/>
                <w:color w:val="auto"/>
              </w:rPr>
            </w:pPr>
          </w:p>
        </w:tc>
      </w:tr>
      <w:tr w:rsidR="00C67EB7" w14:paraId="448DEE13"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F0882C7" w14:textId="77777777" w:rsidR="00C67EB7" w:rsidRDefault="00C67EB7" w:rsidP="003E3526">
            <w:pPr>
              <w:pStyle w:val="CellBody"/>
            </w:pPr>
            <w:r>
              <w:t>Comments:</w:t>
            </w:r>
          </w:p>
        </w:tc>
      </w:tr>
    </w:tbl>
    <w:p w14:paraId="13F32A51" w14:textId="77777777" w:rsidR="00C67EB7" w:rsidRDefault="00C67EB7" w:rsidP="00C67EB7"/>
    <w:p w14:paraId="72AB2FFA" w14:textId="77777777" w:rsidR="00C67EB7" w:rsidRDefault="00C67EB7" w:rsidP="00C67EB7"/>
    <w:p w14:paraId="2C5C7FC2" w14:textId="77777777" w:rsidR="00C67EB7" w:rsidRDefault="00C67EB7" w:rsidP="00C67EB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7EB7" w:rsidRPr="00980D0E" w14:paraId="11346E4F"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481E617" w14:textId="77777777" w:rsidR="009A751B" w:rsidRPr="009A751B" w:rsidRDefault="00C67EB7" w:rsidP="00565A47">
            <w:pPr>
              <w:pStyle w:val="SectL2"/>
              <w:numPr>
                <w:ilvl w:val="3"/>
                <w:numId w:val="187"/>
              </w:numPr>
              <w:spacing w:after="120"/>
              <w:rPr>
                <w:rFonts w:ascii="Times" w:hAnsi="Times" w:cs="Times"/>
                <w:b w:val="0"/>
                <w:sz w:val="24"/>
                <w:szCs w:val="24"/>
              </w:rPr>
            </w:pPr>
            <w:bookmarkStart w:id="3815" w:name="_Toc108469448"/>
            <w:bookmarkStart w:id="3816" w:name="_Toc108469930"/>
            <w:r w:rsidRPr="00980D0E">
              <w:rPr>
                <w:rFonts w:ascii="Times" w:hAnsi="Times" w:cs="Times"/>
                <w:color w:val="auto"/>
                <w:sz w:val="24"/>
                <w:szCs w:val="24"/>
              </w:rPr>
              <w:t xml:space="preserve">Test : To </w:t>
            </w:r>
            <w:r>
              <w:rPr>
                <w:rFonts w:ascii="Times" w:hAnsi="Times" w:cs="Times"/>
                <w:color w:val="auto"/>
                <w:sz w:val="24"/>
                <w:szCs w:val="24"/>
              </w:rPr>
              <w:t xml:space="preserve">verify that </w:t>
            </w:r>
            <w:r w:rsidRPr="00565A47">
              <w:rPr>
                <w:rFonts w:ascii="Times" w:hAnsi="Times" w:cs="Times"/>
                <w:color w:val="auto"/>
                <w:sz w:val="24"/>
                <w:szCs w:val="24"/>
              </w:rPr>
              <w:t>Audit information will be stored in the database which archived in the controller.</w:t>
            </w:r>
            <w:bookmarkEnd w:id="3815"/>
            <w:bookmarkEnd w:id="3816"/>
            <w:r w:rsidRPr="00565A47">
              <w:rPr>
                <w:rFonts w:ascii="Times" w:hAnsi="Times" w:cs="Times"/>
                <w:color w:val="auto"/>
                <w:sz w:val="24"/>
                <w:szCs w:val="24"/>
              </w:rPr>
              <w:t xml:space="preserve">  </w:t>
            </w:r>
          </w:p>
          <w:p w14:paraId="739E0BB7" w14:textId="0F2ED182" w:rsidR="00C67EB7" w:rsidRPr="00980D0E" w:rsidRDefault="009A751B" w:rsidP="009A751B">
            <w:pPr>
              <w:pStyle w:val="SectL2"/>
              <w:tabs>
                <w:tab w:val="clear" w:pos="1080"/>
              </w:tabs>
              <w:spacing w:after="120"/>
              <w:ind w:left="0" w:firstLine="0"/>
              <w:rPr>
                <w:rFonts w:ascii="Times" w:hAnsi="Times" w:cs="Times"/>
                <w:b w:val="0"/>
                <w:sz w:val="24"/>
                <w:szCs w:val="24"/>
              </w:rPr>
            </w:pPr>
            <w:bookmarkStart w:id="3817" w:name="_Toc108469449"/>
            <w:bookmarkStart w:id="3818" w:name="_Toc108469931"/>
            <w:r>
              <w:rPr>
                <w:rFonts w:ascii="Times" w:hAnsi="Times" w:cs="Times"/>
                <w:color w:val="auto"/>
                <w:sz w:val="24"/>
                <w:szCs w:val="24"/>
              </w:rPr>
              <w:t xml:space="preserve">Note:- </w:t>
            </w:r>
            <w:r w:rsidR="00C67EB7" w:rsidRPr="009A751B">
              <w:rPr>
                <w:rFonts w:ascii="Courier New" w:hAnsi="Courier New" w:cs="Courier New"/>
                <w:b w:val="0"/>
                <w:bCs/>
                <w:color w:val="auto"/>
                <w:sz w:val="22"/>
                <w:szCs w:val="22"/>
              </w:rPr>
              <w:t>Capacity of audit-information is limited to a specific size</w:t>
            </w:r>
            <w:bookmarkEnd w:id="3817"/>
            <w:bookmarkEnd w:id="3818"/>
          </w:p>
        </w:tc>
      </w:tr>
      <w:tr w:rsidR="00C67EB7" w14:paraId="6769B3E3"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37885DF" w14:textId="77777777" w:rsidR="00C67EB7" w:rsidRDefault="00C67EB7"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1B48630" w14:textId="77777777" w:rsidR="00C67EB7" w:rsidRDefault="00C67EB7"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58CD8E5"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 </w:t>
            </w:r>
          </w:p>
        </w:tc>
      </w:tr>
      <w:tr w:rsidR="00C67EB7" w14:paraId="08462862"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D26FE7A" w14:textId="18194A87" w:rsidR="00C67EB7" w:rsidRDefault="009A751B" w:rsidP="00EB7303">
            <w:pPr>
              <w:pStyle w:val="CellBody"/>
              <w:numPr>
                <w:ilvl w:val="0"/>
                <w:numId w:val="234"/>
              </w:numPr>
              <w:rPr>
                <w:rFonts w:ascii="Times New Roman" w:hAnsi="Times New Roman"/>
                <w:color w:val="auto"/>
              </w:rPr>
            </w:pPr>
            <w:r>
              <w:rPr>
                <w:rFonts w:ascii="Times New Roman" w:hAnsi="Times New Roman"/>
                <w:color w:val="auto"/>
              </w:rPr>
              <w:t>Connect to redundant Controller and generate some events e.g. Load of Controller, archive of database etc.</w:t>
            </w:r>
          </w:p>
        </w:tc>
        <w:tc>
          <w:tcPr>
            <w:tcW w:w="2070" w:type="dxa"/>
            <w:tcBorders>
              <w:top w:val="single" w:sz="6" w:space="0" w:color="auto"/>
              <w:left w:val="single" w:sz="4" w:space="0" w:color="auto"/>
              <w:bottom w:val="single" w:sz="4" w:space="0" w:color="auto"/>
              <w:right w:val="single" w:sz="4" w:space="0" w:color="auto"/>
            </w:tcBorders>
          </w:tcPr>
          <w:p w14:paraId="3BFD878E"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59FF56C7"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687EA42" w14:textId="556973CD" w:rsidR="00C67EB7" w:rsidRDefault="009A751B" w:rsidP="00EB7303">
            <w:pPr>
              <w:pStyle w:val="CellBody"/>
              <w:numPr>
                <w:ilvl w:val="0"/>
                <w:numId w:val="234"/>
              </w:numPr>
              <w:rPr>
                <w:rFonts w:ascii="Times New Roman" w:hAnsi="Times New Roman"/>
                <w:color w:val="auto"/>
              </w:rPr>
            </w:pPr>
            <w:r>
              <w:rPr>
                <w:rFonts w:ascii="Times New Roman" w:hAnsi="Times New Roman"/>
                <w:color w:val="auto"/>
              </w:rPr>
              <w:t xml:space="preserve">Fail the In Control Controller and restore the database from secondary Controller and verify if able to get these events </w:t>
            </w:r>
          </w:p>
        </w:tc>
        <w:tc>
          <w:tcPr>
            <w:tcW w:w="2070" w:type="dxa"/>
            <w:tcBorders>
              <w:top w:val="single" w:sz="6" w:space="0" w:color="auto"/>
              <w:left w:val="single" w:sz="4" w:space="0" w:color="auto"/>
              <w:bottom w:val="single" w:sz="4" w:space="0" w:color="auto"/>
              <w:right w:val="single" w:sz="4" w:space="0" w:color="auto"/>
            </w:tcBorders>
          </w:tcPr>
          <w:p w14:paraId="2732915D"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7906668C"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3B100C3" w14:textId="77777777"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87704F8" w14:textId="77777777" w:rsidR="00C67EB7" w:rsidRDefault="00C67EB7" w:rsidP="003E3526">
            <w:pPr>
              <w:pStyle w:val="CellBody"/>
              <w:rPr>
                <w:rFonts w:ascii="Times New Roman" w:hAnsi="Times New Roman"/>
                <w:color w:val="auto"/>
              </w:rPr>
            </w:pPr>
          </w:p>
        </w:tc>
      </w:tr>
      <w:tr w:rsidR="00C67EB7" w14:paraId="58F5340A"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598FB81" w14:textId="77777777" w:rsidR="00C67EB7" w:rsidRDefault="00C67EB7" w:rsidP="003E3526">
            <w:pPr>
              <w:pStyle w:val="CellBody"/>
            </w:pPr>
            <w:r>
              <w:t>Comments:</w:t>
            </w:r>
          </w:p>
        </w:tc>
      </w:tr>
    </w:tbl>
    <w:p w14:paraId="51DA5BF8" w14:textId="77777777" w:rsidR="00C67EB7" w:rsidRDefault="00C67EB7" w:rsidP="00C67EB7"/>
    <w:p w14:paraId="410707FE" w14:textId="77777777" w:rsidR="00C67EB7" w:rsidRDefault="00C67EB7" w:rsidP="00C67EB7"/>
    <w:p w14:paraId="45CA7F61" w14:textId="77777777" w:rsidR="00C67EB7" w:rsidRDefault="00C67EB7" w:rsidP="00C67EB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7EB7" w:rsidRPr="00980D0E" w14:paraId="0F9294AB"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485797E" w14:textId="113EFB43" w:rsidR="00C67EB7" w:rsidRPr="00980D0E" w:rsidRDefault="00C67EB7" w:rsidP="00565A47">
            <w:pPr>
              <w:pStyle w:val="SectL2"/>
              <w:numPr>
                <w:ilvl w:val="3"/>
                <w:numId w:val="187"/>
              </w:numPr>
              <w:spacing w:after="120"/>
              <w:rPr>
                <w:rFonts w:ascii="Times" w:hAnsi="Times" w:cs="Times"/>
                <w:b w:val="0"/>
                <w:sz w:val="24"/>
                <w:szCs w:val="24"/>
              </w:rPr>
            </w:pPr>
            <w:bookmarkStart w:id="3819" w:name="_Toc108469450"/>
            <w:bookmarkStart w:id="3820" w:name="_Toc108469932"/>
            <w:r w:rsidRPr="00980D0E">
              <w:rPr>
                <w:rFonts w:ascii="Times" w:hAnsi="Times" w:cs="Times"/>
                <w:color w:val="auto"/>
                <w:sz w:val="24"/>
                <w:szCs w:val="24"/>
              </w:rPr>
              <w:lastRenderedPageBreak/>
              <w:t xml:space="preserve">Test : To </w:t>
            </w:r>
            <w:r>
              <w:rPr>
                <w:rFonts w:ascii="Times" w:hAnsi="Times" w:cs="Times"/>
                <w:color w:val="auto"/>
                <w:sz w:val="24"/>
                <w:szCs w:val="24"/>
              </w:rPr>
              <w:t>verify t</w:t>
            </w:r>
            <w:r w:rsidR="009A751B">
              <w:rPr>
                <w:rFonts w:ascii="Times" w:hAnsi="Times" w:cs="Times"/>
                <w:color w:val="auto"/>
                <w:sz w:val="24"/>
                <w:szCs w:val="24"/>
              </w:rPr>
              <w:t xml:space="preserve">he Controller response to </w:t>
            </w:r>
            <w:r w:rsidR="009A751B" w:rsidRPr="009A751B">
              <w:rPr>
                <w:rFonts w:ascii="Times" w:hAnsi="Times" w:cs="Times"/>
                <w:color w:val="auto"/>
                <w:sz w:val="24"/>
                <w:szCs w:val="24"/>
              </w:rPr>
              <w:t>audit processing failures</w:t>
            </w:r>
            <w:bookmarkEnd w:id="3819"/>
            <w:bookmarkEnd w:id="3820"/>
            <w:r w:rsidR="009A751B" w:rsidRPr="00565A47">
              <w:rPr>
                <w:rFonts w:ascii="Times" w:hAnsi="Times" w:cs="Times"/>
                <w:color w:val="auto"/>
                <w:sz w:val="24"/>
                <w:szCs w:val="24"/>
              </w:rPr>
              <w:t xml:space="preserve"> </w:t>
            </w:r>
          </w:p>
        </w:tc>
      </w:tr>
      <w:tr w:rsidR="00C67EB7" w14:paraId="4DEBDD3D"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55E18F3" w14:textId="77777777" w:rsidR="00C67EB7" w:rsidRDefault="00C67EB7"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5EFD7EE" w14:textId="77777777" w:rsidR="00C67EB7" w:rsidRDefault="00C67EB7"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D3B7B09"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 </w:t>
            </w:r>
          </w:p>
        </w:tc>
      </w:tr>
      <w:tr w:rsidR="00C67EB7" w14:paraId="7B2228F7"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C93463F" w14:textId="4600D2D3" w:rsidR="00C67EB7" w:rsidRDefault="009A751B" w:rsidP="009A751B">
            <w:pPr>
              <w:pStyle w:val="CellBody"/>
              <w:rPr>
                <w:rFonts w:ascii="Times New Roman" w:hAnsi="Times New Roman"/>
                <w:color w:val="auto"/>
              </w:rPr>
            </w:pPr>
            <w:r>
              <w:rPr>
                <w:rFonts w:cs="Times"/>
                <w:color w:val="auto"/>
                <w:szCs w:val="24"/>
              </w:rPr>
              <w:t xml:space="preserve">N.A. (Note:- </w:t>
            </w:r>
            <w:r w:rsidRPr="00565A47">
              <w:rPr>
                <w:rFonts w:cs="Times"/>
                <w:color w:val="auto"/>
                <w:szCs w:val="24"/>
              </w:rPr>
              <w:t>controller does not directly process audit information so this will not be an issue</w:t>
            </w:r>
            <w:r>
              <w:rPr>
                <w:rFonts w:cs="Times"/>
                <w:color w:val="auto"/>
                <w:szCs w:val="24"/>
              </w:rPr>
              <w:t>)</w:t>
            </w:r>
          </w:p>
        </w:tc>
        <w:tc>
          <w:tcPr>
            <w:tcW w:w="2070" w:type="dxa"/>
            <w:tcBorders>
              <w:top w:val="single" w:sz="6" w:space="0" w:color="auto"/>
              <w:left w:val="single" w:sz="4" w:space="0" w:color="auto"/>
              <w:bottom w:val="single" w:sz="4" w:space="0" w:color="auto"/>
              <w:right w:val="single" w:sz="4" w:space="0" w:color="auto"/>
            </w:tcBorders>
          </w:tcPr>
          <w:p w14:paraId="68FADDF7"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77DFD2AE"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88A7C92" w14:textId="77777777"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3D9DC29"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4336000E"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0A2497B" w14:textId="77777777"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CE9DFA8" w14:textId="77777777" w:rsidR="00C67EB7" w:rsidRDefault="00C67EB7" w:rsidP="003E3526">
            <w:pPr>
              <w:pStyle w:val="CellBody"/>
              <w:rPr>
                <w:rFonts w:ascii="Times New Roman" w:hAnsi="Times New Roman"/>
                <w:color w:val="auto"/>
              </w:rPr>
            </w:pPr>
          </w:p>
        </w:tc>
      </w:tr>
      <w:tr w:rsidR="00C67EB7" w14:paraId="4AE4C049"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9ACF2A1" w14:textId="77777777" w:rsidR="00C67EB7" w:rsidRDefault="00C67EB7" w:rsidP="003E3526">
            <w:pPr>
              <w:pStyle w:val="CellBody"/>
            </w:pPr>
            <w:r>
              <w:t>Comments:</w:t>
            </w:r>
          </w:p>
        </w:tc>
      </w:tr>
    </w:tbl>
    <w:p w14:paraId="44B19A65" w14:textId="77777777" w:rsidR="00C67EB7" w:rsidRDefault="00C67EB7" w:rsidP="00C67EB7"/>
    <w:p w14:paraId="6C7CE16A" w14:textId="77777777" w:rsidR="00C67EB7" w:rsidRDefault="00C67EB7" w:rsidP="00C67EB7"/>
    <w:p w14:paraId="0DE09FB7" w14:textId="77777777" w:rsidR="00C67EB7" w:rsidRDefault="00C67EB7" w:rsidP="00C67EB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C67EB7" w:rsidRPr="00980D0E" w14:paraId="47E830A5" w14:textId="77777777" w:rsidTr="003E3526">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D5BDADC" w14:textId="4F815F73" w:rsidR="00C67EB7" w:rsidRPr="00980D0E" w:rsidRDefault="00C67EB7" w:rsidP="00565A47">
            <w:pPr>
              <w:pStyle w:val="SectL2"/>
              <w:numPr>
                <w:ilvl w:val="3"/>
                <w:numId w:val="187"/>
              </w:numPr>
              <w:spacing w:after="120"/>
              <w:rPr>
                <w:rFonts w:ascii="Times" w:hAnsi="Times" w:cs="Times"/>
                <w:b w:val="0"/>
                <w:sz w:val="24"/>
                <w:szCs w:val="24"/>
              </w:rPr>
            </w:pPr>
            <w:bookmarkStart w:id="3821" w:name="_Toc108469451"/>
            <w:bookmarkStart w:id="3822" w:name="_Toc108469933"/>
            <w:r w:rsidRPr="00980D0E">
              <w:rPr>
                <w:rFonts w:ascii="Times" w:hAnsi="Times" w:cs="Times"/>
                <w:color w:val="auto"/>
                <w:sz w:val="24"/>
                <w:szCs w:val="24"/>
              </w:rPr>
              <w:t xml:space="preserve">Test : To </w:t>
            </w:r>
            <w:r>
              <w:rPr>
                <w:rFonts w:ascii="Times" w:hAnsi="Times" w:cs="Times"/>
                <w:color w:val="auto"/>
                <w:sz w:val="24"/>
                <w:szCs w:val="24"/>
              </w:rPr>
              <w:t xml:space="preserve">verify that </w:t>
            </w:r>
            <w:r w:rsidRPr="00565A47">
              <w:rPr>
                <w:rFonts w:ascii="Times" w:hAnsi="Times" w:cs="Times"/>
                <w:color w:val="auto"/>
                <w:sz w:val="24"/>
                <w:szCs w:val="24"/>
              </w:rPr>
              <w:t>Controller creates timestamps based on the configured NTP time source</w:t>
            </w:r>
            <w:bookmarkEnd w:id="3821"/>
            <w:bookmarkEnd w:id="3822"/>
          </w:p>
        </w:tc>
      </w:tr>
      <w:tr w:rsidR="00C67EB7" w14:paraId="59136454" w14:textId="77777777" w:rsidTr="003E3526">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19EF432" w14:textId="77777777" w:rsidR="00C67EB7" w:rsidRDefault="00C67EB7" w:rsidP="003E3526">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3A0AFC3B" w14:textId="77777777" w:rsidR="00C67EB7" w:rsidRDefault="00C67EB7" w:rsidP="003E3526">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27B23A5"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 </w:t>
            </w:r>
          </w:p>
        </w:tc>
      </w:tr>
      <w:tr w:rsidR="00C67EB7" w14:paraId="0D78C6A7"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7FCE03A" w14:textId="54261734" w:rsidR="00C67EB7" w:rsidRDefault="00D162B7" w:rsidP="00D162B7">
            <w:pPr>
              <w:pStyle w:val="CellBody"/>
              <w:numPr>
                <w:ilvl w:val="0"/>
                <w:numId w:val="235"/>
              </w:numPr>
              <w:rPr>
                <w:rFonts w:ascii="Times New Roman" w:hAnsi="Times New Roman"/>
                <w:color w:val="auto"/>
              </w:rPr>
            </w:pPr>
            <w:r>
              <w:rPr>
                <w:rFonts w:ascii="Times New Roman" w:hAnsi="Times New Roman"/>
                <w:color w:val="auto"/>
              </w:rPr>
              <w:t>Connect to Controller and generate some events e.g. Load of Controller, archive of database etc.</w:t>
            </w:r>
          </w:p>
        </w:tc>
        <w:tc>
          <w:tcPr>
            <w:tcW w:w="2070" w:type="dxa"/>
            <w:tcBorders>
              <w:top w:val="single" w:sz="6" w:space="0" w:color="auto"/>
              <w:left w:val="single" w:sz="4" w:space="0" w:color="auto"/>
              <w:bottom w:val="single" w:sz="4" w:space="0" w:color="auto"/>
              <w:right w:val="single" w:sz="4" w:space="0" w:color="auto"/>
            </w:tcBorders>
          </w:tcPr>
          <w:p w14:paraId="1B32F8A0"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3803CA86"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D69B4CE" w14:textId="52672448" w:rsidR="00C67EB7" w:rsidRDefault="00D162B7" w:rsidP="00D162B7">
            <w:pPr>
              <w:pStyle w:val="CellBody"/>
              <w:numPr>
                <w:ilvl w:val="0"/>
                <w:numId w:val="235"/>
              </w:numPr>
              <w:rPr>
                <w:rFonts w:ascii="Times New Roman" w:hAnsi="Times New Roman"/>
                <w:color w:val="auto"/>
              </w:rPr>
            </w:pPr>
            <w:r>
              <w:rPr>
                <w:rFonts w:ascii="Times New Roman" w:hAnsi="Times New Roman"/>
                <w:color w:val="auto"/>
              </w:rPr>
              <w:t xml:space="preserve">Verify if the events are based on the </w:t>
            </w:r>
            <w:r w:rsidRPr="00565A47">
              <w:rPr>
                <w:rFonts w:cs="Times"/>
                <w:color w:val="auto"/>
                <w:szCs w:val="24"/>
              </w:rPr>
              <w:t>configured NTP time source</w:t>
            </w:r>
          </w:p>
        </w:tc>
        <w:tc>
          <w:tcPr>
            <w:tcW w:w="2070" w:type="dxa"/>
            <w:tcBorders>
              <w:top w:val="single" w:sz="6" w:space="0" w:color="auto"/>
              <w:left w:val="single" w:sz="4" w:space="0" w:color="auto"/>
              <w:bottom w:val="single" w:sz="4" w:space="0" w:color="auto"/>
              <w:right w:val="single" w:sz="4" w:space="0" w:color="auto"/>
            </w:tcBorders>
          </w:tcPr>
          <w:p w14:paraId="0B4A2F43" w14:textId="77777777" w:rsidR="00C67EB7" w:rsidRDefault="00C67EB7" w:rsidP="003E3526">
            <w:pPr>
              <w:pStyle w:val="CellBody"/>
              <w:rPr>
                <w:rFonts w:ascii="Times New Roman" w:hAnsi="Times New Roman"/>
                <w:color w:val="auto"/>
              </w:rPr>
            </w:pPr>
            <w:r>
              <w:rPr>
                <w:rFonts w:ascii="Times New Roman" w:hAnsi="Times New Roman"/>
                <w:color w:val="auto"/>
              </w:rPr>
              <w:t xml:space="preserve">P/F/F#/NA:  </w:t>
            </w:r>
          </w:p>
        </w:tc>
      </w:tr>
      <w:tr w:rsidR="00C67EB7" w14:paraId="3C9C46A6" w14:textId="77777777" w:rsidTr="003E3526">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47D3E77" w14:textId="77777777" w:rsidR="00C67EB7" w:rsidRDefault="00C67EB7" w:rsidP="003E3526">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3D20F28" w14:textId="77777777" w:rsidR="00C67EB7" w:rsidRDefault="00C67EB7" w:rsidP="003E3526">
            <w:pPr>
              <w:pStyle w:val="CellBody"/>
              <w:rPr>
                <w:rFonts w:ascii="Times New Roman" w:hAnsi="Times New Roman"/>
                <w:color w:val="auto"/>
              </w:rPr>
            </w:pPr>
          </w:p>
        </w:tc>
      </w:tr>
      <w:tr w:rsidR="00C67EB7" w14:paraId="43BDCE5A" w14:textId="77777777" w:rsidTr="003E3526">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24F3555" w14:textId="77777777" w:rsidR="00C67EB7" w:rsidRDefault="00C67EB7" w:rsidP="003E3526">
            <w:pPr>
              <w:pStyle w:val="CellBody"/>
            </w:pPr>
            <w:r>
              <w:t>Comments:</w:t>
            </w:r>
          </w:p>
        </w:tc>
      </w:tr>
    </w:tbl>
    <w:p w14:paraId="63A22FAE" w14:textId="77777777" w:rsidR="00C67EB7" w:rsidRDefault="00C67EB7" w:rsidP="00C67EB7"/>
    <w:p w14:paraId="3D538EE7" w14:textId="77777777" w:rsidR="00441D2B" w:rsidRPr="00C67EB7" w:rsidRDefault="00441D2B" w:rsidP="00441D2B">
      <w:pPr>
        <w:pStyle w:val="SectL2"/>
        <w:numPr>
          <w:ilvl w:val="2"/>
          <w:numId w:val="187"/>
        </w:numPr>
        <w:spacing w:after="120"/>
        <w:rPr>
          <w:rFonts w:ascii="Times" w:hAnsi="Times" w:cs="Times"/>
          <w:color w:val="auto"/>
          <w:sz w:val="24"/>
          <w:szCs w:val="24"/>
        </w:rPr>
      </w:pPr>
      <w:bookmarkStart w:id="3823" w:name="_Toc99119459"/>
      <w:bookmarkStart w:id="3824" w:name="_Toc108469452"/>
      <w:bookmarkStart w:id="3825" w:name="_Toc108469934"/>
      <w:r w:rsidRPr="00C67EB7">
        <w:rPr>
          <w:rFonts w:ascii="Times" w:hAnsi="Times" w:cs="Times"/>
          <w:color w:val="auto"/>
          <w:sz w:val="24"/>
          <w:szCs w:val="24"/>
        </w:rPr>
        <w:t>System Integrity (SI)</w:t>
      </w:r>
      <w:bookmarkEnd w:id="3823"/>
      <w:bookmarkEnd w:id="3824"/>
      <w:bookmarkEnd w:id="3825"/>
    </w:p>
    <w:p w14:paraId="499E01FE" w14:textId="77777777" w:rsidR="00441D2B" w:rsidRDefault="00441D2B" w:rsidP="00441D2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41D2B" w:rsidRPr="00980D0E" w14:paraId="3FA4A35C" w14:textId="77777777" w:rsidTr="004D2E13">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DBF5174" w14:textId="77777777" w:rsidR="00441D2B" w:rsidRPr="00980D0E" w:rsidRDefault="00441D2B" w:rsidP="004D2E13">
            <w:pPr>
              <w:pStyle w:val="SectL2"/>
              <w:numPr>
                <w:ilvl w:val="3"/>
                <w:numId w:val="188"/>
              </w:numPr>
              <w:spacing w:after="120"/>
              <w:rPr>
                <w:rFonts w:ascii="Times" w:hAnsi="Times" w:cs="Times"/>
                <w:b w:val="0"/>
                <w:sz w:val="24"/>
                <w:szCs w:val="24"/>
              </w:rPr>
            </w:pPr>
            <w:bookmarkStart w:id="3826" w:name="_Toc108469453"/>
            <w:bookmarkStart w:id="3827" w:name="_Toc108469935"/>
            <w:r w:rsidRPr="00980D0E">
              <w:rPr>
                <w:rFonts w:ascii="Times" w:hAnsi="Times" w:cs="Times"/>
                <w:color w:val="auto"/>
                <w:sz w:val="24"/>
                <w:szCs w:val="24"/>
              </w:rPr>
              <w:t xml:space="preserve">Test </w:t>
            </w:r>
            <w:r w:rsidRPr="00C10607">
              <w:rPr>
                <w:rFonts w:ascii="Times" w:hAnsi="Times" w:cs="Times"/>
                <w:color w:val="auto"/>
                <w:sz w:val="24"/>
                <w:szCs w:val="24"/>
              </w:rPr>
              <w:t>: To verify that The controller will use typical methods for verifying/preserving integrity of communications.  This includes checksums/crcs/sequence numbers.  In some cases, this is limited to the protocol which already exists.  All new communications to the controller that is related to the Standalone feature will use HTTPS which has various checks for integrity</w:t>
            </w:r>
            <w:bookmarkEnd w:id="3826"/>
            <w:bookmarkEnd w:id="3827"/>
          </w:p>
        </w:tc>
      </w:tr>
      <w:tr w:rsidR="00441D2B" w14:paraId="098027F2" w14:textId="77777777" w:rsidTr="004D2E13">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A1BE08E" w14:textId="77777777" w:rsidR="00441D2B" w:rsidRDefault="00441D2B" w:rsidP="004D2E13">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A828327" w14:textId="77777777" w:rsidR="00441D2B" w:rsidRDefault="00441D2B" w:rsidP="004D2E13">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BEE214B"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 </w:t>
            </w:r>
          </w:p>
        </w:tc>
      </w:tr>
      <w:tr w:rsidR="00441D2B" w14:paraId="157FD5C4"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4891F65" w14:textId="5CE799A5" w:rsidR="00441D2B" w:rsidRPr="00C10607" w:rsidRDefault="00C10607" w:rsidP="00D162B7">
            <w:pPr>
              <w:pStyle w:val="CellBody"/>
              <w:numPr>
                <w:ilvl w:val="0"/>
                <w:numId w:val="236"/>
              </w:numPr>
              <w:rPr>
                <w:rFonts w:ascii="Times New Roman" w:hAnsi="Times New Roman"/>
                <w:color w:val="auto"/>
              </w:rPr>
            </w:pPr>
            <w:r w:rsidRPr="00C10607">
              <w:rPr>
                <w:rFonts w:ascii="Times New Roman" w:hAnsi="Times New Roman"/>
                <w:color w:val="auto"/>
              </w:rPr>
              <w:t xml:space="preserve">Capture the network packets between Standalone Controller and station using wireshark for HTTP packets and verify if it implements checksums/crcs/sequence numbers.  </w:t>
            </w:r>
          </w:p>
        </w:tc>
        <w:tc>
          <w:tcPr>
            <w:tcW w:w="2070" w:type="dxa"/>
            <w:tcBorders>
              <w:top w:val="single" w:sz="6" w:space="0" w:color="auto"/>
              <w:left w:val="single" w:sz="4" w:space="0" w:color="auto"/>
              <w:bottom w:val="single" w:sz="4" w:space="0" w:color="auto"/>
              <w:right w:val="single" w:sz="4" w:space="0" w:color="auto"/>
            </w:tcBorders>
          </w:tcPr>
          <w:p w14:paraId="6B862D2C"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77D63136"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4387F84" w14:textId="737DD648" w:rsidR="00441D2B" w:rsidRPr="00C10607" w:rsidRDefault="00C10607" w:rsidP="00C10607">
            <w:pPr>
              <w:pStyle w:val="CellBody"/>
              <w:numPr>
                <w:ilvl w:val="0"/>
                <w:numId w:val="236"/>
              </w:numPr>
              <w:rPr>
                <w:rFonts w:ascii="Times New Roman" w:hAnsi="Times New Roman"/>
                <w:color w:val="auto"/>
              </w:rPr>
            </w:pPr>
            <w:r w:rsidRPr="00C10607">
              <w:rPr>
                <w:rFonts w:ascii="Times New Roman" w:hAnsi="Times New Roman"/>
                <w:color w:val="auto"/>
              </w:rPr>
              <w:t>Capture the network packets between Standalone Controller and station using wireshark for HTTP</w:t>
            </w:r>
            <w:r>
              <w:rPr>
                <w:rFonts w:ascii="Times New Roman" w:hAnsi="Times New Roman"/>
                <w:color w:val="auto"/>
              </w:rPr>
              <w:t>S</w:t>
            </w:r>
            <w:r w:rsidRPr="00C10607">
              <w:rPr>
                <w:rFonts w:ascii="Times New Roman" w:hAnsi="Times New Roman"/>
                <w:color w:val="auto"/>
              </w:rPr>
              <w:t xml:space="preserve"> packets and verify if it implements checksums/crcs/sequence numbers.  </w:t>
            </w:r>
          </w:p>
        </w:tc>
        <w:tc>
          <w:tcPr>
            <w:tcW w:w="2070" w:type="dxa"/>
            <w:tcBorders>
              <w:top w:val="single" w:sz="6" w:space="0" w:color="auto"/>
              <w:left w:val="single" w:sz="4" w:space="0" w:color="auto"/>
              <w:bottom w:val="single" w:sz="4" w:space="0" w:color="auto"/>
              <w:right w:val="single" w:sz="4" w:space="0" w:color="auto"/>
            </w:tcBorders>
          </w:tcPr>
          <w:p w14:paraId="6680D772"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17F9E021"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F2AEE08" w14:textId="77777777"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CFAAE34" w14:textId="77777777" w:rsidR="00441D2B" w:rsidRDefault="00441D2B" w:rsidP="004D2E13">
            <w:pPr>
              <w:pStyle w:val="CellBody"/>
              <w:rPr>
                <w:rFonts w:ascii="Times New Roman" w:hAnsi="Times New Roman"/>
                <w:color w:val="auto"/>
              </w:rPr>
            </w:pPr>
          </w:p>
        </w:tc>
      </w:tr>
      <w:tr w:rsidR="00441D2B" w14:paraId="7BD020D3" w14:textId="77777777" w:rsidTr="004D2E13">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818004B" w14:textId="77777777" w:rsidR="00441D2B" w:rsidRDefault="00441D2B" w:rsidP="004D2E13">
            <w:pPr>
              <w:pStyle w:val="CellBody"/>
            </w:pPr>
            <w:r>
              <w:t>Comments:</w:t>
            </w:r>
          </w:p>
        </w:tc>
      </w:tr>
    </w:tbl>
    <w:p w14:paraId="7A8827D9" w14:textId="77777777" w:rsidR="00441D2B" w:rsidRDefault="00441D2B" w:rsidP="00441D2B"/>
    <w:p w14:paraId="546DB0EF" w14:textId="77777777" w:rsidR="00441D2B" w:rsidRDefault="00441D2B" w:rsidP="00441D2B"/>
    <w:p w14:paraId="0F299978" w14:textId="77777777" w:rsidR="00441D2B" w:rsidRDefault="00441D2B" w:rsidP="00441D2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41D2B" w:rsidRPr="00980D0E" w14:paraId="471DE01A" w14:textId="77777777" w:rsidTr="004D2E13">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9F13F80" w14:textId="77777777" w:rsidR="00441D2B" w:rsidRPr="00980D0E" w:rsidRDefault="00441D2B" w:rsidP="004D2E13">
            <w:pPr>
              <w:pStyle w:val="SectL2"/>
              <w:numPr>
                <w:ilvl w:val="3"/>
                <w:numId w:val="188"/>
              </w:numPr>
              <w:spacing w:after="120"/>
              <w:rPr>
                <w:rFonts w:ascii="Times" w:hAnsi="Times" w:cs="Times"/>
                <w:b w:val="0"/>
                <w:sz w:val="24"/>
                <w:szCs w:val="24"/>
              </w:rPr>
            </w:pPr>
            <w:bookmarkStart w:id="3828" w:name="_Toc108469454"/>
            <w:bookmarkStart w:id="3829" w:name="_Toc108469936"/>
            <w:r w:rsidRPr="00980D0E">
              <w:rPr>
                <w:rFonts w:ascii="Times" w:hAnsi="Times" w:cs="Times"/>
                <w:color w:val="auto"/>
                <w:sz w:val="24"/>
                <w:szCs w:val="24"/>
              </w:rPr>
              <w:t xml:space="preserve">Test : </w:t>
            </w:r>
            <w:r w:rsidRPr="007C0497">
              <w:rPr>
                <w:rFonts w:ascii="Times" w:hAnsi="Times" w:cs="Times"/>
                <w:color w:val="auto"/>
                <w:sz w:val="24"/>
                <w:szCs w:val="24"/>
              </w:rPr>
              <w:t>To verify that The controller will use the standard application signing that verifies the loaded software has been signed.  The signing process happens as part of the official software build process.  Loading of unsigned software will result in an error, and the software will not execute</w:t>
            </w:r>
            <w:bookmarkEnd w:id="3828"/>
            <w:bookmarkEnd w:id="3829"/>
          </w:p>
        </w:tc>
      </w:tr>
      <w:tr w:rsidR="00441D2B" w14:paraId="15934087" w14:textId="77777777" w:rsidTr="004D2E13">
        <w:trPr>
          <w:cantSplit/>
          <w:trHeight w:val="316"/>
        </w:trPr>
        <w:tc>
          <w:tcPr>
            <w:tcW w:w="2340" w:type="dxa"/>
            <w:tcBorders>
              <w:top w:val="single" w:sz="6" w:space="0" w:color="auto"/>
              <w:left w:val="single" w:sz="4" w:space="0" w:color="auto"/>
              <w:bottom w:val="single" w:sz="4" w:space="0" w:color="auto"/>
              <w:right w:val="single" w:sz="4" w:space="0" w:color="auto"/>
            </w:tcBorders>
          </w:tcPr>
          <w:p w14:paraId="602B0DAD" w14:textId="77777777" w:rsidR="00441D2B" w:rsidRDefault="00441D2B" w:rsidP="004D2E13">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EB88395" w14:textId="77777777" w:rsidR="00441D2B" w:rsidRDefault="00441D2B" w:rsidP="004D2E13">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379CCDE3"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 </w:t>
            </w:r>
          </w:p>
        </w:tc>
      </w:tr>
      <w:tr w:rsidR="00441D2B" w14:paraId="10EDA27C"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B93C365" w14:textId="77777777" w:rsidR="0069126B" w:rsidRPr="00900E33" w:rsidRDefault="0069126B" w:rsidP="0069126B">
            <w:pPr>
              <w:pStyle w:val="CellBody"/>
              <w:rPr>
                <w:b/>
                <w:u w:val="single"/>
              </w:rPr>
            </w:pPr>
            <w:r w:rsidRPr="00900E33">
              <w:rPr>
                <w:b/>
                <w:u w:val="single"/>
              </w:rPr>
              <w:lastRenderedPageBreak/>
              <w:t>Testing steps are below :</w:t>
            </w:r>
          </w:p>
          <w:p w14:paraId="6EBBEF07" w14:textId="77777777" w:rsidR="0069126B" w:rsidRDefault="0069126B" w:rsidP="0069126B"/>
          <w:p w14:paraId="3ACDCAC4" w14:textId="77777777" w:rsidR="0069126B" w:rsidRDefault="0069126B" w:rsidP="0069126B">
            <w:r>
              <w:t>The purpose of this test is to verify that the controller(s) will not load unsigned versions of specific software.</w:t>
            </w:r>
          </w:p>
          <w:p w14:paraId="03E89859" w14:textId="77777777" w:rsidR="0069126B" w:rsidRDefault="0069126B" w:rsidP="0069126B"/>
          <w:p w14:paraId="0D294B54" w14:textId="77777777" w:rsidR="0069126B" w:rsidRDefault="0069126B" w:rsidP="0069126B">
            <w:pPr>
              <w:pStyle w:val="ListParagraph"/>
              <w:numPr>
                <w:ilvl w:val="0"/>
                <w:numId w:val="227"/>
              </w:numPr>
              <w:contextualSpacing w:val="0"/>
            </w:pPr>
            <w:r>
              <w:t>Verify OCR3000 will not boot unsigned binary from network.</w:t>
            </w:r>
          </w:p>
          <w:p w14:paraId="043B8373" w14:textId="77777777" w:rsidR="0069126B" w:rsidRDefault="0069126B" w:rsidP="0069126B">
            <w:pPr>
              <w:pStyle w:val="ListParagraph"/>
              <w:numPr>
                <w:ilvl w:val="1"/>
                <w:numId w:val="227"/>
              </w:numPr>
              <w:contextualSpacing w:val="0"/>
            </w:pPr>
            <w:r>
              <w:t>On DB Server</w:t>
            </w:r>
          </w:p>
          <w:p w14:paraId="7A2E9383" w14:textId="77777777" w:rsidR="0069126B" w:rsidRDefault="0069126B" w:rsidP="0069126B">
            <w:pPr>
              <w:pStyle w:val="ListParagraph"/>
              <w:numPr>
                <w:ilvl w:val="1"/>
                <w:numId w:val="227"/>
              </w:numPr>
              <w:contextualSpacing w:val="0"/>
            </w:pPr>
            <w:r>
              <w:t>Make backup copy of signed kernel – c:\tftpboot\vxworks.ocr3000</w:t>
            </w:r>
          </w:p>
          <w:p w14:paraId="67DE0664" w14:textId="77777777" w:rsidR="0069126B" w:rsidRDefault="0069126B" w:rsidP="0069126B">
            <w:pPr>
              <w:pStyle w:val="ListParagraph"/>
              <w:numPr>
                <w:ilvl w:val="1"/>
                <w:numId w:val="227"/>
              </w:numPr>
              <w:contextualSpacing w:val="0"/>
            </w:pPr>
            <w:r>
              <w:t>Copy unsigned kernel to c:\tftpboot\vxworks.ocr3000</w:t>
            </w:r>
          </w:p>
          <w:p w14:paraId="4BA829A2" w14:textId="77777777" w:rsidR="0069126B" w:rsidRDefault="0069126B" w:rsidP="0069126B">
            <w:pPr>
              <w:pStyle w:val="ListParagraph"/>
              <w:numPr>
                <w:ilvl w:val="1"/>
                <w:numId w:val="227"/>
              </w:numPr>
              <w:contextualSpacing w:val="0"/>
            </w:pPr>
            <w:r>
              <w:t>Restart CBS service (controller boot service)</w:t>
            </w:r>
          </w:p>
          <w:p w14:paraId="0D51F6A2" w14:textId="77777777" w:rsidR="0069126B" w:rsidRDefault="0069126B" w:rsidP="0069126B">
            <w:pPr>
              <w:pStyle w:val="ListParagraph"/>
              <w:numPr>
                <w:ilvl w:val="1"/>
                <w:numId w:val="227"/>
              </w:numPr>
              <w:contextualSpacing w:val="0"/>
            </w:pPr>
            <w:r>
              <w:t>Format OCR3000 disk (use serial cable and ‘F’ command using boot menu  -or- put controller in new slot)</w:t>
            </w:r>
          </w:p>
          <w:p w14:paraId="1C6F62F8" w14:textId="77777777" w:rsidR="0069126B" w:rsidRDefault="0069126B" w:rsidP="007C0497">
            <w:pPr>
              <w:pStyle w:val="ListParagraph"/>
              <w:numPr>
                <w:ilvl w:val="1"/>
                <w:numId w:val="227"/>
              </w:numPr>
              <w:contextualSpacing w:val="0"/>
            </w:pPr>
            <w:r>
              <w:t>Verify controller is booting from DB server by monitoring BOOTP and TFTP messages in Ovation Error Log</w:t>
            </w:r>
          </w:p>
          <w:p w14:paraId="78348DD2" w14:textId="77777777" w:rsidR="0069126B" w:rsidRDefault="0069126B" w:rsidP="0069126B">
            <w:pPr>
              <w:pStyle w:val="ListParagraph"/>
              <w:numPr>
                <w:ilvl w:val="1"/>
                <w:numId w:val="227"/>
              </w:numPr>
              <w:contextualSpacing w:val="0"/>
            </w:pPr>
            <w:r>
              <w:t>Verify controller will not start and does not indicate “</w:t>
            </w:r>
            <w:proofErr w:type="spellStart"/>
            <w:r>
              <w:t>ss_rpc</w:t>
            </w:r>
            <w:proofErr w:type="spellEnd"/>
            <w:r>
              <w:t>: ready to be downloaded”</w:t>
            </w:r>
          </w:p>
          <w:p w14:paraId="1331A74E" w14:textId="77777777" w:rsidR="0069126B" w:rsidRDefault="0069126B" w:rsidP="0069126B">
            <w:pPr>
              <w:pStyle w:val="ListParagraph"/>
              <w:numPr>
                <w:ilvl w:val="1"/>
                <w:numId w:val="227"/>
              </w:numPr>
              <w:contextualSpacing w:val="0"/>
            </w:pPr>
            <w:r>
              <w:t>Error message to putty console:</w:t>
            </w:r>
          </w:p>
          <w:p w14:paraId="72EC121B" w14:textId="77777777" w:rsidR="0069126B" w:rsidRDefault="0069126B" w:rsidP="0069126B">
            <w:pPr>
              <w:rPr>
                <w:rFonts w:eastAsiaTheme="minorHAnsi"/>
              </w:rPr>
            </w:pPr>
          </w:p>
          <w:p w14:paraId="657F8D8B"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Attempting to load “/bd0/boot/</w:t>
            </w:r>
            <w:r>
              <w:rPr>
                <w:rFonts w:ascii="Courier New" w:hAnsi="Courier New" w:cs="Courier New"/>
                <w:sz w:val="16"/>
                <w:szCs w:val="16"/>
              </w:rPr>
              <w:pgNum/>
            </w:r>
            <w:proofErr w:type="spellStart"/>
            <w:r>
              <w:rPr>
                <w:rFonts w:ascii="Courier New" w:hAnsi="Courier New" w:cs="Courier New"/>
                <w:sz w:val="16"/>
                <w:szCs w:val="16"/>
              </w:rPr>
              <w:t>xWorks</w:t>
            </w:r>
            <w:proofErr w:type="spellEnd"/>
            <w:r>
              <w:rPr>
                <w:rFonts w:ascii="Courier New" w:hAnsi="Courier New" w:cs="Courier New"/>
                <w:sz w:val="16"/>
                <w:szCs w:val="16"/>
              </w:rPr>
              <w:t>” from disk ... file not found.</w:t>
            </w:r>
          </w:p>
          <w:p w14:paraId="6965F186"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xml:space="preserve">Attempting to load from the network ... Loading... Unable to read Module Info – attempt copy to </w:t>
            </w:r>
            <w:proofErr w:type="spellStart"/>
            <w:r>
              <w:rPr>
                <w:rFonts w:ascii="Courier New" w:hAnsi="Courier New" w:cs="Courier New"/>
                <w:sz w:val="16"/>
                <w:szCs w:val="16"/>
              </w:rPr>
              <w:t>RamDisk</w:t>
            </w:r>
            <w:proofErr w:type="spellEnd"/>
          </w:p>
          <w:p w14:paraId="06EF8E54"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Loading Image in 20M ram disk</w:t>
            </w:r>
          </w:p>
          <w:p w14:paraId="2F33EE87"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xml:space="preserve">Instantiating /bootDrv:0 as </w:t>
            </w:r>
            <w:proofErr w:type="spellStart"/>
            <w:r>
              <w:rPr>
                <w:rFonts w:ascii="Courier New" w:hAnsi="Courier New" w:cs="Courier New"/>
                <w:sz w:val="16"/>
                <w:szCs w:val="16"/>
              </w:rPr>
              <w:t>rawFs</w:t>
            </w:r>
            <w:proofErr w:type="spellEnd"/>
            <w:r>
              <w:rPr>
                <w:rFonts w:ascii="Courier New" w:hAnsi="Courier New" w:cs="Courier New"/>
                <w:sz w:val="16"/>
                <w:szCs w:val="16"/>
              </w:rPr>
              <w:t>,  device = 0x40001</w:t>
            </w:r>
          </w:p>
          <w:p w14:paraId="76528BDA"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Formatting /bootDrv:0 for DOSFS</w:t>
            </w:r>
          </w:p>
          <w:p w14:paraId="57CC3017"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xml:space="preserve">Instantiating /bootDrv:0 as </w:t>
            </w:r>
            <w:proofErr w:type="spellStart"/>
            <w:r>
              <w:rPr>
                <w:rFonts w:ascii="Courier New" w:hAnsi="Courier New" w:cs="Courier New"/>
                <w:sz w:val="16"/>
                <w:szCs w:val="16"/>
              </w:rPr>
              <w:t>rawFs</w:t>
            </w:r>
            <w:proofErr w:type="spellEnd"/>
            <w:r>
              <w:rPr>
                <w:rFonts w:ascii="Courier New" w:hAnsi="Courier New" w:cs="Courier New"/>
                <w:sz w:val="16"/>
                <w:szCs w:val="16"/>
              </w:rPr>
              <w:t>, device = 0x40001</w:t>
            </w:r>
          </w:p>
          <w:p w14:paraId="4F5DD2F9"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Formatting...Retrieved old volume params with %38 confidence:</w:t>
            </w:r>
          </w:p>
          <w:p w14:paraId="5D737485"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Volume Parameters: FAT type: FAT32, sectors per cluster 0</w:t>
            </w:r>
          </w:p>
          <w:p w14:paraId="3149F8E5"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0 FAT copies, 0 clusters, 0 sectors per FAT</w:t>
            </w:r>
          </w:p>
          <w:p w14:paraId="7DDE3637"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Sectors reserved 0, hidden 0, FAT sectors 0</w:t>
            </w:r>
          </w:p>
          <w:p w14:paraId="50D2D1B1"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xml:space="preserve">  Root </w:t>
            </w:r>
            <w:proofErr w:type="spellStart"/>
            <w:r>
              <w:rPr>
                <w:rFonts w:ascii="Courier New" w:hAnsi="Courier New" w:cs="Courier New"/>
                <w:sz w:val="16"/>
                <w:szCs w:val="16"/>
              </w:rPr>
              <w:t>dir</w:t>
            </w:r>
            <w:proofErr w:type="spellEnd"/>
            <w:r>
              <w:rPr>
                <w:rFonts w:ascii="Courier New" w:hAnsi="Courier New" w:cs="Courier New"/>
                <w:sz w:val="16"/>
                <w:szCs w:val="16"/>
              </w:rPr>
              <w:t xml:space="preserve"> entries 0, </w:t>
            </w:r>
            <w:proofErr w:type="spellStart"/>
            <w:r>
              <w:rPr>
                <w:rFonts w:ascii="Courier New" w:hAnsi="Courier New" w:cs="Courier New"/>
                <w:sz w:val="16"/>
                <w:szCs w:val="16"/>
              </w:rPr>
              <w:t>sysId</w:t>
            </w:r>
            <w:proofErr w:type="spellEnd"/>
            <w:r>
              <w:rPr>
                <w:rFonts w:ascii="Courier New" w:hAnsi="Courier New" w:cs="Courier New"/>
                <w:sz w:val="16"/>
                <w:szCs w:val="16"/>
              </w:rPr>
              <w:t xml:space="preserve"> (null)  , serial number d390000</w:t>
            </w:r>
          </w:p>
          <w:p w14:paraId="42C35AED"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Label:”           “ ...</w:t>
            </w:r>
          </w:p>
          <w:p w14:paraId="5B8417F4"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Disk with 40000 sectors of 512 bytes will be formatted with:</w:t>
            </w:r>
          </w:p>
          <w:p w14:paraId="7597CE05"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Volume Parameters: FAT type: FAT16, sectors per cluster 2</w:t>
            </w:r>
          </w:p>
          <w:p w14:paraId="5BC7829C"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2 FAT copies, 19904 clusters, 79 sectors per FAT</w:t>
            </w:r>
          </w:p>
          <w:p w14:paraId="0FEA90FD"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Sectors reserved 1, hidden 0, FAT sectors 158</w:t>
            </w:r>
          </w:p>
          <w:p w14:paraId="34C8E61E"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xml:space="preserve">  Root </w:t>
            </w:r>
            <w:proofErr w:type="spellStart"/>
            <w:r>
              <w:rPr>
                <w:rFonts w:ascii="Courier New" w:hAnsi="Courier New" w:cs="Courier New"/>
                <w:sz w:val="16"/>
                <w:szCs w:val="16"/>
              </w:rPr>
              <w:t>dir</w:t>
            </w:r>
            <w:proofErr w:type="spellEnd"/>
            <w:r>
              <w:rPr>
                <w:rFonts w:ascii="Courier New" w:hAnsi="Courier New" w:cs="Courier New"/>
                <w:sz w:val="16"/>
                <w:szCs w:val="16"/>
              </w:rPr>
              <w:t xml:space="preserve"> entries 512, </w:t>
            </w:r>
            <w:proofErr w:type="spellStart"/>
            <w:r>
              <w:rPr>
                <w:rFonts w:ascii="Courier New" w:hAnsi="Courier New" w:cs="Courier New"/>
                <w:sz w:val="16"/>
                <w:szCs w:val="16"/>
              </w:rPr>
              <w:t>sysId</w:t>
            </w:r>
            <w:proofErr w:type="spellEnd"/>
            <w:r>
              <w:rPr>
                <w:rFonts w:ascii="Courier New" w:hAnsi="Courier New" w:cs="Courier New"/>
                <w:sz w:val="16"/>
                <w:szCs w:val="16"/>
              </w:rPr>
              <w:t xml:space="preserve"> VXDOS16 , serial number d390000</w:t>
            </w:r>
          </w:p>
          <w:p w14:paraId="1A30ED2F"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Label:”boot</w:t>
            </w:r>
            <w:proofErr w:type="spellEnd"/>
            <w:r>
              <w:rPr>
                <w:rFonts w:ascii="Courier New" w:hAnsi="Courier New" w:cs="Courier New"/>
                <w:sz w:val="16"/>
                <w:szCs w:val="16"/>
              </w:rPr>
              <w:t>       “ ...</w:t>
            </w:r>
          </w:p>
          <w:p w14:paraId="6207E735"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OK.</w:t>
            </w:r>
          </w:p>
          <w:p w14:paraId="643DD2DD" w14:textId="77777777" w:rsidR="0069126B" w:rsidRDefault="0069126B" w:rsidP="0069126B">
            <w:pPr>
              <w:ind w:left="1980"/>
              <w:rPr>
                <w:rFonts w:ascii="Courier New" w:hAnsi="Courier New" w:cs="Courier New"/>
                <w:sz w:val="16"/>
                <w:szCs w:val="16"/>
              </w:rPr>
            </w:pPr>
            <w:r>
              <w:rPr>
                <w:rFonts w:ascii="Courier New" w:hAnsi="Courier New" w:cs="Courier New"/>
                <w:sz w:val="16"/>
                <w:szCs w:val="16"/>
              </w:rPr>
              <w:t xml:space="preserve">Copying to </w:t>
            </w:r>
            <w:proofErr w:type="spellStart"/>
            <w:r>
              <w:rPr>
                <w:rFonts w:ascii="Courier New" w:hAnsi="Courier New" w:cs="Courier New"/>
                <w:sz w:val="16"/>
                <w:szCs w:val="16"/>
              </w:rPr>
              <w:t>RamDisk</w:t>
            </w:r>
            <w:proofErr w:type="spellEnd"/>
          </w:p>
          <w:p w14:paraId="32CF56BB" w14:textId="77777777" w:rsidR="0069126B" w:rsidRDefault="0069126B" w:rsidP="0069126B">
            <w:pPr>
              <w:ind w:left="1980"/>
              <w:rPr>
                <w:rFonts w:ascii="Courier New" w:hAnsi="Courier New" w:cs="Courier New"/>
                <w:sz w:val="16"/>
                <w:szCs w:val="16"/>
              </w:rPr>
            </w:pPr>
          </w:p>
          <w:p w14:paraId="573F13BB" w14:textId="77777777" w:rsidR="0069126B" w:rsidRDefault="0069126B" w:rsidP="0069126B">
            <w:pPr>
              <w:ind w:left="1980"/>
              <w:rPr>
                <w:rFonts w:ascii="Courier New" w:hAnsi="Courier New" w:cs="Courier New"/>
                <w:sz w:val="16"/>
                <w:szCs w:val="16"/>
              </w:rPr>
            </w:pPr>
            <w:r w:rsidRPr="00363487">
              <w:rPr>
                <w:rFonts w:ascii="Courier New" w:hAnsi="Courier New" w:cs="Courier New"/>
                <w:sz w:val="16"/>
                <w:szCs w:val="16"/>
              </w:rPr>
              <w:t>Key Validation failed.</w:t>
            </w:r>
          </w:p>
          <w:p w14:paraId="29E4D7EF" w14:textId="77777777" w:rsidR="0069126B" w:rsidRDefault="0069126B" w:rsidP="0069126B">
            <w:pPr>
              <w:ind w:left="1980"/>
              <w:rPr>
                <w:rFonts w:ascii="Courier New" w:hAnsi="Courier New" w:cs="Courier New"/>
                <w:sz w:val="16"/>
                <w:szCs w:val="16"/>
              </w:rPr>
            </w:pPr>
          </w:p>
          <w:p w14:paraId="4B3CADFC" w14:textId="77777777" w:rsidR="0069126B" w:rsidRDefault="0069126B" w:rsidP="0069126B">
            <w:pPr>
              <w:pStyle w:val="ListParagraph"/>
              <w:numPr>
                <w:ilvl w:val="1"/>
                <w:numId w:val="227"/>
              </w:numPr>
              <w:contextualSpacing w:val="0"/>
              <w:rPr>
                <w:rFonts w:ascii="Calibri" w:hAnsi="Calibri"/>
                <w:sz w:val="22"/>
                <w:szCs w:val="22"/>
              </w:rPr>
            </w:pPr>
            <w:r>
              <w:t>Restore original signed kernel – c:\tftpboot\vxworks.ocr3000</w:t>
            </w:r>
          </w:p>
          <w:p w14:paraId="71EB854B" w14:textId="77777777" w:rsidR="0069126B" w:rsidRDefault="0069126B" w:rsidP="0069126B">
            <w:pPr>
              <w:pStyle w:val="ListParagraph"/>
              <w:numPr>
                <w:ilvl w:val="1"/>
                <w:numId w:val="227"/>
              </w:numPr>
              <w:contextualSpacing w:val="0"/>
            </w:pPr>
            <w:r>
              <w:t>Restart CBS service (controller boot service)</w:t>
            </w:r>
          </w:p>
          <w:p w14:paraId="73658BE6" w14:textId="77777777" w:rsidR="0069126B" w:rsidRDefault="0069126B" w:rsidP="0069126B">
            <w:pPr>
              <w:pStyle w:val="ListParagraph"/>
              <w:numPr>
                <w:ilvl w:val="1"/>
                <w:numId w:val="227"/>
              </w:numPr>
              <w:contextualSpacing w:val="0"/>
            </w:pPr>
            <w:r>
              <w:t>Reboot controller &amp; Query/Download as normal.</w:t>
            </w:r>
          </w:p>
          <w:p w14:paraId="4D1F4453" w14:textId="77777777" w:rsidR="00441D2B" w:rsidRDefault="00441D2B" w:rsidP="0069126B">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38CF05B"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5907BFE8"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BCEA70F" w14:textId="77777777" w:rsidR="0069126B" w:rsidRDefault="0069126B" w:rsidP="007C0497">
            <w:pPr>
              <w:pStyle w:val="ListParagraph"/>
              <w:numPr>
                <w:ilvl w:val="0"/>
                <w:numId w:val="227"/>
              </w:numPr>
              <w:contextualSpacing w:val="0"/>
            </w:pPr>
            <w:r>
              <w:lastRenderedPageBreak/>
              <w:t>Verify OCR3000 will not load unsigned monoliths (*.out) files</w:t>
            </w:r>
          </w:p>
          <w:p w14:paraId="41EBE927" w14:textId="77777777" w:rsidR="0069126B" w:rsidRDefault="0069126B" w:rsidP="0069126B">
            <w:pPr>
              <w:pStyle w:val="ListParagraph"/>
              <w:numPr>
                <w:ilvl w:val="1"/>
                <w:numId w:val="229"/>
              </w:numPr>
              <w:contextualSpacing w:val="0"/>
            </w:pPr>
            <w:r>
              <w:t>On DB Server</w:t>
            </w:r>
          </w:p>
          <w:p w14:paraId="125C5D01" w14:textId="77777777" w:rsidR="0069126B" w:rsidRDefault="0069126B" w:rsidP="0069126B">
            <w:pPr>
              <w:pStyle w:val="ListParagraph"/>
              <w:numPr>
                <w:ilvl w:val="1"/>
                <w:numId w:val="229"/>
              </w:numPr>
              <w:contextualSpacing w:val="0"/>
            </w:pPr>
            <w:r>
              <w:t>Make backup copy of signed monolith – C:\Ovation\Embedded\controller\ocr3000\boot\ocr3000Ctlr.out</w:t>
            </w:r>
          </w:p>
          <w:p w14:paraId="7C68AF0D" w14:textId="77777777" w:rsidR="0069126B" w:rsidRDefault="0069126B" w:rsidP="0069126B">
            <w:pPr>
              <w:pStyle w:val="ListParagraph"/>
              <w:numPr>
                <w:ilvl w:val="1"/>
                <w:numId w:val="229"/>
              </w:numPr>
              <w:contextualSpacing w:val="0"/>
            </w:pPr>
            <w:r>
              <w:t>Copy unsigned kernel to C:\Ovation\Embedded\controller\ocr3000\boot\ ocr3000Ctlr.out</w:t>
            </w:r>
          </w:p>
          <w:p w14:paraId="57106EB2" w14:textId="77777777" w:rsidR="0069126B" w:rsidRDefault="0069126B" w:rsidP="0069126B">
            <w:pPr>
              <w:pStyle w:val="ListParagraph"/>
              <w:numPr>
                <w:ilvl w:val="1"/>
                <w:numId w:val="229"/>
              </w:numPr>
              <w:contextualSpacing w:val="0"/>
            </w:pPr>
            <w:r>
              <w:t>Query/Download OCR3000</w:t>
            </w:r>
          </w:p>
          <w:p w14:paraId="2C738EF0" w14:textId="77777777" w:rsidR="0069126B" w:rsidRDefault="0069126B" w:rsidP="0069126B">
            <w:pPr>
              <w:pStyle w:val="ListParagraph"/>
              <w:numPr>
                <w:ilvl w:val="1"/>
                <w:numId w:val="229"/>
              </w:numPr>
              <w:contextualSpacing w:val="0"/>
            </w:pPr>
            <w:r>
              <w:t>Restart OCR3000</w:t>
            </w:r>
          </w:p>
          <w:p w14:paraId="683F52B8" w14:textId="77777777" w:rsidR="0069126B" w:rsidRDefault="0069126B" w:rsidP="0069126B">
            <w:pPr>
              <w:pStyle w:val="ListParagraph"/>
              <w:numPr>
                <w:ilvl w:val="1"/>
                <w:numId w:val="229"/>
              </w:numPr>
              <w:contextualSpacing w:val="0"/>
            </w:pPr>
            <w:r>
              <w:t>Verify controller does not boot and is not available on network</w:t>
            </w:r>
          </w:p>
          <w:p w14:paraId="60554C43" w14:textId="77777777" w:rsidR="0069126B" w:rsidRDefault="0069126B" w:rsidP="0069126B">
            <w:pPr>
              <w:pStyle w:val="ListParagraph"/>
              <w:ind w:left="1440"/>
              <w:rPr>
                <w:rFonts w:eastAsiaTheme="minorHAnsi"/>
              </w:rPr>
            </w:pPr>
          </w:p>
          <w:p w14:paraId="435B8400" w14:textId="77777777" w:rsidR="0069126B" w:rsidRDefault="0069126B" w:rsidP="0069126B">
            <w:pPr>
              <w:pStyle w:val="ListParagraph"/>
              <w:numPr>
                <w:ilvl w:val="2"/>
                <w:numId w:val="229"/>
              </w:numPr>
              <w:contextualSpacing w:val="0"/>
            </w:pPr>
            <w:r>
              <w:t>Serial cable connection during boot should show specific error message:</w:t>
            </w:r>
          </w:p>
          <w:p w14:paraId="28E3CFCA" w14:textId="77777777" w:rsidR="0069126B" w:rsidRDefault="0069126B" w:rsidP="0069126B">
            <w:pPr>
              <w:pStyle w:val="ListParagraph"/>
              <w:ind w:left="2160"/>
            </w:pPr>
          </w:p>
          <w:p w14:paraId="46A73F6A" w14:textId="77777777" w:rsidR="0069126B" w:rsidRDefault="0069126B" w:rsidP="0069126B">
            <w:pPr>
              <w:ind w:left="1980"/>
              <w:rPr>
                <w:rFonts w:ascii="Courier New" w:hAnsi="Courier New" w:cs="Courier New"/>
                <w:sz w:val="18"/>
                <w:szCs w:val="18"/>
              </w:rPr>
            </w:pPr>
            <w:r>
              <w:rPr>
                <w:rFonts w:ascii="Courier New" w:hAnsi="Courier New" w:cs="Courier New"/>
                <w:sz w:val="18"/>
                <w:szCs w:val="18"/>
              </w:rPr>
              <w:t>#</w:t>
            </w:r>
          </w:p>
          <w:p w14:paraId="1938A6D8" w14:textId="77777777" w:rsidR="0069126B" w:rsidRDefault="0069126B" w:rsidP="0069126B">
            <w:pPr>
              <w:ind w:left="1980"/>
              <w:rPr>
                <w:rFonts w:ascii="Courier New" w:hAnsi="Courier New" w:cs="Courier New"/>
                <w:sz w:val="18"/>
                <w:szCs w:val="18"/>
              </w:rPr>
            </w:pPr>
            <w:r>
              <w:rPr>
                <w:rFonts w:ascii="Courier New" w:hAnsi="Courier New" w:cs="Courier New"/>
                <w:sz w:val="18"/>
                <w:szCs w:val="18"/>
              </w:rPr>
              <w:t># ocr3000_startup.scr</w:t>
            </w:r>
          </w:p>
          <w:p w14:paraId="2D655E13" w14:textId="77777777" w:rsidR="0069126B" w:rsidRDefault="0069126B" w:rsidP="0069126B">
            <w:pPr>
              <w:ind w:left="1980"/>
              <w:rPr>
                <w:rFonts w:ascii="Courier New" w:hAnsi="Courier New" w:cs="Courier New"/>
                <w:sz w:val="18"/>
                <w:szCs w:val="18"/>
              </w:rPr>
            </w:pPr>
            <w:r>
              <w:rPr>
                <w:rFonts w:ascii="Courier New" w:hAnsi="Courier New" w:cs="Courier New"/>
                <w:sz w:val="18"/>
                <w:szCs w:val="18"/>
              </w:rPr>
              <w:t>#</w:t>
            </w:r>
          </w:p>
          <w:p w14:paraId="24D6BBD2" w14:textId="77777777" w:rsidR="0069126B" w:rsidRDefault="0069126B" w:rsidP="0069126B">
            <w:pPr>
              <w:ind w:left="1980"/>
              <w:rPr>
                <w:rFonts w:ascii="Courier New" w:hAnsi="Courier New" w:cs="Courier New"/>
                <w:sz w:val="18"/>
                <w:szCs w:val="18"/>
              </w:rPr>
            </w:pPr>
          </w:p>
          <w:p w14:paraId="5CF0349D" w14:textId="77777777" w:rsidR="0069126B" w:rsidRDefault="0069126B" w:rsidP="0069126B">
            <w:pPr>
              <w:ind w:left="1980"/>
              <w:rPr>
                <w:rFonts w:ascii="Courier New" w:hAnsi="Courier New" w:cs="Courier New"/>
                <w:sz w:val="18"/>
                <w:szCs w:val="18"/>
              </w:rPr>
            </w:pPr>
            <w:proofErr w:type="spellStart"/>
            <w:r>
              <w:rPr>
                <w:rFonts w:ascii="Courier New" w:hAnsi="Courier New" w:cs="Courier New"/>
                <w:sz w:val="18"/>
                <w:szCs w:val="18"/>
              </w:rPr>
              <w:t>ld</w:t>
            </w:r>
            <w:proofErr w:type="spellEnd"/>
            <w:r>
              <w:rPr>
                <w:rFonts w:ascii="Courier New" w:hAnsi="Courier New" w:cs="Courier New"/>
                <w:sz w:val="18"/>
                <w:szCs w:val="18"/>
              </w:rPr>
              <w:t xml:space="preserve"> &lt; /bd0/boot/ocr3000Ctlr.out</w:t>
            </w:r>
          </w:p>
          <w:p w14:paraId="061F5643" w14:textId="77777777" w:rsidR="0069126B" w:rsidRDefault="0069126B" w:rsidP="0069126B">
            <w:pPr>
              <w:ind w:left="1980"/>
              <w:rPr>
                <w:rFonts w:ascii="Courier New" w:hAnsi="Courier New" w:cs="Courier New"/>
                <w:sz w:val="18"/>
                <w:szCs w:val="18"/>
              </w:rPr>
            </w:pPr>
            <w:proofErr w:type="spellStart"/>
            <w:r w:rsidRPr="00363487">
              <w:rPr>
                <w:rFonts w:ascii="Courier New" w:hAnsi="Courier New" w:cs="Courier New"/>
                <w:sz w:val="18"/>
                <w:szCs w:val="18"/>
              </w:rPr>
              <w:t>ld</w:t>
            </w:r>
            <w:proofErr w:type="spellEnd"/>
            <w:r w:rsidRPr="00363487">
              <w:rPr>
                <w:rFonts w:ascii="Courier New" w:hAnsi="Courier New" w:cs="Courier New"/>
                <w:sz w:val="18"/>
                <w:szCs w:val="18"/>
              </w:rPr>
              <w:t>(): error loading file (</w:t>
            </w:r>
            <w:proofErr w:type="spellStart"/>
            <w:r w:rsidRPr="00363487">
              <w:rPr>
                <w:rFonts w:ascii="Courier New" w:hAnsi="Courier New" w:cs="Courier New"/>
                <w:sz w:val="18"/>
                <w:szCs w:val="18"/>
              </w:rPr>
              <w:t>errno</w:t>
            </w:r>
            <w:proofErr w:type="spellEnd"/>
            <w:r w:rsidRPr="00363487">
              <w:rPr>
                <w:rFonts w:ascii="Courier New" w:hAnsi="Courier New" w:cs="Courier New"/>
                <w:sz w:val="18"/>
                <w:szCs w:val="18"/>
              </w:rPr>
              <w:t xml:space="preserve"> = 0x61001f).</w:t>
            </w:r>
          </w:p>
          <w:p w14:paraId="7B3CF90A" w14:textId="77777777" w:rsidR="0069126B" w:rsidRDefault="0069126B" w:rsidP="0069126B">
            <w:pPr>
              <w:ind w:left="1980"/>
              <w:rPr>
                <w:rFonts w:ascii="Courier New" w:hAnsi="Courier New" w:cs="Courier New"/>
                <w:sz w:val="18"/>
                <w:szCs w:val="18"/>
              </w:rPr>
            </w:pPr>
          </w:p>
          <w:p w14:paraId="6D2AF761" w14:textId="77777777" w:rsidR="0069126B" w:rsidRDefault="0069126B" w:rsidP="0069126B">
            <w:pPr>
              <w:pStyle w:val="ListParagraph"/>
              <w:numPr>
                <w:ilvl w:val="2"/>
                <w:numId w:val="229"/>
              </w:numPr>
              <w:contextualSpacing w:val="0"/>
              <w:rPr>
                <w:rFonts w:ascii="Calibri" w:hAnsi="Calibri"/>
                <w:sz w:val="22"/>
                <w:szCs w:val="22"/>
              </w:rPr>
            </w:pPr>
            <w:r>
              <w:t>Type “</w:t>
            </w:r>
            <w:proofErr w:type="spellStart"/>
            <w:r>
              <w:t>printErrno</w:t>
            </w:r>
            <w:proofErr w:type="spellEnd"/>
            <w:r>
              <w:t xml:space="preserve"> 0x61001f” and verify the error is “SIG_KEY_INVALID”</w:t>
            </w:r>
          </w:p>
          <w:p w14:paraId="24614318" w14:textId="77777777" w:rsidR="0069126B" w:rsidRDefault="0069126B" w:rsidP="0069126B">
            <w:pPr>
              <w:pStyle w:val="ListParagraph"/>
              <w:ind w:left="2160"/>
            </w:pPr>
          </w:p>
          <w:p w14:paraId="4257B720" w14:textId="77777777" w:rsidR="0069126B" w:rsidRDefault="0069126B" w:rsidP="0069126B">
            <w:pPr>
              <w:ind w:left="1980"/>
              <w:rPr>
                <w:rFonts w:ascii="Courier New" w:hAnsi="Courier New" w:cs="Courier New"/>
                <w:sz w:val="18"/>
                <w:szCs w:val="18"/>
              </w:rPr>
            </w:pPr>
            <w:r>
              <w:rPr>
                <w:rFonts w:ascii="Courier New" w:hAnsi="Courier New" w:cs="Courier New"/>
                <w:sz w:val="18"/>
                <w:szCs w:val="18"/>
              </w:rPr>
              <w:t xml:space="preserve">-&gt; </w:t>
            </w:r>
            <w:proofErr w:type="spellStart"/>
            <w:r>
              <w:rPr>
                <w:rFonts w:ascii="Courier New" w:hAnsi="Courier New" w:cs="Courier New"/>
                <w:sz w:val="18"/>
                <w:szCs w:val="18"/>
              </w:rPr>
              <w:t>printErrno</w:t>
            </w:r>
            <w:proofErr w:type="spellEnd"/>
            <w:r>
              <w:rPr>
                <w:rFonts w:ascii="Courier New" w:hAnsi="Courier New" w:cs="Courier New"/>
                <w:sz w:val="18"/>
                <w:szCs w:val="18"/>
              </w:rPr>
              <w:t xml:space="preserve"> 0x61001f</w:t>
            </w:r>
          </w:p>
          <w:p w14:paraId="3A192470" w14:textId="77777777" w:rsidR="0069126B" w:rsidRDefault="0069126B" w:rsidP="0069126B">
            <w:pPr>
              <w:ind w:left="1980"/>
              <w:rPr>
                <w:rFonts w:ascii="Courier New" w:hAnsi="Courier New" w:cs="Courier New"/>
                <w:sz w:val="18"/>
                <w:szCs w:val="18"/>
              </w:rPr>
            </w:pPr>
            <w:proofErr w:type="spellStart"/>
            <w:r>
              <w:rPr>
                <w:rFonts w:ascii="Courier New" w:hAnsi="Courier New" w:cs="Courier New"/>
                <w:sz w:val="18"/>
                <w:szCs w:val="18"/>
              </w:rPr>
              <w:t>errno</w:t>
            </w:r>
            <w:proofErr w:type="spellEnd"/>
            <w:r>
              <w:rPr>
                <w:rFonts w:ascii="Courier New" w:hAnsi="Courier New" w:cs="Courier New"/>
                <w:sz w:val="18"/>
                <w:szCs w:val="18"/>
              </w:rPr>
              <w:t xml:space="preserve"> = 0x61001f : </w:t>
            </w:r>
            <w:proofErr w:type="spellStart"/>
            <w:r>
              <w:rPr>
                <w:rFonts w:ascii="Courier New" w:hAnsi="Courier New" w:cs="Courier New"/>
                <w:sz w:val="18"/>
                <w:szCs w:val="18"/>
              </w:rPr>
              <w:t>S_loadElfLib_SIG_KEY_INVALID</w:t>
            </w:r>
            <w:proofErr w:type="spellEnd"/>
            <w:r>
              <w:rPr>
                <w:rFonts w:ascii="Courier New" w:hAnsi="Courier New" w:cs="Courier New"/>
                <w:sz w:val="18"/>
                <w:szCs w:val="18"/>
              </w:rPr>
              <w:t>.</w:t>
            </w:r>
          </w:p>
          <w:p w14:paraId="7197A00C" w14:textId="77777777" w:rsidR="0069126B" w:rsidRDefault="0069126B" w:rsidP="0069126B">
            <w:pPr>
              <w:ind w:left="1980"/>
              <w:rPr>
                <w:rFonts w:ascii="Courier New" w:hAnsi="Courier New" w:cs="Courier New"/>
                <w:sz w:val="18"/>
                <w:szCs w:val="18"/>
              </w:rPr>
            </w:pPr>
          </w:p>
          <w:p w14:paraId="60E3D183" w14:textId="77777777" w:rsidR="0069126B" w:rsidRDefault="0069126B" w:rsidP="0069126B">
            <w:pPr>
              <w:pStyle w:val="ListParagraph"/>
              <w:numPr>
                <w:ilvl w:val="1"/>
                <w:numId w:val="229"/>
              </w:numPr>
              <w:contextualSpacing w:val="0"/>
              <w:rPr>
                <w:rFonts w:ascii="Calibri" w:hAnsi="Calibri"/>
                <w:sz w:val="22"/>
                <w:szCs w:val="22"/>
              </w:rPr>
            </w:pPr>
            <w:r>
              <w:t>Restore original signed monolith – C:\Ovation\Embedded\controller\ocr3000\boot\ ocr3000Ctlr</w:t>
            </w:r>
          </w:p>
          <w:p w14:paraId="1EE970D3" w14:textId="77777777" w:rsidR="0069126B" w:rsidRDefault="0069126B" w:rsidP="0069126B">
            <w:pPr>
              <w:pStyle w:val="ListParagraph"/>
              <w:numPr>
                <w:ilvl w:val="1"/>
                <w:numId w:val="229"/>
              </w:numPr>
              <w:contextualSpacing w:val="0"/>
            </w:pPr>
            <w:r>
              <w:t>Use serial cable to format flash disk (press any key during boot, then ‘?’ for help, do format command “F”)</w:t>
            </w:r>
          </w:p>
          <w:p w14:paraId="7C9A0725" w14:textId="77777777" w:rsidR="0069126B" w:rsidRDefault="0069126B" w:rsidP="0069126B">
            <w:pPr>
              <w:pStyle w:val="ListParagraph"/>
              <w:numPr>
                <w:ilvl w:val="1"/>
                <w:numId w:val="229"/>
              </w:numPr>
              <w:contextualSpacing w:val="0"/>
            </w:pPr>
            <w:r>
              <w:t>Reboot with the “@” command.</w:t>
            </w:r>
          </w:p>
          <w:p w14:paraId="3C1114FF" w14:textId="77777777" w:rsidR="0069126B" w:rsidRDefault="0069126B" w:rsidP="0069126B">
            <w:pPr>
              <w:pStyle w:val="ListParagraph"/>
              <w:numPr>
                <w:ilvl w:val="1"/>
                <w:numId w:val="229"/>
              </w:numPr>
              <w:contextualSpacing w:val="0"/>
            </w:pPr>
            <w:r>
              <w:t>Controller should boot, then query download as normal.</w:t>
            </w:r>
          </w:p>
          <w:p w14:paraId="077F3735" w14:textId="77777777"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6759CA9"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36BD753D"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95A102F" w14:textId="5E8C7E1F"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F2B99F1" w14:textId="77777777" w:rsidR="00441D2B" w:rsidRDefault="00441D2B" w:rsidP="004D2E13">
            <w:pPr>
              <w:pStyle w:val="CellBody"/>
              <w:rPr>
                <w:rFonts w:ascii="Times New Roman" w:hAnsi="Times New Roman"/>
                <w:color w:val="auto"/>
              </w:rPr>
            </w:pPr>
          </w:p>
        </w:tc>
      </w:tr>
      <w:tr w:rsidR="00441D2B" w14:paraId="58EBCB2C" w14:textId="77777777" w:rsidTr="004D2E13">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D4771F7" w14:textId="77777777" w:rsidR="00441D2B" w:rsidRDefault="00441D2B" w:rsidP="004D2E13">
            <w:pPr>
              <w:pStyle w:val="CellBody"/>
            </w:pPr>
            <w:r>
              <w:t>Comments:</w:t>
            </w:r>
          </w:p>
        </w:tc>
      </w:tr>
    </w:tbl>
    <w:p w14:paraId="68DE4AE5" w14:textId="77777777" w:rsidR="00441D2B" w:rsidRDefault="00441D2B" w:rsidP="00441D2B"/>
    <w:p w14:paraId="32EC3352" w14:textId="77777777" w:rsidR="00441D2B" w:rsidRDefault="00441D2B" w:rsidP="00441D2B"/>
    <w:p w14:paraId="2A799B7F" w14:textId="77777777" w:rsidR="00441D2B" w:rsidRDefault="00441D2B" w:rsidP="00441D2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41D2B" w:rsidRPr="00980D0E" w14:paraId="71E3D45E" w14:textId="77777777" w:rsidTr="004D2E13">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64F0E49" w14:textId="3D970AE1" w:rsidR="00441D2B" w:rsidRPr="00980D0E" w:rsidRDefault="00441D2B" w:rsidP="004D2E13">
            <w:pPr>
              <w:pStyle w:val="SectL2"/>
              <w:numPr>
                <w:ilvl w:val="3"/>
                <w:numId w:val="188"/>
              </w:numPr>
              <w:spacing w:after="120"/>
              <w:rPr>
                <w:rFonts w:ascii="Times" w:hAnsi="Times" w:cs="Times"/>
                <w:b w:val="0"/>
                <w:sz w:val="24"/>
                <w:szCs w:val="24"/>
              </w:rPr>
            </w:pPr>
            <w:bookmarkStart w:id="3830" w:name="_Toc108469455"/>
            <w:bookmarkStart w:id="3831" w:name="_Toc108469937"/>
            <w:r w:rsidRPr="00980D0E">
              <w:rPr>
                <w:rFonts w:ascii="Times" w:hAnsi="Times" w:cs="Times"/>
                <w:color w:val="auto"/>
                <w:sz w:val="24"/>
                <w:szCs w:val="24"/>
              </w:rPr>
              <w:t xml:space="preserve">Test : To </w:t>
            </w:r>
            <w:r>
              <w:rPr>
                <w:rFonts w:ascii="Times" w:hAnsi="Times" w:cs="Times"/>
                <w:color w:val="auto"/>
                <w:sz w:val="24"/>
                <w:szCs w:val="24"/>
              </w:rPr>
              <w:t xml:space="preserve">verify that </w:t>
            </w:r>
            <w:r w:rsidRPr="00565A47">
              <w:rPr>
                <w:rFonts w:ascii="Times" w:hAnsi="Times" w:cs="Times"/>
                <w:color w:val="auto"/>
                <w:sz w:val="24"/>
                <w:szCs w:val="24"/>
              </w:rPr>
              <w:t>documentation will be updated to indicate to the user how to verify all security features are working properly</w:t>
            </w:r>
            <w:bookmarkEnd w:id="3830"/>
            <w:bookmarkEnd w:id="3831"/>
          </w:p>
        </w:tc>
      </w:tr>
      <w:tr w:rsidR="00441D2B" w14:paraId="5C29B68C" w14:textId="77777777" w:rsidTr="004D2E13">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C570FC9" w14:textId="77777777" w:rsidR="00441D2B" w:rsidRDefault="00441D2B" w:rsidP="004D2E13">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30572C1" w14:textId="77777777" w:rsidR="00441D2B" w:rsidRDefault="00441D2B" w:rsidP="004D2E13">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3101CB2"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 </w:t>
            </w:r>
          </w:p>
        </w:tc>
      </w:tr>
      <w:tr w:rsidR="00441D2B" w14:paraId="14DE6B12"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74D098D" w14:textId="5203C3C0" w:rsidR="007C0497" w:rsidRPr="007C0497" w:rsidRDefault="007C0497" w:rsidP="007C0497">
            <w:pPr>
              <w:pStyle w:val="CellBody"/>
              <w:numPr>
                <w:ilvl w:val="0"/>
                <w:numId w:val="214"/>
              </w:numPr>
              <w:rPr>
                <w:rFonts w:ascii="Times New Roman" w:hAnsi="Times New Roman"/>
                <w:color w:val="auto"/>
              </w:rPr>
            </w:pPr>
            <w:r>
              <w:rPr>
                <w:rFonts w:ascii="Times New Roman" w:hAnsi="Times New Roman"/>
                <w:color w:val="auto"/>
              </w:rPr>
              <w:t>Verify the documentation</w:t>
            </w:r>
          </w:p>
        </w:tc>
        <w:tc>
          <w:tcPr>
            <w:tcW w:w="2070" w:type="dxa"/>
            <w:tcBorders>
              <w:top w:val="single" w:sz="6" w:space="0" w:color="auto"/>
              <w:left w:val="single" w:sz="4" w:space="0" w:color="auto"/>
              <w:bottom w:val="single" w:sz="4" w:space="0" w:color="auto"/>
              <w:right w:val="single" w:sz="4" w:space="0" w:color="auto"/>
            </w:tcBorders>
          </w:tcPr>
          <w:p w14:paraId="71744741"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68E0A2F7"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3BE5F17" w14:textId="77777777"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952CF1F"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56EBBD26"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CD8BB3F" w14:textId="77777777"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194075F" w14:textId="77777777" w:rsidR="00441D2B" w:rsidRDefault="00441D2B" w:rsidP="004D2E13">
            <w:pPr>
              <w:pStyle w:val="CellBody"/>
              <w:rPr>
                <w:rFonts w:ascii="Times New Roman" w:hAnsi="Times New Roman"/>
                <w:color w:val="auto"/>
              </w:rPr>
            </w:pPr>
          </w:p>
        </w:tc>
      </w:tr>
      <w:tr w:rsidR="00441D2B" w14:paraId="7F2CE3B6" w14:textId="77777777" w:rsidTr="004D2E13">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CC43B8A" w14:textId="77777777" w:rsidR="00441D2B" w:rsidRDefault="00441D2B" w:rsidP="004D2E13">
            <w:pPr>
              <w:pStyle w:val="CellBody"/>
            </w:pPr>
            <w:r>
              <w:t>Comments:</w:t>
            </w:r>
          </w:p>
        </w:tc>
      </w:tr>
    </w:tbl>
    <w:p w14:paraId="7828C15D" w14:textId="77777777" w:rsidR="00441D2B" w:rsidRDefault="00441D2B" w:rsidP="00441D2B"/>
    <w:p w14:paraId="4E8EFD8D" w14:textId="77777777" w:rsidR="00441D2B" w:rsidRDefault="00441D2B" w:rsidP="00441D2B"/>
    <w:p w14:paraId="5EA1F24C" w14:textId="77777777" w:rsidR="00441D2B" w:rsidRDefault="00441D2B" w:rsidP="00441D2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41D2B" w:rsidRPr="00980D0E" w14:paraId="788304A9" w14:textId="77777777" w:rsidTr="004D2E13">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05D932EB" w14:textId="77777777" w:rsidR="00441D2B" w:rsidRPr="00980D0E" w:rsidRDefault="00441D2B" w:rsidP="004D2E13">
            <w:pPr>
              <w:pStyle w:val="SectL2"/>
              <w:numPr>
                <w:ilvl w:val="3"/>
                <w:numId w:val="188"/>
              </w:numPr>
              <w:spacing w:after="120"/>
              <w:rPr>
                <w:rFonts w:ascii="Times" w:hAnsi="Times" w:cs="Times"/>
                <w:b w:val="0"/>
                <w:sz w:val="24"/>
                <w:szCs w:val="24"/>
              </w:rPr>
            </w:pPr>
            <w:bookmarkStart w:id="3832" w:name="_Toc108469456"/>
            <w:bookmarkStart w:id="3833" w:name="_Toc108469938"/>
            <w:r w:rsidRPr="00980D0E">
              <w:rPr>
                <w:rFonts w:ascii="Times" w:hAnsi="Times" w:cs="Times"/>
                <w:color w:val="auto"/>
                <w:sz w:val="24"/>
                <w:szCs w:val="24"/>
              </w:rPr>
              <w:lastRenderedPageBreak/>
              <w:t xml:space="preserve">Test : </w:t>
            </w:r>
            <w:r w:rsidRPr="007C0497">
              <w:rPr>
                <w:rFonts w:ascii="Times" w:hAnsi="Times" w:cs="Times"/>
                <w:color w:val="auto"/>
                <w:sz w:val="24"/>
                <w:szCs w:val="24"/>
              </w:rPr>
              <w:t>To verify that The controller will not execute if the main software application has been tampered with.  Additional software that is loaded besides the main software will result in an error message if the signature checks fail, and the software will not be loaded</w:t>
            </w:r>
            <w:bookmarkEnd w:id="3832"/>
            <w:bookmarkEnd w:id="3833"/>
          </w:p>
        </w:tc>
      </w:tr>
      <w:tr w:rsidR="00441D2B" w14:paraId="6532BF16" w14:textId="77777777" w:rsidTr="004D2E13">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556B670" w14:textId="77777777" w:rsidR="00441D2B" w:rsidRDefault="00441D2B" w:rsidP="004D2E13">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AA1C804" w14:textId="77777777" w:rsidR="00441D2B" w:rsidRDefault="00441D2B" w:rsidP="004D2E13">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2B833FC9"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 </w:t>
            </w:r>
          </w:p>
        </w:tc>
      </w:tr>
      <w:tr w:rsidR="002E4203" w14:paraId="5E7B9419"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CA982C9" w14:textId="77777777" w:rsidR="002E4203" w:rsidRDefault="002E4203" w:rsidP="002E4203">
            <w:pPr>
              <w:pStyle w:val="CellBody"/>
              <w:rPr>
                <w:rFonts w:ascii="Times New Roman" w:hAnsi="Times New Roman"/>
                <w:color w:val="auto"/>
              </w:rPr>
            </w:pPr>
            <w:r>
              <w:rPr>
                <w:rFonts w:ascii="Times New Roman" w:hAnsi="Times New Roman"/>
                <w:color w:val="auto"/>
              </w:rPr>
              <w:t>This will include following to checks</w:t>
            </w:r>
          </w:p>
          <w:p w14:paraId="7D102B66" w14:textId="7A52FF1B" w:rsidR="002E4203" w:rsidRDefault="002E4203" w:rsidP="002E4203">
            <w:pPr>
              <w:pStyle w:val="CellBody"/>
              <w:numPr>
                <w:ilvl w:val="1"/>
                <w:numId w:val="227"/>
              </w:numPr>
              <w:rPr>
                <w:rFonts w:ascii="Times New Roman" w:hAnsi="Times New Roman"/>
                <w:color w:val="auto"/>
              </w:rPr>
            </w:pPr>
            <w:r>
              <w:rPr>
                <w:rFonts w:ascii="Times New Roman" w:hAnsi="Times New Roman"/>
                <w:color w:val="auto"/>
              </w:rPr>
              <w:t>Execute the 2</w:t>
            </w:r>
            <w:r w:rsidRPr="007C0497">
              <w:rPr>
                <w:rFonts w:ascii="Times New Roman" w:hAnsi="Times New Roman"/>
                <w:color w:val="auto"/>
                <w:vertAlign w:val="superscript"/>
              </w:rPr>
              <w:t>nd</w:t>
            </w:r>
            <w:r>
              <w:rPr>
                <w:rFonts w:ascii="Times New Roman" w:hAnsi="Times New Roman"/>
                <w:color w:val="auto"/>
              </w:rPr>
              <w:t xml:space="preserve"> test mentioned in 5.10.3.2 </w:t>
            </w:r>
            <w:r>
              <w:t>Verify OCR3000 will not load unsigned monoliths (*.out) files</w:t>
            </w:r>
          </w:p>
        </w:tc>
        <w:tc>
          <w:tcPr>
            <w:tcW w:w="2070" w:type="dxa"/>
            <w:tcBorders>
              <w:top w:val="single" w:sz="6" w:space="0" w:color="auto"/>
              <w:left w:val="single" w:sz="4" w:space="0" w:color="auto"/>
              <w:bottom w:val="single" w:sz="4" w:space="0" w:color="auto"/>
              <w:right w:val="single" w:sz="4" w:space="0" w:color="auto"/>
            </w:tcBorders>
          </w:tcPr>
          <w:p w14:paraId="705DEDE0" w14:textId="0942B006" w:rsidR="002E4203" w:rsidRDefault="002E4203" w:rsidP="002E4203">
            <w:pPr>
              <w:pStyle w:val="CellBody"/>
              <w:rPr>
                <w:rFonts w:ascii="Times New Roman" w:hAnsi="Times New Roman"/>
                <w:color w:val="auto"/>
              </w:rPr>
            </w:pPr>
            <w:r>
              <w:rPr>
                <w:rFonts w:ascii="Times New Roman" w:hAnsi="Times New Roman"/>
                <w:color w:val="auto"/>
              </w:rPr>
              <w:t xml:space="preserve">P/F/F#/NA:  </w:t>
            </w:r>
          </w:p>
        </w:tc>
      </w:tr>
      <w:tr w:rsidR="002E4203" w14:paraId="64AF9D8D"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5ED684F" w14:textId="21496B1F" w:rsidR="002E4203" w:rsidRDefault="002E4203" w:rsidP="002E4203">
            <w:pPr>
              <w:pStyle w:val="CellBody"/>
              <w:numPr>
                <w:ilvl w:val="1"/>
                <w:numId w:val="227"/>
              </w:numPr>
              <w:rPr>
                <w:rFonts w:ascii="Times New Roman" w:hAnsi="Times New Roman"/>
                <w:color w:val="auto"/>
              </w:rPr>
            </w:pPr>
            <w:r>
              <w:rPr>
                <w:rFonts w:ascii="Times New Roman" w:hAnsi="Times New Roman"/>
                <w:color w:val="auto"/>
              </w:rPr>
              <w:t>Change the Startup script to include loading of unsighned *.out file. Download the Controller and reboot the Controller. Using Console verify that this *.out should not get loaded.</w:t>
            </w:r>
          </w:p>
        </w:tc>
        <w:tc>
          <w:tcPr>
            <w:tcW w:w="2070" w:type="dxa"/>
            <w:tcBorders>
              <w:top w:val="single" w:sz="6" w:space="0" w:color="auto"/>
              <w:left w:val="single" w:sz="4" w:space="0" w:color="auto"/>
              <w:bottom w:val="single" w:sz="4" w:space="0" w:color="auto"/>
              <w:right w:val="single" w:sz="4" w:space="0" w:color="auto"/>
            </w:tcBorders>
          </w:tcPr>
          <w:p w14:paraId="3FC787C0" w14:textId="5E677B31" w:rsidR="002E4203" w:rsidRDefault="002E4203" w:rsidP="002E4203">
            <w:pPr>
              <w:pStyle w:val="CellBody"/>
              <w:rPr>
                <w:rFonts w:ascii="Times New Roman" w:hAnsi="Times New Roman"/>
                <w:color w:val="auto"/>
              </w:rPr>
            </w:pPr>
            <w:r>
              <w:rPr>
                <w:rFonts w:ascii="Times New Roman" w:hAnsi="Times New Roman"/>
                <w:color w:val="auto"/>
              </w:rPr>
              <w:t xml:space="preserve">P/F/F#/NA:  </w:t>
            </w:r>
          </w:p>
        </w:tc>
      </w:tr>
      <w:tr w:rsidR="002E4203" w14:paraId="543F989D"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B71B7FB" w14:textId="72FBF5C2" w:rsidR="002E4203" w:rsidRDefault="002E4203" w:rsidP="002E420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04ABF76C" w14:textId="77777777" w:rsidR="002E4203" w:rsidRDefault="002E4203" w:rsidP="002E4203">
            <w:pPr>
              <w:pStyle w:val="CellBody"/>
              <w:rPr>
                <w:rFonts w:ascii="Times New Roman" w:hAnsi="Times New Roman"/>
                <w:color w:val="auto"/>
              </w:rPr>
            </w:pPr>
          </w:p>
        </w:tc>
      </w:tr>
      <w:tr w:rsidR="002E4203" w14:paraId="614C9E35" w14:textId="77777777" w:rsidTr="004D2E13">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6CEA996" w14:textId="77777777" w:rsidR="002E4203" w:rsidRDefault="002E4203" w:rsidP="002E4203">
            <w:pPr>
              <w:pStyle w:val="CellBody"/>
            </w:pPr>
            <w:r>
              <w:t>Comments:</w:t>
            </w:r>
          </w:p>
        </w:tc>
      </w:tr>
    </w:tbl>
    <w:p w14:paraId="535E325E" w14:textId="77777777" w:rsidR="00441D2B" w:rsidRDefault="00441D2B" w:rsidP="00441D2B"/>
    <w:p w14:paraId="5FBF1531" w14:textId="77777777" w:rsidR="00441D2B" w:rsidRDefault="00441D2B" w:rsidP="00441D2B"/>
    <w:p w14:paraId="409CD8DC" w14:textId="77777777" w:rsidR="00441D2B" w:rsidRDefault="00441D2B" w:rsidP="00441D2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41D2B" w:rsidRPr="00980D0E" w14:paraId="75A95890" w14:textId="77777777" w:rsidTr="004D2E13">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C384484" w14:textId="77777777" w:rsidR="00441D2B" w:rsidRPr="00980D0E" w:rsidRDefault="00441D2B" w:rsidP="004D2E13">
            <w:pPr>
              <w:pStyle w:val="SectL2"/>
              <w:numPr>
                <w:ilvl w:val="3"/>
                <w:numId w:val="188"/>
              </w:numPr>
              <w:spacing w:after="120"/>
              <w:rPr>
                <w:rFonts w:ascii="Times" w:hAnsi="Times" w:cs="Times"/>
                <w:b w:val="0"/>
                <w:sz w:val="24"/>
                <w:szCs w:val="24"/>
              </w:rPr>
            </w:pPr>
            <w:bookmarkStart w:id="3834" w:name="_Toc108469457"/>
            <w:bookmarkStart w:id="3835" w:name="_Toc108469939"/>
            <w:r w:rsidRPr="00980D0E">
              <w:rPr>
                <w:rFonts w:ascii="Times" w:hAnsi="Times" w:cs="Times"/>
                <w:color w:val="auto"/>
                <w:sz w:val="24"/>
                <w:szCs w:val="24"/>
              </w:rPr>
              <w:t xml:space="preserve">Test : </w:t>
            </w:r>
            <w:r w:rsidRPr="00D13071">
              <w:rPr>
                <w:rFonts w:ascii="Times" w:hAnsi="Times" w:cs="Times"/>
                <w:color w:val="auto"/>
                <w:sz w:val="24"/>
                <w:szCs w:val="24"/>
              </w:rPr>
              <w:t>To verify that The controller will use typical methods for input validation.  Controller inputs include hardwired/networked input/output.  These values are checked according to point ranges defined by the engineering tools.  Changes to values such as setpoints are performed by network communications and are also subject to range checks during the handling of the setpoint change message</w:t>
            </w:r>
            <w:bookmarkEnd w:id="3834"/>
            <w:bookmarkEnd w:id="3835"/>
          </w:p>
        </w:tc>
      </w:tr>
      <w:tr w:rsidR="00441D2B" w14:paraId="5B8070D7" w14:textId="77777777" w:rsidTr="004D2E13">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CB779A1" w14:textId="77777777" w:rsidR="00441D2B" w:rsidRDefault="00441D2B" w:rsidP="004D2E13">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5C2164B" w14:textId="77777777" w:rsidR="00441D2B" w:rsidRDefault="00441D2B" w:rsidP="004D2E13">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21DDF804"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 </w:t>
            </w:r>
          </w:p>
        </w:tc>
      </w:tr>
      <w:tr w:rsidR="00441D2B" w14:paraId="5318F47D"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975DB91" w14:textId="4DC41AF6" w:rsidR="00441D2B" w:rsidRDefault="00D13071" w:rsidP="00156219">
            <w:pPr>
              <w:pStyle w:val="CellBody"/>
              <w:numPr>
                <w:ilvl w:val="0"/>
                <w:numId w:val="215"/>
              </w:numPr>
              <w:rPr>
                <w:rFonts w:ascii="Times New Roman" w:hAnsi="Times New Roman"/>
                <w:color w:val="auto"/>
              </w:rPr>
            </w:pPr>
            <w:r>
              <w:rPr>
                <w:rFonts w:ascii="Times New Roman" w:hAnsi="Times New Roman"/>
                <w:color w:val="auto"/>
              </w:rPr>
              <w:t>Create a Control sheet using setpoint algo and load the standalone Controller with this sheet.</w:t>
            </w:r>
          </w:p>
        </w:tc>
        <w:tc>
          <w:tcPr>
            <w:tcW w:w="2070" w:type="dxa"/>
            <w:tcBorders>
              <w:top w:val="single" w:sz="6" w:space="0" w:color="auto"/>
              <w:left w:val="single" w:sz="4" w:space="0" w:color="auto"/>
              <w:bottom w:val="single" w:sz="4" w:space="0" w:color="auto"/>
              <w:right w:val="single" w:sz="4" w:space="0" w:color="auto"/>
            </w:tcBorders>
          </w:tcPr>
          <w:p w14:paraId="6975465B"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76E79C1E"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F683AAB" w14:textId="0DDC970B" w:rsidR="00441D2B" w:rsidRDefault="00D13071" w:rsidP="00D13071">
            <w:pPr>
              <w:pStyle w:val="CellBody"/>
              <w:numPr>
                <w:ilvl w:val="0"/>
                <w:numId w:val="215"/>
              </w:numPr>
              <w:rPr>
                <w:rFonts w:ascii="Times New Roman" w:hAnsi="Times New Roman"/>
                <w:color w:val="auto"/>
              </w:rPr>
            </w:pPr>
            <w:r>
              <w:rPr>
                <w:rFonts w:ascii="Times New Roman" w:hAnsi="Times New Roman"/>
                <w:color w:val="auto"/>
              </w:rPr>
              <w:t>Try to set values which are out of range e.g. instead of setting up set point to 95 add additional 0 and try to set 950. This shouldn’t be set.</w:t>
            </w:r>
          </w:p>
        </w:tc>
        <w:tc>
          <w:tcPr>
            <w:tcW w:w="2070" w:type="dxa"/>
            <w:tcBorders>
              <w:top w:val="single" w:sz="6" w:space="0" w:color="auto"/>
              <w:left w:val="single" w:sz="4" w:space="0" w:color="auto"/>
              <w:bottom w:val="single" w:sz="4" w:space="0" w:color="auto"/>
              <w:right w:val="single" w:sz="4" w:space="0" w:color="auto"/>
            </w:tcBorders>
          </w:tcPr>
          <w:p w14:paraId="5C9FBB77"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67473CAD"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E5D2D93" w14:textId="77777777"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7AA31D9" w14:textId="77777777" w:rsidR="00441D2B" w:rsidRDefault="00441D2B" w:rsidP="004D2E13">
            <w:pPr>
              <w:pStyle w:val="CellBody"/>
              <w:rPr>
                <w:rFonts w:ascii="Times New Roman" w:hAnsi="Times New Roman"/>
                <w:color w:val="auto"/>
              </w:rPr>
            </w:pPr>
          </w:p>
        </w:tc>
      </w:tr>
      <w:tr w:rsidR="00441D2B" w14:paraId="31B7B81A" w14:textId="77777777" w:rsidTr="004D2E13">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2EFB9CD" w14:textId="77777777" w:rsidR="00441D2B" w:rsidRDefault="00441D2B" w:rsidP="004D2E13">
            <w:pPr>
              <w:pStyle w:val="CellBody"/>
            </w:pPr>
            <w:r>
              <w:t>Comments:</w:t>
            </w:r>
          </w:p>
        </w:tc>
      </w:tr>
    </w:tbl>
    <w:p w14:paraId="701E93FC" w14:textId="77777777" w:rsidR="00441D2B" w:rsidRDefault="00441D2B" w:rsidP="00441D2B"/>
    <w:p w14:paraId="602022E1" w14:textId="77777777" w:rsidR="00441D2B" w:rsidRDefault="00441D2B" w:rsidP="00441D2B"/>
    <w:p w14:paraId="4BE70727" w14:textId="77777777" w:rsidR="00441D2B" w:rsidRDefault="00441D2B" w:rsidP="00441D2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41D2B" w:rsidRPr="00980D0E" w14:paraId="16B3FFD8" w14:textId="77777777" w:rsidTr="004D2E13">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90A2ED8" w14:textId="77777777" w:rsidR="00441D2B" w:rsidRPr="00D13071" w:rsidRDefault="00441D2B" w:rsidP="004D2E13">
            <w:pPr>
              <w:pStyle w:val="SectL2"/>
              <w:numPr>
                <w:ilvl w:val="3"/>
                <w:numId w:val="188"/>
              </w:numPr>
              <w:spacing w:after="120"/>
              <w:rPr>
                <w:rFonts w:ascii="Times" w:hAnsi="Times" w:cs="Times"/>
                <w:b w:val="0"/>
                <w:sz w:val="24"/>
                <w:szCs w:val="24"/>
              </w:rPr>
            </w:pPr>
            <w:bookmarkStart w:id="3836" w:name="_Toc108469458"/>
            <w:bookmarkStart w:id="3837" w:name="_Toc108469940"/>
            <w:r w:rsidRPr="00D13071">
              <w:rPr>
                <w:rFonts w:ascii="Times" w:hAnsi="Times" w:cs="Times"/>
                <w:color w:val="auto"/>
                <w:sz w:val="24"/>
                <w:szCs w:val="24"/>
              </w:rPr>
              <w:t>Test : To verify that The controller will use its standard method for deterministic outputs. This includes the “Timeout Action” and “Timeout Selection” feature that exists on the I/O Modules</w:t>
            </w:r>
            <w:bookmarkEnd w:id="3836"/>
            <w:bookmarkEnd w:id="3837"/>
          </w:p>
        </w:tc>
      </w:tr>
      <w:tr w:rsidR="00441D2B" w14:paraId="79CCD2BD" w14:textId="77777777" w:rsidTr="004D2E13">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26AC030" w14:textId="77777777" w:rsidR="00441D2B" w:rsidRDefault="00441D2B" w:rsidP="004D2E13">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45BA630" w14:textId="77777777" w:rsidR="00441D2B" w:rsidRPr="00D13071" w:rsidRDefault="00441D2B" w:rsidP="004D2E13">
            <w:pPr>
              <w:pStyle w:val="CellBody"/>
              <w:rPr>
                <w:rFonts w:ascii="Times New Roman" w:hAnsi="Times New Roman"/>
                <w:color w:val="auto"/>
              </w:rPr>
            </w:pPr>
            <w:r w:rsidRPr="00D13071">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B03547B"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 </w:t>
            </w:r>
          </w:p>
        </w:tc>
      </w:tr>
      <w:tr w:rsidR="00441D2B" w14:paraId="7FB59EB2"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1BD97C4" w14:textId="765BCF8D" w:rsidR="00441D2B" w:rsidRPr="00D13071" w:rsidRDefault="00D13071" w:rsidP="00D13071">
            <w:pPr>
              <w:pStyle w:val="CellBody"/>
              <w:numPr>
                <w:ilvl w:val="0"/>
                <w:numId w:val="237"/>
              </w:numPr>
              <w:rPr>
                <w:rFonts w:ascii="Times New Roman" w:hAnsi="Times New Roman"/>
                <w:color w:val="auto"/>
              </w:rPr>
            </w:pPr>
            <w:r w:rsidRPr="00D13071">
              <w:rPr>
                <w:rFonts w:ascii="Times New Roman" w:hAnsi="Times New Roman"/>
                <w:color w:val="auto"/>
              </w:rPr>
              <w:t xml:space="preserve">Verify that </w:t>
            </w:r>
            <w:r w:rsidRPr="00D13071">
              <w:rPr>
                <w:rFonts w:cs="Times"/>
                <w:color w:val="auto"/>
                <w:szCs w:val="24"/>
              </w:rPr>
              <w:t>“Timeout Action” works properly on an IO module</w:t>
            </w:r>
          </w:p>
        </w:tc>
        <w:tc>
          <w:tcPr>
            <w:tcW w:w="2070" w:type="dxa"/>
            <w:tcBorders>
              <w:top w:val="single" w:sz="6" w:space="0" w:color="auto"/>
              <w:left w:val="single" w:sz="4" w:space="0" w:color="auto"/>
              <w:bottom w:val="single" w:sz="4" w:space="0" w:color="auto"/>
              <w:right w:val="single" w:sz="4" w:space="0" w:color="auto"/>
            </w:tcBorders>
          </w:tcPr>
          <w:p w14:paraId="217424D4"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7FC86B46"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5961004" w14:textId="493C9181" w:rsidR="00441D2B" w:rsidRPr="00D13071" w:rsidRDefault="00D13071" w:rsidP="00D13071">
            <w:pPr>
              <w:pStyle w:val="CellBody"/>
              <w:numPr>
                <w:ilvl w:val="0"/>
                <w:numId w:val="237"/>
              </w:numPr>
              <w:rPr>
                <w:rFonts w:ascii="Times New Roman" w:hAnsi="Times New Roman"/>
                <w:color w:val="auto"/>
              </w:rPr>
            </w:pPr>
            <w:r w:rsidRPr="00D13071">
              <w:rPr>
                <w:rFonts w:ascii="Times New Roman" w:hAnsi="Times New Roman"/>
                <w:color w:val="auto"/>
              </w:rPr>
              <w:t>Verify that “Timeout Selection” works properly on an IO module</w:t>
            </w:r>
          </w:p>
        </w:tc>
        <w:tc>
          <w:tcPr>
            <w:tcW w:w="2070" w:type="dxa"/>
            <w:tcBorders>
              <w:top w:val="single" w:sz="6" w:space="0" w:color="auto"/>
              <w:left w:val="single" w:sz="4" w:space="0" w:color="auto"/>
              <w:bottom w:val="single" w:sz="4" w:space="0" w:color="auto"/>
              <w:right w:val="single" w:sz="4" w:space="0" w:color="auto"/>
            </w:tcBorders>
          </w:tcPr>
          <w:p w14:paraId="18F16550"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6AC9ADA7"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6C86BFE" w14:textId="77777777"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1E3CA04" w14:textId="77777777" w:rsidR="00441D2B" w:rsidRDefault="00441D2B" w:rsidP="004D2E13">
            <w:pPr>
              <w:pStyle w:val="CellBody"/>
              <w:rPr>
                <w:rFonts w:ascii="Times New Roman" w:hAnsi="Times New Roman"/>
                <w:color w:val="auto"/>
              </w:rPr>
            </w:pPr>
          </w:p>
        </w:tc>
      </w:tr>
      <w:tr w:rsidR="00441D2B" w14:paraId="6B3993AC" w14:textId="77777777" w:rsidTr="004D2E13">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617D455" w14:textId="77777777" w:rsidR="00441D2B" w:rsidRDefault="00441D2B" w:rsidP="004D2E13">
            <w:pPr>
              <w:pStyle w:val="CellBody"/>
            </w:pPr>
            <w:r>
              <w:t>Comments:</w:t>
            </w:r>
          </w:p>
        </w:tc>
      </w:tr>
    </w:tbl>
    <w:p w14:paraId="1AE322AD" w14:textId="77777777" w:rsidR="00441D2B" w:rsidRDefault="00441D2B" w:rsidP="00441D2B"/>
    <w:p w14:paraId="16B5FDA0" w14:textId="77777777" w:rsidR="00441D2B" w:rsidRDefault="00441D2B" w:rsidP="00441D2B"/>
    <w:p w14:paraId="5ECF8E22" w14:textId="77777777" w:rsidR="00441D2B" w:rsidRDefault="00441D2B" w:rsidP="00441D2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41D2B" w:rsidRPr="00980D0E" w14:paraId="1CFF0C27" w14:textId="77777777" w:rsidTr="004D2E13">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B8C923B" w14:textId="77777777" w:rsidR="00441D2B" w:rsidRPr="00565A47" w:rsidRDefault="00441D2B" w:rsidP="004D2E13">
            <w:pPr>
              <w:pStyle w:val="SectL2"/>
              <w:numPr>
                <w:ilvl w:val="3"/>
                <w:numId w:val="188"/>
              </w:numPr>
              <w:spacing w:after="120"/>
              <w:rPr>
                <w:rFonts w:ascii="Times" w:hAnsi="Times" w:cs="Times"/>
                <w:color w:val="auto"/>
                <w:sz w:val="24"/>
                <w:szCs w:val="24"/>
              </w:rPr>
            </w:pPr>
            <w:bookmarkStart w:id="3838" w:name="_Toc108469459"/>
            <w:bookmarkStart w:id="3839" w:name="_Toc108469941"/>
            <w:r w:rsidRPr="00980D0E">
              <w:rPr>
                <w:rFonts w:ascii="Times" w:hAnsi="Times" w:cs="Times"/>
                <w:color w:val="auto"/>
                <w:sz w:val="24"/>
                <w:szCs w:val="24"/>
              </w:rPr>
              <w:lastRenderedPageBreak/>
              <w:t xml:space="preserve">Test : To </w:t>
            </w:r>
            <w:r>
              <w:rPr>
                <w:rFonts w:ascii="Times" w:hAnsi="Times" w:cs="Times"/>
                <w:color w:val="auto"/>
                <w:sz w:val="24"/>
                <w:szCs w:val="24"/>
              </w:rPr>
              <w:t xml:space="preserve">verify that </w:t>
            </w:r>
            <w:r w:rsidRPr="00565A47">
              <w:rPr>
                <w:rFonts w:ascii="Times" w:hAnsi="Times" w:cs="Times"/>
                <w:color w:val="auto"/>
                <w:sz w:val="24"/>
                <w:szCs w:val="24"/>
              </w:rPr>
              <w:t>Error Handling</w:t>
            </w:r>
            <w:bookmarkEnd w:id="3838"/>
            <w:bookmarkEnd w:id="3839"/>
          </w:p>
          <w:p w14:paraId="3AD2C025" w14:textId="77777777" w:rsidR="00441D2B" w:rsidRPr="00565A47" w:rsidRDefault="00441D2B" w:rsidP="004D2E13">
            <w:pPr>
              <w:pStyle w:val="SectL2"/>
              <w:tabs>
                <w:tab w:val="clear" w:pos="1080"/>
              </w:tabs>
              <w:spacing w:after="120"/>
              <w:ind w:left="0" w:firstLine="0"/>
              <w:rPr>
                <w:rFonts w:ascii="Times" w:hAnsi="Times" w:cs="Times"/>
                <w:color w:val="auto"/>
                <w:sz w:val="24"/>
                <w:szCs w:val="24"/>
              </w:rPr>
            </w:pPr>
            <w:bookmarkStart w:id="3840" w:name="_Toc108469460"/>
            <w:bookmarkStart w:id="3841" w:name="_Toc108469942"/>
            <w:r w:rsidRPr="00565A47">
              <w:rPr>
                <w:rFonts w:ascii="Times" w:hAnsi="Times" w:cs="Times"/>
                <w:color w:val="auto"/>
                <w:sz w:val="24"/>
                <w:szCs w:val="24"/>
              </w:rPr>
              <w:t>The controller will not provide any error message to assist an attacker in knowing why an authentication failed.  This includes:</w:t>
            </w:r>
            <w:bookmarkEnd w:id="3840"/>
            <w:bookmarkEnd w:id="3841"/>
          </w:p>
          <w:p w14:paraId="422215B2" w14:textId="77777777" w:rsidR="00441D2B" w:rsidRPr="00B90523" w:rsidRDefault="00441D2B" w:rsidP="004D2E13">
            <w:pPr>
              <w:pStyle w:val="SectL2"/>
              <w:numPr>
                <w:ilvl w:val="0"/>
                <w:numId w:val="195"/>
              </w:numPr>
              <w:spacing w:after="120"/>
              <w:rPr>
                <w:rFonts w:ascii="Times" w:hAnsi="Times" w:cs="Times"/>
                <w:b w:val="0"/>
                <w:bCs/>
                <w:color w:val="auto"/>
                <w:sz w:val="24"/>
                <w:szCs w:val="24"/>
              </w:rPr>
            </w:pPr>
            <w:bookmarkStart w:id="3842" w:name="_Toc108469461"/>
            <w:bookmarkStart w:id="3843" w:name="_Toc108469943"/>
            <w:r w:rsidRPr="00B90523">
              <w:rPr>
                <w:rFonts w:ascii="Times" w:hAnsi="Times" w:cs="Times"/>
                <w:b w:val="0"/>
                <w:bCs/>
                <w:color w:val="auto"/>
                <w:sz w:val="24"/>
                <w:szCs w:val="24"/>
              </w:rPr>
              <w:t>Webpage access</w:t>
            </w:r>
            <w:bookmarkEnd w:id="3842"/>
            <w:bookmarkEnd w:id="3843"/>
          </w:p>
          <w:p w14:paraId="30A727BB" w14:textId="77777777" w:rsidR="00441D2B" w:rsidRPr="00B90523" w:rsidRDefault="00441D2B" w:rsidP="004D2E13">
            <w:pPr>
              <w:pStyle w:val="SectL2"/>
              <w:numPr>
                <w:ilvl w:val="0"/>
                <w:numId w:val="195"/>
              </w:numPr>
              <w:spacing w:after="120"/>
              <w:rPr>
                <w:rFonts w:ascii="Times" w:hAnsi="Times" w:cs="Times"/>
                <w:b w:val="0"/>
                <w:bCs/>
                <w:color w:val="auto"/>
                <w:sz w:val="24"/>
                <w:szCs w:val="24"/>
              </w:rPr>
            </w:pPr>
            <w:bookmarkStart w:id="3844" w:name="_Toc108469462"/>
            <w:bookmarkStart w:id="3845" w:name="_Toc108469944"/>
            <w:r w:rsidRPr="00B90523">
              <w:rPr>
                <w:rFonts w:ascii="Times" w:hAnsi="Times" w:cs="Times"/>
                <w:b w:val="0"/>
                <w:bCs/>
                <w:color w:val="auto"/>
                <w:sz w:val="24"/>
                <w:szCs w:val="24"/>
              </w:rPr>
              <w:t>Access from the Standalone Tools</w:t>
            </w:r>
            <w:bookmarkEnd w:id="3844"/>
            <w:bookmarkEnd w:id="3845"/>
          </w:p>
          <w:p w14:paraId="17ABF126" w14:textId="77777777" w:rsidR="00441D2B" w:rsidRPr="00B90523" w:rsidRDefault="00441D2B" w:rsidP="004D2E13">
            <w:pPr>
              <w:pStyle w:val="SectL2"/>
              <w:numPr>
                <w:ilvl w:val="0"/>
                <w:numId w:val="195"/>
              </w:numPr>
              <w:spacing w:after="120"/>
              <w:rPr>
                <w:rFonts w:ascii="Times" w:hAnsi="Times" w:cs="Times"/>
                <w:b w:val="0"/>
                <w:bCs/>
                <w:color w:val="auto"/>
                <w:sz w:val="24"/>
                <w:szCs w:val="24"/>
              </w:rPr>
            </w:pPr>
            <w:bookmarkStart w:id="3846" w:name="_Toc108469463"/>
            <w:bookmarkStart w:id="3847" w:name="_Toc108469945"/>
            <w:r w:rsidRPr="00B90523">
              <w:rPr>
                <w:rFonts w:ascii="Times" w:hAnsi="Times" w:cs="Times"/>
                <w:b w:val="0"/>
                <w:bCs/>
                <w:color w:val="auto"/>
                <w:sz w:val="24"/>
                <w:szCs w:val="24"/>
              </w:rPr>
              <w:t>Error messages in the Ovation Error Log</w:t>
            </w:r>
            <w:bookmarkEnd w:id="3846"/>
            <w:bookmarkEnd w:id="3847"/>
          </w:p>
          <w:p w14:paraId="3A4F0BD5" w14:textId="77777777" w:rsidR="00441D2B" w:rsidRPr="00B90523" w:rsidRDefault="00441D2B" w:rsidP="004D2E13">
            <w:pPr>
              <w:pStyle w:val="SectL2"/>
              <w:numPr>
                <w:ilvl w:val="0"/>
                <w:numId w:val="195"/>
              </w:numPr>
              <w:spacing w:after="120"/>
              <w:rPr>
                <w:rFonts w:ascii="Times" w:hAnsi="Times" w:cs="Times"/>
                <w:b w:val="0"/>
                <w:bCs/>
                <w:color w:val="auto"/>
                <w:sz w:val="24"/>
                <w:szCs w:val="24"/>
              </w:rPr>
            </w:pPr>
            <w:bookmarkStart w:id="3848" w:name="_Toc108469464"/>
            <w:bookmarkStart w:id="3849" w:name="_Toc108469946"/>
            <w:r w:rsidRPr="00B90523">
              <w:rPr>
                <w:rFonts w:ascii="Times" w:hAnsi="Times" w:cs="Times"/>
                <w:b w:val="0"/>
                <w:bCs/>
                <w:color w:val="auto"/>
                <w:sz w:val="24"/>
                <w:szCs w:val="24"/>
              </w:rPr>
              <w:t>Error messages returned in the HTTPS response</w:t>
            </w:r>
            <w:bookmarkEnd w:id="3848"/>
            <w:bookmarkEnd w:id="3849"/>
          </w:p>
          <w:p w14:paraId="0585B9BB" w14:textId="77777777" w:rsidR="00441D2B" w:rsidRPr="00B90523" w:rsidRDefault="00441D2B" w:rsidP="004D2E13">
            <w:pPr>
              <w:pStyle w:val="SectL2"/>
              <w:numPr>
                <w:ilvl w:val="0"/>
                <w:numId w:val="195"/>
              </w:numPr>
              <w:spacing w:after="120"/>
              <w:rPr>
                <w:rFonts w:ascii="Times" w:hAnsi="Times" w:cs="Times"/>
                <w:b w:val="0"/>
                <w:bCs/>
                <w:color w:val="auto"/>
                <w:sz w:val="24"/>
                <w:szCs w:val="24"/>
              </w:rPr>
            </w:pPr>
            <w:bookmarkStart w:id="3850" w:name="_Toc108469465"/>
            <w:bookmarkStart w:id="3851" w:name="_Toc108469947"/>
            <w:r w:rsidRPr="00B90523">
              <w:rPr>
                <w:rFonts w:ascii="Times" w:hAnsi="Times" w:cs="Times"/>
                <w:b w:val="0"/>
                <w:bCs/>
                <w:color w:val="auto"/>
                <w:sz w:val="24"/>
                <w:szCs w:val="24"/>
              </w:rPr>
              <w:t>Error messages in the Controller’s Error Buffer</w:t>
            </w:r>
            <w:bookmarkEnd w:id="3850"/>
            <w:bookmarkEnd w:id="3851"/>
          </w:p>
          <w:p w14:paraId="6CD11635" w14:textId="77777777" w:rsidR="00441D2B" w:rsidRPr="0069126B" w:rsidRDefault="00441D2B" w:rsidP="004D2E13">
            <w:pPr>
              <w:pStyle w:val="SectL2"/>
              <w:numPr>
                <w:ilvl w:val="0"/>
                <w:numId w:val="195"/>
              </w:numPr>
              <w:spacing w:after="120"/>
              <w:rPr>
                <w:rFonts w:ascii="Times" w:hAnsi="Times" w:cs="Times"/>
                <w:b w:val="0"/>
                <w:sz w:val="24"/>
                <w:szCs w:val="24"/>
              </w:rPr>
            </w:pPr>
            <w:bookmarkStart w:id="3852" w:name="_Toc108469466"/>
            <w:bookmarkStart w:id="3853" w:name="_Toc108469948"/>
            <w:r w:rsidRPr="00B90523">
              <w:rPr>
                <w:rFonts w:ascii="Times" w:hAnsi="Times" w:cs="Times"/>
                <w:b w:val="0"/>
                <w:bCs/>
                <w:color w:val="auto"/>
                <w:sz w:val="24"/>
                <w:szCs w:val="24"/>
              </w:rPr>
              <w:t>Error messages in the Controller’s serial output</w:t>
            </w:r>
            <w:bookmarkEnd w:id="3852"/>
            <w:bookmarkEnd w:id="3853"/>
          </w:p>
          <w:p w14:paraId="7632FC1E" w14:textId="52305C69" w:rsidR="0069126B" w:rsidRPr="00980D0E" w:rsidRDefault="0069126B" w:rsidP="0069126B">
            <w:pPr>
              <w:pStyle w:val="SectL2"/>
              <w:tabs>
                <w:tab w:val="clear" w:pos="1080"/>
              </w:tabs>
              <w:spacing w:after="120"/>
              <w:ind w:left="1440" w:firstLine="0"/>
              <w:rPr>
                <w:rFonts w:ascii="Times" w:hAnsi="Times" w:cs="Times"/>
                <w:b w:val="0"/>
                <w:sz w:val="24"/>
                <w:szCs w:val="24"/>
              </w:rPr>
            </w:pPr>
          </w:p>
        </w:tc>
      </w:tr>
      <w:tr w:rsidR="00441D2B" w14:paraId="2A5BEC4B" w14:textId="77777777" w:rsidTr="004D2E13">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F81F461" w14:textId="77777777" w:rsidR="00441D2B" w:rsidRDefault="00441D2B" w:rsidP="004D2E13">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378920A1" w14:textId="77777777" w:rsidR="00441D2B" w:rsidRDefault="00441D2B" w:rsidP="004D2E13">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22B58FD7"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 </w:t>
            </w:r>
          </w:p>
        </w:tc>
      </w:tr>
      <w:tr w:rsidR="00441D2B" w14:paraId="3C39519E"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384D423" w14:textId="77777777" w:rsidR="00441D2B" w:rsidRDefault="00441D2B" w:rsidP="004D2E13">
            <w:pPr>
              <w:pStyle w:val="CellBody"/>
              <w:numPr>
                <w:ilvl w:val="0"/>
                <w:numId w:val="196"/>
              </w:numPr>
              <w:rPr>
                <w:rFonts w:ascii="Times New Roman" w:hAnsi="Times New Roman"/>
                <w:color w:val="auto"/>
              </w:rPr>
            </w:pPr>
            <w:r>
              <w:rPr>
                <w:rFonts w:ascii="Times New Roman" w:hAnsi="Times New Roman"/>
                <w:color w:val="auto"/>
              </w:rPr>
              <w:t>Try to login to Controller using non authorised users or by proving wrong credentials.</w:t>
            </w:r>
          </w:p>
        </w:tc>
        <w:tc>
          <w:tcPr>
            <w:tcW w:w="2070" w:type="dxa"/>
            <w:tcBorders>
              <w:top w:val="single" w:sz="6" w:space="0" w:color="auto"/>
              <w:left w:val="single" w:sz="4" w:space="0" w:color="auto"/>
              <w:bottom w:val="single" w:sz="4" w:space="0" w:color="auto"/>
              <w:right w:val="single" w:sz="4" w:space="0" w:color="auto"/>
            </w:tcBorders>
          </w:tcPr>
          <w:p w14:paraId="39CB02DB"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110B8D09"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DFCEDDD" w14:textId="77777777" w:rsidR="00441D2B" w:rsidRDefault="00441D2B" w:rsidP="004D2E13">
            <w:pPr>
              <w:pStyle w:val="CellBody"/>
              <w:numPr>
                <w:ilvl w:val="0"/>
                <w:numId w:val="196"/>
              </w:numPr>
              <w:rPr>
                <w:rFonts w:ascii="Times New Roman" w:hAnsi="Times New Roman"/>
                <w:color w:val="auto"/>
              </w:rPr>
            </w:pPr>
            <w:r>
              <w:rPr>
                <w:rFonts w:ascii="Times New Roman" w:hAnsi="Times New Roman"/>
                <w:color w:val="auto"/>
              </w:rPr>
              <w:t>Verify that the information about failed authentication has not appeared anywhere in following application/places-</w:t>
            </w:r>
          </w:p>
          <w:p w14:paraId="6B3E44D3" w14:textId="77777777" w:rsidR="00441D2B" w:rsidRPr="00B90523" w:rsidRDefault="00441D2B" w:rsidP="004D2E13">
            <w:pPr>
              <w:pStyle w:val="CellBody"/>
              <w:numPr>
                <w:ilvl w:val="1"/>
                <w:numId w:val="196"/>
              </w:numPr>
              <w:rPr>
                <w:rFonts w:ascii="Times New Roman" w:hAnsi="Times New Roman"/>
                <w:color w:val="auto"/>
              </w:rPr>
            </w:pPr>
            <w:r w:rsidRPr="00B90523">
              <w:rPr>
                <w:rFonts w:ascii="Times New Roman" w:hAnsi="Times New Roman"/>
                <w:color w:val="auto"/>
              </w:rPr>
              <w:t>Webpage access</w:t>
            </w:r>
          </w:p>
          <w:p w14:paraId="4EE33123" w14:textId="77777777" w:rsidR="00441D2B" w:rsidRPr="00B90523" w:rsidRDefault="00441D2B" w:rsidP="004D2E13">
            <w:pPr>
              <w:pStyle w:val="CellBody"/>
              <w:numPr>
                <w:ilvl w:val="1"/>
                <w:numId w:val="196"/>
              </w:numPr>
              <w:rPr>
                <w:rFonts w:ascii="Times New Roman" w:hAnsi="Times New Roman"/>
                <w:color w:val="auto"/>
              </w:rPr>
            </w:pPr>
            <w:r w:rsidRPr="00B90523">
              <w:rPr>
                <w:rFonts w:ascii="Times New Roman" w:hAnsi="Times New Roman"/>
                <w:color w:val="auto"/>
              </w:rPr>
              <w:t>Access from the Standalone Tools</w:t>
            </w:r>
          </w:p>
          <w:p w14:paraId="7CE0E780" w14:textId="77777777" w:rsidR="00441D2B" w:rsidRPr="00B90523" w:rsidRDefault="00441D2B" w:rsidP="004D2E13">
            <w:pPr>
              <w:pStyle w:val="CellBody"/>
              <w:numPr>
                <w:ilvl w:val="1"/>
                <w:numId w:val="196"/>
              </w:numPr>
              <w:rPr>
                <w:rFonts w:ascii="Times New Roman" w:hAnsi="Times New Roman"/>
                <w:color w:val="auto"/>
              </w:rPr>
            </w:pPr>
            <w:r w:rsidRPr="00B90523">
              <w:rPr>
                <w:rFonts w:ascii="Times New Roman" w:hAnsi="Times New Roman"/>
                <w:color w:val="auto"/>
              </w:rPr>
              <w:t>Error messages in the Ovation Error Log</w:t>
            </w:r>
          </w:p>
          <w:p w14:paraId="5B1E06E5" w14:textId="77777777" w:rsidR="00441D2B" w:rsidRPr="00B90523" w:rsidRDefault="00441D2B" w:rsidP="004D2E13">
            <w:pPr>
              <w:pStyle w:val="CellBody"/>
              <w:numPr>
                <w:ilvl w:val="1"/>
                <w:numId w:val="196"/>
              </w:numPr>
              <w:rPr>
                <w:rFonts w:ascii="Times New Roman" w:hAnsi="Times New Roman"/>
                <w:color w:val="auto"/>
              </w:rPr>
            </w:pPr>
            <w:r w:rsidRPr="00B90523">
              <w:rPr>
                <w:rFonts w:ascii="Times New Roman" w:hAnsi="Times New Roman"/>
                <w:color w:val="auto"/>
              </w:rPr>
              <w:t>Error messages returned in the HTTPS response</w:t>
            </w:r>
          </w:p>
          <w:p w14:paraId="29FB6086" w14:textId="77777777" w:rsidR="00441D2B" w:rsidRPr="00B90523" w:rsidRDefault="00441D2B" w:rsidP="004D2E13">
            <w:pPr>
              <w:pStyle w:val="CellBody"/>
              <w:numPr>
                <w:ilvl w:val="1"/>
                <w:numId w:val="196"/>
              </w:numPr>
              <w:rPr>
                <w:rFonts w:ascii="Times New Roman" w:hAnsi="Times New Roman"/>
                <w:color w:val="auto"/>
              </w:rPr>
            </w:pPr>
            <w:r w:rsidRPr="00B90523">
              <w:rPr>
                <w:rFonts w:ascii="Times New Roman" w:hAnsi="Times New Roman"/>
                <w:color w:val="auto"/>
              </w:rPr>
              <w:t>Error messages in the Controller’s Error Buffer</w:t>
            </w:r>
          </w:p>
          <w:p w14:paraId="2BB2CCA6" w14:textId="77777777" w:rsidR="00441D2B" w:rsidRDefault="00441D2B" w:rsidP="004D2E13">
            <w:pPr>
              <w:pStyle w:val="CellBody"/>
              <w:numPr>
                <w:ilvl w:val="1"/>
                <w:numId w:val="196"/>
              </w:numPr>
              <w:rPr>
                <w:rFonts w:ascii="Times New Roman" w:hAnsi="Times New Roman"/>
                <w:color w:val="auto"/>
              </w:rPr>
            </w:pPr>
            <w:r w:rsidRPr="00B90523">
              <w:rPr>
                <w:rFonts w:ascii="Times New Roman" w:hAnsi="Times New Roman"/>
                <w:color w:val="auto"/>
              </w:rPr>
              <w:t>Error messages in the Controller’s serial output</w:t>
            </w:r>
          </w:p>
        </w:tc>
        <w:tc>
          <w:tcPr>
            <w:tcW w:w="2070" w:type="dxa"/>
            <w:tcBorders>
              <w:top w:val="single" w:sz="6" w:space="0" w:color="auto"/>
              <w:left w:val="single" w:sz="4" w:space="0" w:color="auto"/>
              <w:bottom w:val="single" w:sz="4" w:space="0" w:color="auto"/>
              <w:right w:val="single" w:sz="4" w:space="0" w:color="auto"/>
            </w:tcBorders>
          </w:tcPr>
          <w:p w14:paraId="0561B93A"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32F8497A"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32E5722" w14:textId="77777777"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3D1640F" w14:textId="77777777" w:rsidR="00441D2B" w:rsidRDefault="00441D2B" w:rsidP="004D2E13">
            <w:pPr>
              <w:pStyle w:val="CellBody"/>
              <w:rPr>
                <w:rFonts w:ascii="Times New Roman" w:hAnsi="Times New Roman"/>
                <w:color w:val="auto"/>
              </w:rPr>
            </w:pPr>
          </w:p>
        </w:tc>
      </w:tr>
      <w:tr w:rsidR="00441D2B" w14:paraId="5BC0BE89" w14:textId="77777777" w:rsidTr="004D2E13">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7A27965F" w14:textId="77777777" w:rsidR="00441D2B" w:rsidRDefault="00441D2B" w:rsidP="004D2E13">
            <w:pPr>
              <w:pStyle w:val="CellBody"/>
            </w:pPr>
            <w:r>
              <w:t>Comments:</w:t>
            </w:r>
          </w:p>
        </w:tc>
      </w:tr>
    </w:tbl>
    <w:p w14:paraId="0C5A69B6" w14:textId="77777777" w:rsidR="00441D2B" w:rsidRDefault="00441D2B" w:rsidP="00441D2B"/>
    <w:p w14:paraId="039619BA" w14:textId="77777777" w:rsidR="00441D2B" w:rsidRDefault="00441D2B" w:rsidP="00441D2B"/>
    <w:p w14:paraId="3065A74C" w14:textId="77777777" w:rsidR="00441D2B" w:rsidRDefault="00441D2B" w:rsidP="00441D2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41D2B" w:rsidRPr="00980D0E" w14:paraId="30EA3764" w14:textId="77777777" w:rsidTr="004D2E13">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46CFE753" w14:textId="77777777" w:rsidR="00441D2B" w:rsidRPr="00FC1815" w:rsidRDefault="00441D2B" w:rsidP="004D2E13">
            <w:pPr>
              <w:pStyle w:val="SectL2"/>
              <w:numPr>
                <w:ilvl w:val="3"/>
                <w:numId w:val="188"/>
              </w:numPr>
              <w:spacing w:after="120"/>
              <w:rPr>
                <w:rFonts w:ascii="Times" w:hAnsi="Times" w:cs="Times"/>
                <w:b w:val="0"/>
                <w:sz w:val="24"/>
                <w:szCs w:val="24"/>
              </w:rPr>
            </w:pPr>
            <w:bookmarkStart w:id="3854" w:name="_Toc108469467"/>
            <w:bookmarkStart w:id="3855" w:name="_Toc108469949"/>
            <w:r w:rsidRPr="00FC1815">
              <w:rPr>
                <w:rFonts w:ascii="Times" w:hAnsi="Times" w:cs="Times"/>
                <w:color w:val="auto"/>
                <w:sz w:val="24"/>
                <w:szCs w:val="24"/>
              </w:rPr>
              <w:t>Test : To verify that Controller and Tools will support patching similar to Ovation.</w:t>
            </w:r>
            <w:bookmarkEnd w:id="3854"/>
            <w:bookmarkEnd w:id="3855"/>
          </w:p>
        </w:tc>
      </w:tr>
      <w:tr w:rsidR="00441D2B" w14:paraId="0DB6AFE0" w14:textId="77777777" w:rsidTr="004D2E13">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45BC1CF" w14:textId="77777777" w:rsidR="00441D2B" w:rsidRDefault="00441D2B" w:rsidP="004D2E13">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F26EACD" w14:textId="77777777" w:rsidR="00441D2B" w:rsidRPr="00FC1815" w:rsidRDefault="00441D2B" w:rsidP="004D2E13">
            <w:pPr>
              <w:pStyle w:val="CellBody"/>
              <w:rPr>
                <w:rFonts w:ascii="Times New Roman" w:hAnsi="Times New Roman"/>
                <w:color w:val="auto"/>
              </w:rPr>
            </w:pPr>
            <w:r w:rsidRPr="00FC1815">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30ABB0D"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 </w:t>
            </w:r>
          </w:p>
        </w:tc>
      </w:tr>
      <w:tr w:rsidR="00441D2B" w14:paraId="327685C8"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485E929" w14:textId="484FE8FF" w:rsidR="00441D2B" w:rsidRPr="00FC1815" w:rsidRDefault="006B0264" w:rsidP="00156219">
            <w:pPr>
              <w:pStyle w:val="CellBody"/>
              <w:numPr>
                <w:ilvl w:val="0"/>
                <w:numId w:val="216"/>
              </w:numPr>
              <w:rPr>
                <w:rFonts w:ascii="Times New Roman" w:hAnsi="Times New Roman"/>
                <w:color w:val="auto"/>
              </w:rPr>
            </w:pPr>
            <w:r w:rsidRPr="00FC1815">
              <w:rPr>
                <w:rFonts w:ascii="Times New Roman" w:hAnsi="Times New Roman"/>
                <w:color w:val="auto"/>
              </w:rPr>
              <w:t>Try with example patch (</w:t>
            </w:r>
            <w:r w:rsidR="00FC1815" w:rsidRPr="00FC1815">
              <w:rPr>
                <w:rFonts w:ascii="Times New Roman" w:hAnsi="Times New Roman"/>
                <w:color w:val="auto"/>
              </w:rPr>
              <w:t xml:space="preserve">Development </w:t>
            </w:r>
            <w:r w:rsidRPr="00FC1815">
              <w:rPr>
                <w:rFonts w:ascii="Times New Roman" w:hAnsi="Times New Roman"/>
                <w:color w:val="auto"/>
              </w:rPr>
              <w:t>will provide)</w:t>
            </w:r>
            <w:r w:rsidR="00FC1815" w:rsidRPr="00FC1815">
              <w:rPr>
                <w:rFonts w:ascii="Times New Roman" w:hAnsi="Times New Roman"/>
                <w:color w:val="auto"/>
              </w:rPr>
              <w:t xml:space="preserve"> and verify that patching happens without any issues.</w:t>
            </w:r>
          </w:p>
        </w:tc>
        <w:tc>
          <w:tcPr>
            <w:tcW w:w="2070" w:type="dxa"/>
            <w:tcBorders>
              <w:top w:val="single" w:sz="6" w:space="0" w:color="auto"/>
              <w:left w:val="single" w:sz="4" w:space="0" w:color="auto"/>
              <w:bottom w:val="single" w:sz="4" w:space="0" w:color="auto"/>
              <w:right w:val="single" w:sz="4" w:space="0" w:color="auto"/>
            </w:tcBorders>
          </w:tcPr>
          <w:p w14:paraId="104E99FF"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2C3B4137"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7F721B3" w14:textId="096A5242"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ED493EA"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50F4CFE6"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841A036" w14:textId="77777777"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08AC3187" w14:textId="77777777" w:rsidR="00441D2B" w:rsidRDefault="00441D2B" w:rsidP="004D2E13">
            <w:pPr>
              <w:pStyle w:val="CellBody"/>
              <w:rPr>
                <w:rFonts w:ascii="Times New Roman" w:hAnsi="Times New Roman"/>
                <w:color w:val="auto"/>
              </w:rPr>
            </w:pPr>
          </w:p>
        </w:tc>
      </w:tr>
      <w:tr w:rsidR="00441D2B" w14:paraId="40787B8F" w14:textId="77777777" w:rsidTr="004D2E13">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AD88BCF" w14:textId="77777777" w:rsidR="00441D2B" w:rsidRDefault="00441D2B" w:rsidP="004D2E13">
            <w:pPr>
              <w:pStyle w:val="CellBody"/>
            </w:pPr>
            <w:r>
              <w:t>Comments:</w:t>
            </w:r>
          </w:p>
        </w:tc>
      </w:tr>
    </w:tbl>
    <w:p w14:paraId="69290459" w14:textId="77777777" w:rsidR="00441D2B" w:rsidRDefault="00441D2B" w:rsidP="00441D2B"/>
    <w:p w14:paraId="6598BDA5" w14:textId="77777777" w:rsidR="00441D2B" w:rsidRDefault="00441D2B" w:rsidP="00441D2B"/>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441D2B" w:rsidRPr="00980D0E" w14:paraId="1A3A9240" w14:textId="77777777" w:rsidTr="004D2E13">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2FB051B0" w14:textId="77777777" w:rsidR="00441D2B" w:rsidRPr="00980D0E" w:rsidRDefault="00441D2B" w:rsidP="004D2E13">
            <w:pPr>
              <w:pStyle w:val="SectL2"/>
              <w:numPr>
                <w:ilvl w:val="3"/>
                <w:numId w:val="188"/>
              </w:numPr>
              <w:spacing w:after="120"/>
              <w:rPr>
                <w:rFonts w:ascii="Times" w:hAnsi="Times" w:cs="Times"/>
                <w:b w:val="0"/>
                <w:sz w:val="24"/>
                <w:szCs w:val="24"/>
              </w:rPr>
            </w:pPr>
            <w:bookmarkStart w:id="3856" w:name="_Toc108469468"/>
            <w:bookmarkStart w:id="3857" w:name="_Toc108469950"/>
            <w:r w:rsidRPr="00980D0E">
              <w:rPr>
                <w:rFonts w:ascii="Times" w:hAnsi="Times" w:cs="Times"/>
                <w:color w:val="auto"/>
                <w:sz w:val="24"/>
                <w:szCs w:val="24"/>
              </w:rPr>
              <w:t xml:space="preserve">Test </w:t>
            </w:r>
            <w:r w:rsidRPr="00FC1815">
              <w:rPr>
                <w:rFonts w:ascii="Times" w:hAnsi="Times" w:cs="Times"/>
                <w:color w:val="auto"/>
                <w:sz w:val="24"/>
                <w:szCs w:val="24"/>
              </w:rPr>
              <w:t>: To verify that Integrity of the boot process</w:t>
            </w:r>
            <w:bookmarkEnd w:id="3856"/>
            <w:bookmarkEnd w:id="3857"/>
          </w:p>
        </w:tc>
      </w:tr>
      <w:tr w:rsidR="00441D2B" w14:paraId="6F8A050E" w14:textId="77777777" w:rsidTr="004D2E13">
        <w:trPr>
          <w:cantSplit/>
          <w:trHeight w:val="316"/>
        </w:trPr>
        <w:tc>
          <w:tcPr>
            <w:tcW w:w="2340" w:type="dxa"/>
            <w:tcBorders>
              <w:top w:val="single" w:sz="6" w:space="0" w:color="auto"/>
              <w:left w:val="single" w:sz="4" w:space="0" w:color="auto"/>
              <w:bottom w:val="single" w:sz="4" w:space="0" w:color="auto"/>
              <w:right w:val="single" w:sz="4" w:space="0" w:color="auto"/>
            </w:tcBorders>
          </w:tcPr>
          <w:p w14:paraId="54095566" w14:textId="77777777" w:rsidR="00441D2B" w:rsidRDefault="00441D2B" w:rsidP="004D2E13">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051E1415" w14:textId="77777777" w:rsidR="00441D2B" w:rsidRDefault="00441D2B" w:rsidP="004D2E13">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DF51DED"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 </w:t>
            </w:r>
          </w:p>
        </w:tc>
      </w:tr>
      <w:tr w:rsidR="00441D2B" w14:paraId="7439798F"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ADEA01A" w14:textId="77777777" w:rsidR="0069126B" w:rsidRDefault="0069126B" w:rsidP="0069126B">
            <w:pPr>
              <w:pStyle w:val="ListParagraph"/>
              <w:numPr>
                <w:ilvl w:val="0"/>
                <w:numId w:val="228"/>
              </w:numPr>
              <w:contextualSpacing w:val="0"/>
            </w:pPr>
            <w:r>
              <w:lastRenderedPageBreak/>
              <w:t>Verify OCR3000 will not boot unsigned kernel from flash</w:t>
            </w:r>
          </w:p>
          <w:p w14:paraId="29B0DDF0" w14:textId="77777777" w:rsidR="0069126B" w:rsidRDefault="0069126B" w:rsidP="0069126B">
            <w:pPr>
              <w:pStyle w:val="ListParagraph"/>
              <w:numPr>
                <w:ilvl w:val="1"/>
                <w:numId w:val="228"/>
              </w:numPr>
              <w:contextualSpacing w:val="0"/>
            </w:pPr>
            <w:r>
              <w:t>On DB Server</w:t>
            </w:r>
          </w:p>
          <w:p w14:paraId="013F0786" w14:textId="77777777" w:rsidR="0069126B" w:rsidRDefault="0069126B" w:rsidP="0069126B">
            <w:pPr>
              <w:pStyle w:val="ListParagraph"/>
              <w:numPr>
                <w:ilvl w:val="1"/>
                <w:numId w:val="228"/>
              </w:numPr>
              <w:contextualSpacing w:val="0"/>
            </w:pPr>
            <w:r>
              <w:t>Make backup copy of signed kernel – C:\Ovation\Embedded\controller\ocr3000\boot\vxWorks</w:t>
            </w:r>
          </w:p>
          <w:p w14:paraId="6A105028" w14:textId="77777777" w:rsidR="0069126B" w:rsidRDefault="0069126B" w:rsidP="0069126B">
            <w:pPr>
              <w:pStyle w:val="ListParagraph"/>
              <w:numPr>
                <w:ilvl w:val="1"/>
                <w:numId w:val="228"/>
              </w:numPr>
              <w:contextualSpacing w:val="0"/>
            </w:pPr>
            <w:r>
              <w:t>Copy unsigned kernel to C:\Ovation\Embedded\controller\ocr3000\boot\vxWorks</w:t>
            </w:r>
          </w:p>
          <w:p w14:paraId="0EDFFC61" w14:textId="77777777" w:rsidR="0069126B" w:rsidRDefault="0069126B" w:rsidP="0069126B">
            <w:pPr>
              <w:pStyle w:val="ListParagraph"/>
              <w:numPr>
                <w:ilvl w:val="1"/>
                <w:numId w:val="228"/>
              </w:numPr>
              <w:contextualSpacing w:val="0"/>
            </w:pPr>
            <w:r>
              <w:t>Query/Download OCR3000</w:t>
            </w:r>
          </w:p>
          <w:p w14:paraId="41E1DF1E" w14:textId="77777777" w:rsidR="0069126B" w:rsidRDefault="0069126B" w:rsidP="0069126B">
            <w:pPr>
              <w:pStyle w:val="ListParagraph"/>
              <w:numPr>
                <w:ilvl w:val="1"/>
                <w:numId w:val="228"/>
              </w:numPr>
              <w:contextualSpacing w:val="0"/>
            </w:pPr>
            <w:r>
              <w:t>Restart OCR3000</w:t>
            </w:r>
          </w:p>
          <w:p w14:paraId="11395F7D" w14:textId="77777777" w:rsidR="0069126B" w:rsidRDefault="0069126B" w:rsidP="0069126B">
            <w:pPr>
              <w:pStyle w:val="ListParagraph"/>
              <w:numPr>
                <w:ilvl w:val="1"/>
                <w:numId w:val="228"/>
              </w:numPr>
              <w:contextualSpacing w:val="0"/>
            </w:pPr>
            <w:r>
              <w:t>Verify controller does not boot and is not available on network</w:t>
            </w:r>
          </w:p>
          <w:p w14:paraId="6110ECDD" w14:textId="77777777" w:rsidR="0069126B" w:rsidRDefault="0069126B" w:rsidP="0069126B">
            <w:pPr>
              <w:pStyle w:val="ListParagraph"/>
              <w:numPr>
                <w:ilvl w:val="2"/>
                <w:numId w:val="228"/>
              </w:numPr>
              <w:contextualSpacing w:val="0"/>
              <w:rPr>
                <w:rFonts w:eastAsiaTheme="minorHAnsi"/>
              </w:rPr>
            </w:pPr>
            <w:r>
              <w:t>Serial cable connection during boot should show specific error message:</w:t>
            </w:r>
          </w:p>
          <w:p w14:paraId="615BCBCD" w14:textId="77777777" w:rsidR="0069126B" w:rsidRDefault="0069126B" w:rsidP="0069126B">
            <w:pPr>
              <w:ind w:left="2880"/>
              <w:rPr>
                <w:rFonts w:ascii="Courier New" w:hAnsi="Courier New" w:cs="Courier New"/>
                <w:sz w:val="18"/>
                <w:szCs w:val="18"/>
              </w:rPr>
            </w:pPr>
            <w:r>
              <w:rPr>
                <w:rFonts w:ascii="Courier New" w:hAnsi="Courier New" w:cs="Courier New"/>
                <w:sz w:val="18"/>
                <w:szCs w:val="18"/>
              </w:rPr>
              <w:t>Attempting to load “/bd0/boot/</w:t>
            </w:r>
            <w:r>
              <w:rPr>
                <w:rFonts w:ascii="Courier New" w:hAnsi="Courier New" w:cs="Courier New"/>
                <w:sz w:val="18"/>
                <w:szCs w:val="18"/>
              </w:rPr>
              <w:pgNum/>
            </w:r>
            <w:proofErr w:type="spellStart"/>
            <w:r>
              <w:rPr>
                <w:rFonts w:ascii="Courier New" w:hAnsi="Courier New" w:cs="Courier New"/>
                <w:sz w:val="18"/>
                <w:szCs w:val="18"/>
              </w:rPr>
              <w:t>xWorks</w:t>
            </w:r>
            <w:proofErr w:type="spellEnd"/>
            <w:r>
              <w:rPr>
                <w:rFonts w:ascii="Courier New" w:hAnsi="Courier New" w:cs="Courier New"/>
                <w:sz w:val="18"/>
                <w:szCs w:val="18"/>
              </w:rPr>
              <w:t>” from disk ...</w:t>
            </w:r>
          </w:p>
          <w:p w14:paraId="19A6586F" w14:textId="77777777" w:rsidR="0069126B" w:rsidRDefault="0069126B" w:rsidP="0069126B">
            <w:pPr>
              <w:ind w:left="2880"/>
              <w:rPr>
                <w:rFonts w:ascii="Courier New" w:hAnsi="Courier New" w:cs="Courier New"/>
                <w:sz w:val="18"/>
                <w:szCs w:val="18"/>
              </w:rPr>
            </w:pPr>
            <w:r>
              <w:rPr>
                <w:rFonts w:ascii="Courier New" w:hAnsi="Courier New" w:cs="Courier New"/>
                <w:sz w:val="18"/>
                <w:szCs w:val="18"/>
              </w:rPr>
              <w:t>Loading /bd0/boot/</w:t>
            </w:r>
            <w:r>
              <w:rPr>
                <w:rFonts w:ascii="Courier New" w:hAnsi="Courier New" w:cs="Courier New"/>
                <w:sz w:val="18"/>
                <w:szCs w:val="18"/>
              </w:rPr>
              <w:pgNum/>
            </w:r>
            <w:proofErr w:type="spellStart"/>
            <w:r>
              <w:rPr>
                <w:rFonts w:ascii="Courier New" w:hAnsi="Courier New" w:cs="Courier New"/>
                <w:sz w:val="18"/>
                <w:szCs w:val="18"/>
              </w:rPr>
              <w:t>xWorks</w:t>
            </w:r>
            <w:proofErr w:type="spellEnd"/>
            <w:r>
              <w:rPr>
                <w:rFonts w:ascii="Courier New" w:hAnsi="Courier New" w:cs="Courier New"/>
                <w:sz w:val="18"/>
                <w:szCs w:val="18"/>
              </w:rPr>
              <w:t xml:space="preserve"> ...</w:t>
            </w:r>
          </w:p>
          <w:p w14:paraId="1D9B4F73" w14:textId="77777777" w:rsidR="0069126B" w:rsidRDefault="0069126B" w:rsidP="0069126B">
            <w:pPr>
              <w:ind w:left="2880"/>
              <w:rPr>
                <w:rFonts w:ascii="Courier New" w:hAnsi="Courier New" w:cs="Courier New"/>
                <w:sz w:val="18"/>
                <w:szCs w:val="18"/>
              </w:rPr>
            </w:pPr>
            <w:r w:rsidRPr="00363487">
              <w:rPr>
                <w:rFonts w:ascii="Courier New" w:hAnsi="Courier New" w:cs="Courier New"/>
                <w:sz w:val="18"/>
                <w:szCs w:val="18"/>
              </w:rPr>
              <w:t>Key Validation failed.</w:t>
            </w:r>
          </w:p>
          <w:p w14:paraId="6A43C04C" w14:textId="77777777" w:rsidR="0069126B" w:rsidRDefault="0069126B" w:rsidP="0069126B">
            <w:pPr>
              <w:pStyle w:val="ListParagraph"/>
              <w:numPr>
                <w:ilvl w:val="1"/>
                <w:numId w:val="228"/>
              </w:numPr>
              <w:contextualSpacing w:val="0"/>
              <w:rPr>
                <w:rFonts w:ascii="Calibri" w:hAnsi="Calibri"/>
                <w:sz w:val="22"/>
                <w:szCs w:val="22"/>
              </w:rPr>
            </w:pPr>
            <w:r>
              <w:t xml:space="preserve">Verify controller will give up and boot from network and start </w:t>
            </w:r>
            <w:proofErr w:type="spellStart"/>
            <w:r>
              <w:t>ss_rpc</w:t>
            </w:r>
            <w:proofErr w:type="spellEnd"/>
            <w:r>
              <w:t xml:space="preserve"> (</w:t>
            </w:r>
            <w:proofErr w:type="spellStart"/>
            <w:r>
              <w:t>ss_rpc</w:t>
            </w:r>
            <w:proofErr w:type="spellEnd"/>
            <w:r>
              <w:t>: ready to be downloaded)</w:t>
            </w:r>
          </w:p>
          <w:p w14:paraId="4435156D" w14:textId="77777777" w:rsidR="0069126B" w:rsidRDefault="0069126B" w:rsidP="0069126B">
            <w:pPr>
              <w:pStyle w:val="ListParagraph"/>
              <w:numPr>
                <w:ilvl w:val="1"/>
                <w:numId w:val="228"/>
              </w:numPr>
              <w:contextualSpacing w:val="0"/>
            </w:pPr>
            <w:r>
              <w:t>Restore original signed kernel – C:\Ovation\Embedded\controller\ocr3000\boot\vxWorks</w:t>
            </w:r>
          </w:p>
          <w:p w14:paraId="4383CD11" w14:textId="77777777" w:rsidR="0069126B" w:rsidRDefault="0069126B" w:rsidP="0069126B">
            <w:pPr>
              <w:pStyle w:val="ListParagraph"/>
              <w:numPr>
                <w:ilvl w:val="1"/>
                <w:numId w:val="228"/>
              </w:numPr>
              <w:contextualSpacing w:val="0"/>
            </w:pPr>
            <w:r>
              <w:t>Query download as normal.</w:t>
            </w:r>
          </w:p>
          <w:p w14:paraId="1CF0E2F3" w14:textId="77777777" w:rsidR="00441D2B" w:rsidRDefault="00441D2B" w:rsidP="0069126B">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603F374D"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6C3D4DEB"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BF95510" w14:textId="77777777"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0741393B" w14:textId="77777777" w:rsidR="00441D2B" w:rsidRDefault="00441D2B" w:rsidP="004D2E13">
            <w:pPr>
              <w:pStyle w:val="CellBody"/>
              <w:rPr>
                <w:rFonts w:ascii="Times New Roman" w:hAnsi="Times New Roman"/>
                <w:color w:val="auto"/>
              </w:rPr>
            </w:pPr>
            <w:r>
              <w:rPr>
                <w:rFonts w:ascii="Times New Roman" w:hAnsi="Times New Roman"/>
                <w:color w:val="auto"/>
              </w:rPr>
              <w:t xml:space="preserve">P/F/F#/NA:  </w:t>
            </w:r>
          </w:p>
        </w:tc>
      </w:tr>
      <w:tr w:rsidR="00441D2B" w14:paraId="4F19F8F0" w14:textId="77777777" w:rsidTr="004D2E13">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6E32723" w14:textId="77777777" w:rsidR="00441D2B" w:rsidRDefault="00441D2B" w:rsidP="004D2E13">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3611971" w14:textId="77777777" w:rsidR="00441D2B" w:rsidRDefault="00441D2B" w:rsidP="004D2E13">
            <w:pPr>
              <w:pStyle w:val="CellBody"/>
              <w:rPr>
                <w:rFonts w:ascii="Times New Roman" w:hAnsi="Times New Roman"/>
                <w:color w:val="auto"/>
              </w:rPr>
            </w:pPr>
          </w:p>
        </w:tc>
      </w:tr>
      <w:tr w:rsidR="00441D2B" w14:paraId="0C5C6B6C" w14:textId="77777777" w:rsidTr="004D2E13">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26FF6D1" w14:textId="77777777" w:rsidR="00441D2B" w:rsidRDefault="00441D2B" w:rsidP="004D2E13">
            <w:pPr>
              <w:pStyle w:val="CellBody"/>
            </w:pPr>
            <w:r>
              <w:t>Comments:</w:t>
            </w:r>
          </w:p>
        </w:tc>
      </w:tr>
    </w:tbl>
    <w:p w14:paraId="5091CA40" w14:textId="4023E2E5" w:rsidR="00441D2B" w:rsidRDefault="00441D2B" w:rsidP="00441D2B"/>
    <w:p w14:paraId="70DBB522" w14:textId="77777777" w:rsidR="00A81597" w:rsidRPr="00C67EB7" w:rsidRDefault="00A81597" w:rsidP="00A81597">
      <w:pPr>
        <w:pStyle w:val="SectL2"/>
        <w:numPr>
          <w:ilvl w:val="2"/>
          <w:numId w:val="188"/>
        </w:numPr>
        <w:spacing w:after="120"/>
        <w:rPr>
          <w:rFonts w:ascii="Times" w:hAnsi="Times" w:cs="Times"/>
          <w:color w:val="auto"/>
          <w:sz w:val="24"/>
          <w:szCs w:val="24"/>
        </w:rPr>
      </w:pPr>
      <w:bookmarkStart w:id="3858" w:name="_Toc61275299"/>
      <w:bookmarkStart w:id="3859" w:name="_Toc99119460"/>
      <w:bookmarkStart w:id="3860" w:name="_Toc108469469"/>
      <w:bookmarkStart w:id="3861" w:name="_Toc108469951"/>
      <w:r w:rsidRPr="00C67EB7">
        <w:rPr>
          <w:rFonts w:ascii="Times" w:hAnsi="Times" w:cs="Times"/>
          <w:color w:val="auto"/>
          <w:sz w:val="24"/>
          <w:szCs w:val="24"/>
        </w:rPr>
        <w:t>Data Confidentiality (DC)</w:t>
      </w:r>
      <w:bookmarkEnd w:id="3858"/>
      <w:bookmarkEnd w:id="3859"/>
      <w:bookmarkEnd w:id="3860"/>
      <w:bookmarkEnd w:id="3861"/>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81597" w:rsidRPr="00980D0E" w14:paraId="77CC635A" w14:textId="77777777" w:rsidTr="004F481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99E0F41" w14:textId="77777777" w:rsidR="00FC1815" w:rsidRPr="00FC1815" w:rsidRDefault="00A81597" w:rsidP="004F481C">
            <w:pPr>
              <w:pStyle w:val="SectL2"/>
              <w:numPr>
                <w:ilvl w:val="3"/>
                <w:numId w:val="189"/>
              </w:numPr>
              <w:spacing w:after="120"/>
              <w:rPr>
                <w:rFonts w:ascii="Times" w:hAnsi="Times" w:cs="Times"/>
                <w:b w:val="0"/>
                <w:sz w:val="24"/>
                <w:szCs w:val="24"/>
              </w:rPr>
            </w:pPr>
            <w:bookmarkStart w:id="3862" w:name="_Toc108469470"/>
            <w:bookmarkStart w:id="3863" w:name="_Toc108469952"/>
            <w:r w:rsidRPr="00FC1815">
              <w:rPr>
                <w:rFonts w:ascii="Times" w:hAnsi="Times" w:cs="Times"/>
                <w:color w:val="auto"/>
                <w:sz w:val="24"/>
                <w:szCs w:val="24"/>
              </w:rPr>
              <w:t>Test :</w:t>
            </w:r>
            <w:r w:rsidR="00FC1815">
              <w:rPr>
                <w:rFonts w:ascii="Times" w:hAnsi="Times" w:cs="Times"/>
                <w:color w:val="auto"/>
                <w:sz w:val="24"/>
                <w:szCs w:val="24"/>
              </w:rPr>
              <w:t xml:space="preserve"> To verify </w:t>
            </w:r>
            <w:r w:rsidRPr="00FC1815">
              <w:rPr>
                <w:rFonts w:ascii="Times" w:hAnsi="Times" w:cs="Times"/>
                <w:color w:val="auto"/>
                <w:sz w:val="24"/>
                <w:szCs w:val="24"/>
              </w:rPr>
              <w:t>Information confidentiality.</w:t>
            </w:r>
            <w:bookmarkEnd w:id="3862"/>
            <w:bookmarkEnd w:id="3863"/>
            <w:r w:rsidRPr="00FC1815">
              <w:rPr>
                <w:rFonts w:ascii="Times" w:hAnsi="Times" w:cs="Times"/>
                <w:color w:val="auto"/>
                <w:sz w:val="24"/>
                <w:szCs w:val="24"/>
              </w:rPr>
              <w:t xml:space="preserve"> </w:t>
            </w:r>
          </w:p>
          <w:p w14:paraId="37C0BAD6" w14:textId="4B9538F3" w:rsidR="00A81597" w:rsidRPr="00DB4C2D" w:rsidRDefault="00FC1815" w:rsidP="00FC1815">
            <w:pPr>
              <w:pStyle w:val="SectL2"/>
              <w:tabs>
                <w:tab w:val="clear" w:pos="1080"/>
              </w:tabs>
              <w:spacing w:after="120"/>
              <w:ind w:left="0" w:firstLine="0"/>
              <w:rPr>
                <w:rFonts w:ascii="Times" w:hAnsi="Times" w:cs="Times"/>
                <w:b w:val="0"/>
                <w:sz w:val="24"/>
                <w:szCs w:val="24"/>
              </w:rPr>
            </w:pPr>
            <w:bookmarkStart w:id="3864" w:name="_Toc108469471"/>
            <w:bookmarkStart w:id="3865" w:name="_Toc108469953"/>
            <w:r>
              <w:rPr>
                <w:rFonts w:ascii="Times" w:hAnsi="Times" w:cs="Times"/>
                <w:color w:val="auto"/>
                <w:sz w:val="24"/>
                <w:szCs w:val="24"/>
              </w:rPr>
              <w:t xml:space="preserve">Note:- </w:t>
            </w:r>
            <w:r w:rsidR="00A81597" w:rsidRPr="00FC1815">
              <w:rPr>
                <w:rFonts w:ascii="Times" w:hAnsi="Times" w:cs="Times"/>
                <w:b w:val="0"/>
                <w:bCs/>
                <w:color w:val="auto"/>
                <w:sz w:val="24"/>
                <w:szCs w:val="24"/>
              </w:rPr>
              <w:t>Ovation does not use confidential information.</w:t>
            </w:r>
            <w:r w:rsidR="00A81597" w:rsidRPr="00FC1815">
              <w:rPr>
                <w:b w:val="0"/>
                <w:bCs/>
              </w:rPr>
              <w:t xml:space="preserve"> </w:t>
            </w:r>
            <w:r w:rsidR="00A81597" w:rsidRPr="00FC1815">
              <w:rPr>
                <w:rFonts w:ascii="Times" w:hAnsi="Times" w:cs="Times"/>
                <w:b w:val="0"/>
                <w:bCs/>
                <w:color w:val="auto"/>
                <w:sz w:val="24"/>
                <w:szCs w:val="24"/>
              </w:rPr>
              <w:t>The VPN file has a pre-shared key that is stored openly at rest. The user must protect access to the controller if the pre-shared key is sensitive.</w:t>
            </w:r>
            <w:bookmarkEnd w:id="3864"/>
            <w:bookmarkEnd w:id="3865"/>
            <w:r w:rsidR="00A81597" w:rsidRPr="00DB4C2D">
              <w:rPr>
                <w:rFonts w:ascii="Times" w:hAnsi="Times" w:cs="Times"/>
                <w:color w:val="auto"/>
                <w:sz w:val="24"/>
                <w:szCs w:val="24"/>
              </w:rPr>
              <w:t xml:space="preserve">  </w:t>
            </w:r>
          </w:p>
        </w:tc>
      </w:tr>
      <w:tr w:rsidR="00A81597" w14:paraId="1A0A3511" w14:textId="77777777" w:rsidTr="004F481C">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70C7C10" w14:textId="77777777" w:rsidR="00A81597" w:rsidRDefault="00A81597" w:rsidP="004F481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35006222" w14:textId="77777777" w:rsidR="00A81597" w:rsidRDefault="00A81597" w:rsidP="004F481C">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6AC1709D"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 </w:t>
            </w:r>
          </w:p>
        </w:tc>
      </w:tr>
      <w:tr w:rsidR="00A81597" w14:paraId="5B5152DF"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BACABE0" w14:textId="2819C16A" w:rsidR="00A81597" w:rsidRDefault="00FC1815" w:rsidP="00A81597">
            <w:pPr>
              <w:pStyle w:val="CellBody"/>
              <w:numPr>
                <w:ilvl w:val="0"/>
                <w:numId w:val="218"/>
              </w:numPr>
              <w:ind w:left="426"/>
              <w:jc w:val="both"/>
              <w:rPr>
                <w:rFonts w:ascii="Times New Roman" w:hAnsi="Times New Roman"/>
                <w:color w:val="auto"/>
              </w:rPr>
            </w:pPr>
            <w:r>
              <w:rPr>
                <w:rFonts w:ascii="Times New Roman" w:hAnsi="Times New Roman"/>
                <w:color w:val="auto"/>
              </w:rPr>
              <w:t>Verify that no file should be there with name password (</w:t>
            </w:r>
            <w:r>
              <w:t>except VPN file</w:t>
            </w:r>
            <w:r>
              <w:rPr>
                <w:rFonts w:ascii="Times New Roman" w:hAnsi="Times New Roman"/>
                <w:color w:val="auto"/>
              </w:rPr>
              <w:t>). (Note:- Use WinSPC application to check the same)</w:t>
            </w:r>
          </w:p>
        </w:tc>
        <w:tc>
          <w:tcPr>
            <w:tcW w:w="2070" w:type="dxa"/>
            <w:tcBorders>
              <w:top w:val="single" w:sz="6" w:space="0" w:color="auto"/>
              <w:left w:val="single" w:sz="4" w:space="0" w:color="auto"/>
              <w:bottom w:val="single" w:sz="4" w:space="0" w:color="auto"/>
              <w:right w:val="single" w:sz="4" w:space="0" w:color="auto"/>
            </w:tcBorders>
          </w:tcPr>
          <w:p w14:paraId="3A4A9C0C"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45E476EF" w14:textId="77777777" w:rsidTr="004F481C">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59E51F09" w14:textId="7F1DC556" w:rsidR="00A81597" w:rsidRDefault="00A81597" w:rsidP="004F481C">
            <w:pPr>
              <w:pStyle w:val="CellBody"/>
            </w:pPr>
          </w:p>
        </w:tc>
      </w:tr>
    </w:tbl>
    <w:p w14:paraId="68B3806B" w14:textId="77777777" w:rsidR="00A81597" w:rsidRDefault="00A81597" w:rsidP="00A81597"/>
    <w:p w14:paraId="495281A8" w14:textId="77777777" w:rsidR="00A81597" w:rsidRDefault="00A81597" w:rsidP="00A81597"/>
    <w:p w14:paraId="7D44DC60" w14:textId="77777777" w:rsidR="00A81597" w:rsidRDefault="00A81597" w:rsidP="00A8159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81597" w:rsidRPr="00980D0E" w14:paraId="158F526C" w14:textId="77777777" w:rsidTr="004F481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5C7409D" w14:textId="77777777" w:rsidR="00A81597" w:rsidRPr="00363487" w:rsidRDefault="00A81597" w:rsidP="004F481C">
            <w:pPr>
              <w:pStyle w:val="SectL2"/>
              <w:numPr>
                <w:ilvl w:val="3"/>
                <w:numId w:val="189"/>
              </w:numPr>
              <w:spacing w:after="120"/>
              <w:rPr>
                <w:rFonts w:ascii="Times" w:hAnsi="Times" w:cs="Times"/>
                <w:color w:val="auto"/>
                <w:sz w:val="24"/>
                <w:szCs w:val="24"/>
              </w:rPr>
            </w:pPr>
            <w:bookmarkStart w:id="3866" w:name="_Toc108469472"/>
            <w:bookmarkStart w:id="3867" w:name="_Toc108469954"/>
            <w:r w:rsidRPr="00363487">
              <w:rPr>
                <w:rFonts w:ascii="Times" w:hAnsi="Times" w:cs="Times"/>
                <w:color w:val="auto"/>
                <w:sz w:val="24"/>
                <w:szCs w:val="24"/>
              </w:rPr>
              <w:t>Test : To verify that use of cryptography.</w:t>
            </w:r>
            <w:bookmarkEnd w:id="3866"/>
            <w:bookmarkEnd w:id="3867"/>
          </w:p>
          <w:p w14:paraId="5806BD0C" w14:textId="54DBD94D" w:rsidR="00A81597" w:rsidRPr="00F02BA5" w:rsidRDefault="00A81597" w:rsidP="004F481C">
            <w:pPr>
              <w:pStyle w:val="SectL2"/>
              <w:tabs>
                <w:tab w:val="clear" w:pos="1080"/>
              </w:tabs>
              <w:spacing w:after="120"/>
              <w:ind w:left="0" w:firstLine="0"/>
              <w:rPr>
                <w:rFonts w:ascii="Times" w:hAnsi="Times" w:cs="Times"/>
                <w:color w:val="auto"/>
                <w:sz w:val="24"/>
                <w:szCs w:val="24"/>
              </w:rPr>
            </w:pPr>
            <w:bookmarkStart w:id="3868" w:name="_Toc108469473"/>
            <w:bookmarkStart w:id="3869" w:name="_Toc108469955"/>
            <w:r w:rsidRPr="00363487">
              <w:rPr>
                <w:rFonts w:ascii="Times" w:hAnsi="Times" w:cs="Times"/>
                <w:color w:val="auto"/>
                <w:sz w:val="24"/>
                <w:szCs w:val="24"/>
              </w:rPr>
              <w:t>The Standalone controller makes use of 2 different types of cryptography.  The main cryptography method is for the HTTPS connection between the controller and the tools.  The secondary method is for the VPN connection</w:t>
            </w:r>
            <w:r w:rsidR="0005200F" w:rsidRPr="00363487">
              <w:rPr>
                <w:rFonts w:ascii="Times" w:hAnsi="Times" w:cs="Times"/>
                <w:color w:val="auto"/>
                <w:sz w:val="24"/>
                <w:szCs w:val="24"/>
              </w:rPr>
              <w:t xml:space="preserve"> (ESP packets)</w:t>
            </w:r>
            <w:r w:rsidRPr="00363487">
              <w:rPr>
                <w:rFonts w:ascii="Times" w:hAnsi="Times" w:cs="Times"/>
                <w:color w:val="auto"/>
                <w:sz w:val="24"/>
                <w:szCs w:val="24"/>
              </w:rPr>
              <w:t xml:space="preserve"> which is an optional feature.</w:t>
            </w:r>
            <w:bookmarkEnd w:id="3868"/>
            <w:bookmarkEnd w:id="3869"/>
            <w:r w:rsidRPr="00F02BA5">
              <w:rPr>
                <w:rFonts w:ascii="Times" w:hAnsi="Times" w:cs="Times"/>
                <w:color w:val="auto"/>
                <w:sz w:val="24"/>
                <w:szCs w:val="24"/>
              </w:rPr>
              <w:t xml:space="preserve">  </w:t>
            </w:r>
          </w:p>
        </w:tc>
      </w:tr>
      <w:tr w:rsidR="00A81597" w14:paraId="4815A934" w14:textId="77777777" w:rsidTr="004F481C">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659C3A4" w14:textId="77777777" w:rsidR="00A81597" w:rsidRDefault="00A81597" w:rsidP="004F481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CB32C38" w14:textId="77777777" w:rsidR="00A81597" w:rsidRDefault="00A81597" w:rsidP="004F481C">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0B41850"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 </w:t>
            </w:r>
          </w:p>
        </w:tc>
      </w:tr>
      <w:tr w:rsidR="00A81597" w14:paraId="3BECEC37"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208F85A" w14:textId="77777777" w:rsidR="00A81597" w:rsidRPr="004D2E13" w:rsidRDefault="00A81597" w:rsidP="00A81597">
            <w:pPr>
              <w:pStyle w:val="CellBody"/>
              <w:numPr>
                <w:ilvl w:val="0"/>
                <w:numId w:val="221"/>
              </w:numPr>
              <w:ind w:left="567"/>
              <w:rPr>
                <w:rFonts w:ascii="Times New Roman" w:hAnsi="Times New Roman"/>
                <w:color w:val="auto"/>
              </w:rPr>
            </w:pPr>
            <w:r>
              <w:rPr>
                <w:rFonts w:ascii="Times New Roman" w:hAnsi="Times New Roman"/>
                <w:color w:val="auto"/>
              </w:rPr>
              <w:t xml:space="preserve">Verify that the Standalone controller uses 2 different types of </w:t>
            </w:r>
            <w:r w:rsidRPr="00F02BA5">
              <w:rPr>
                <w:rFonts w:cs="Times"/>
                <w:color w:val="auto"/>
                <w:szCs w:val="24"/>
              </w:rPr>
              <w:t>cryptography</w:t>
            </w:r>
            <w:r>
              <w:rPr>
                <w:rFonts w:cs="Times"/>
                <w:color w:val="auto"/>
                <w:szCs w:val="24"/>
              </w:rPr>
              <w:t>: HTTPS &amp; VPN connections.</w:t>
            </w:r>
          </w:p>
          <w:p w14:paraId="2D2C3A9C" w14:textId="77777777" w:rsidR="00A81597" w:rsidRPr="001E57C3" w:rsidRDefault="00A81597" w:rsidP="004F481C">
            <w:pPr>
              <w:pStyle w:val="CellBody"/>
              <w:ind w:left="709"/>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4D14912"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15ED5464"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B2EC80F" w14:textId="77777777" w:rsidR="00A81597" w:rsidRPr="002D57D4" w:rsidRDefault="00A81597" w:rsidP="00A81597">
            <w:pPr>
              <w:pStyle w:val="CellBody"/>
              <w:numPr>
                <w:ilvl w:val="0"/>
                <w:numId w:val="221"/>
              </w:numPr>
              <w:ind w:left="567"/>
              <w:rPr>
                <w:rFonts w:ascii="Times New Roman" w:hAnsi="Times New Roman"/>
                <w:b/>
                <w:bCs/>
                <w:color w:val="auto"/>
              </w:rPr>
            </w:pPr>
            <w:r w:rsidRPr="002D57D4">
              <w:rPr>
                <w:rFonts w:ascii="Times New Roman" w:hAnsi="Times New Roman"/>
                <w:b/>
                <w:bCs/>
                <w:color w:val="auto"/>
              </w:rPr>
              <w:lastRenderedPageBreak/>
              <w:t>Verify the HTTPS connection between the controller and tools can be  successfully estabilished and works properly.</w:t>
            </w:r>
          </w:p>
          <w:p w14:paraId="1CBDA544" w14:textId="77777777" w:rsidR="00A81597" w:rsidRDefault="00A81597" w:rsidP="004F481C">
            <w:pPr>
              <w:pStyle w:val="CellBody"/>
              <w:ind w:left="2340"/>
              <w:rPr>
                <w:rFonts w:ascii="Times New Roman" w:hAnsi="Times New Roman"/>
                <w:color w:val="auto"/>
              </w:rPr>
            </w:pPr>
          </w:p>
          <w:p w14:paraId="3279F5EC" w14:textId="77777777" w:rsidR="00A81597" w:rsidRPr="002D57D4" w:rsidRDefault="00A81597" w:rsidP="004F481C">
            <w:pPr>
              <w:pStyle w:val="CellBody"/>
              <w:ind w:left="567"/>
              <w:rPr>
                <w:rFonts w:ascii="Times New Roman" w:hAnsi="Times New Roman"/>
                <w:color w:val="auto"/>
              </w:rPr>
            </w:pPr>
            <w:r w:rsidRPr="002D57D4">
              <w:rPr>
                <w:rFonts w:ascii="Times New Roman" w:hAnsi="Times New Roman"/>
                <w:color w:val="auto"/>
              </w:rPr>
              <w:t>i) Verify that the HTTPS requires the use of certificates to provide the private and public keys needed to encrypt, decrypt, sign, and verify the request.</w:t>
            </w:r>
          </w:p>
          <w:p w14:paraId="0BDC3EDF" w14:textId="77777777" w:rsidR="00A81597" w:rsidRPr="002D57D4" w:rsidRDefault="00A81597" w:rsidP="004F481C">
            <w:pPr>
              <w:pStyle w:val="CellBody"/>
              <w:ind w:left="567"/>
              <w:rPr>
                <w:rFonts w:ascii="Times New Roman" w:hAnsi="Times New Roman"/>
                <w:color w:val="auto"/>
              </w:rPr>
            </w:pPr>
          </w:p>
          <w:p w14:paraId="1B64A637" w14:textId="77777777" w:rsidR="00A81597" w:rsidRPr="002D57D4" w:rsidRDefault="00A81597" w:rsidP="004F481C">
            <w:pPr>
              <w:pStyle w:val="CellBody"/>
              <w:ind w:left="567"/>
              <w:rPr>
                <w:rFonts w:ascii="Times New Roman" w:hAnsi="Times New Roman"/>
                <w:color w:val="auto"/>
              </w:rPr>
            </w:pPr>
            <w:r w:rsidRPr="002D57D4">
              <w:rPr>
                <w:rFonts w:ascii="Times New Roman" w:hAnsi="Times New Roman"/>
                <w:color w:val="auto"/>
              </w:rPr>
              <w:t>ii) Verify the HTTPS connection can be succesfully estabilished by</w:t>
            </w:r>
          </w:p>
          <w:p w14:paraId="7F493E1B" w14:textId="6CB1F821" w:rsidR="00A81597" w:rsidRPr="002D57D4" w:rsidRDefault="00A81597" w:rsidP="004F481C">
            <w:pPr>
              <w:pStyle w:val="CellBody"/>
              <w:ind w:left="567"/>
              <w:rPr>
                <w:rFonts w:ascii="Times New Roman" w:hAnsi="Times New Roman"/>
                <w:color w:val="auto"/>
              </w:rPr>
            </w:pPr>
            <w:r w:rsidRPr="002D57D4">
              <w:rPr>
                <w:rFonts w:ascii="Times New Roman" w:hAnsi="Times New Roman"/>
                <w:color w:val="auto"/>
              </w:rPr>
              <w:t>login to the controller portal using HTTPS instead of HTTP in the url (for ex: https://192.168.100.45:9</w:t>
            </w:r>
            <w:r w:rsidR="003918CB">
              <w:rPr>
                <w:rFonts w:ascii="Times New Roman" w:hAnsi="Times New Roman"/>
                <w:color w:val="auto"/>
              </w:rPr>
              <w:t>2</w:t>
            </w:r>
            <w:r w:rsidRPr="002D57D4">
              <w:rPr>
                <w:rFonts w:ascii="Times New Roman" w:hAnsi="Times New Roman"/>
                <w:color w:val="auto"/>
              </w:rPr>
              <w:t>9</w:t>
            </w:r>
            <w:r w:rsidR="003918CB">
              <w:rPr>
                <w:rFonts w:ascii="Times New Roman" w:hAnsi="Times New Roman"/>
                <w:color w:val="auto"/>
              </w:rPr>
              <w:t>2</w:t>
            </w:r>
            <w:r w:rsidRPr="002D57D4">
              <w:rPr>
                <w:rFonts w:ascii="Times New Roman" w:hAnsi="Times New Roman"/>
                <w:color w:val="auto"/>
              </w:rPr>
              <w:t>/v1/login) via the Edge browser.</w:t>
            </w:r>
            <w:r w:rsidR="003918CB">
              <w:rPr>
                <w:rFonts w:ascii="Times New Roman" w:hAnsi="Times New Roman"/>
                <w:color w:val="auto"/>
              </w:rPr>
              <w:t xml:space="preserve"> (Note:- for HTTP port 9191 will be used while for HTTPS port 9292 will be used )</w:t>
            </w:r>
          </w:p>
          <w:p w14:paraId="37E07F81" w14:textId="77777777" w:rsidR="00A81597" w:rsidRPr="002D57D4" w:rsidRDefault="00A81597" w:rsidP="004F481C">
            <w:pPr>
              <w:pStyle w:val="CellBody"/>
              <w:ind w:left="567"/>
              <w:rPr>
                <w:rFonts w:ascii="Times New Roman" w:hAnsi="Times New Roman"/>
                <w:color w:val="auto"/>
              </w:rPr>
            </w:pPr>
          </w:p>
          <w:p w14:paraId="3A884EB5" w14:textId="00CC9AFC" w:rsidR="00A81597" w:rsidRDefault="00A81597" w:rsidP="004F481C">
            <w:pPr>
              <w:pStyle w:val="CellBody"/>
              <w:ind w:left="567"/>
              <w:rPr>
                <w:rFonts w:ascii="Times New Roman" w:hAnsi="Times New Roman"/>
                <w:color w:val="auto"/>
              </w:rPr>
            </w:pPr>
            <w:r w:rsidRPr="002D57D4">
              <w:rPr>
                <w:rFonts w:ascii="Times New Roman" w:hAnsi="Times New Roman"/>
                <w:color w:val="auto"/>
              </w:rPr>
              <w:t>iii) Verify that on successful login to the controller portal, the connection made is secure as the warning message saying “Not secure” should not appear on the browser.</w:t>
            </w:r>
          </w:p>
          <w:p w14:paraId="44625F82" w14:textId="77777777" w:rsidR="003918CB" w:rsidRDefault="003918CB" w:rsidP="004F481C">
            <w:pPr>
              <w:pStyle w:val="CellBody"/>
              <w:ind w:left="567"/>
              <w:rPr>
                <w:rFonts w:ascii="Times New Roman" w:hAnsi="Times New Roman"/>
                <w:color w:val="auto"/>
              </w:rPr>
            </w:pPr>
          </w:p>
          <w:p w14:paraId="347C7EEB" w14:textId="77777777" w:rsidR="003918CB" w:rsidRDefault="003918CB" w:rsidP="003918CB">
            <w:pPr>
              <w:pStyle w:val="CellBody"/>
              <w:ind w:left="567"/>
              <w:rPr>
                <w:rFonts w:ascii="Times New Roman" w:hAnsi="Times New Roman"/>
                <w:color w:val="auto"/>
              </w:rPr>
            </w:pPr>
            <w:r>
              <w:rPr>
                <w:rFonts w:ascii="Times New Roman" w:hAnsi="Times New Roman"/>
                <w:color w:val="auto"/>
              </w:rPr>
              <w:t xml:space="preserve">iv) </w:t>
            </w:r>
            <w:r w:rsidRPr="003918CB">
              <w:rPr>
                <w:rFonts w:ascii="Times New Roman" w:hAnsi="Times New Roman"/>
                <w:color w:val="auto"/>
              </w:rPr>
              <w:t>Capture the network packets between Standalone Controller and station using wireshark for HTTP</w:t>
            </w:r>
            <w:r>
              <w:rPr>
                <w:rFonts w:ascii="Times New Roman" w:hAnsi="Times New Roman"/>
                <w:color w:val="auto"/>
              </w:rPr>
              <w:t>S</w:t>
            </w:r>
            <w:r w:rsidRPr="003918CB">
              <w:rPr>
                <w:rFonts w:ascii="Times New Roman" w:hAnsi="Times New Roman"/>
                <w:color w:val="auto"/>
              </w:rPr>
              <w:t xml:space="preserve"> packets</w:t>
            </w:r>
            <w:r>
              <w:rPr>
                <w:rFonts w:ascii="Times New Roman" w:hAnsi="Times New Roman"/>
                <w:color w:val="auto"/>
              </w:rPr>
              <w:t>, Network packets should show these messages as TLS packets.</w:t>
            </w:r>
          </w:p>
          <w:p w14:paraId="2D7A0B94" w14:textId="5EB738BE" w:rsidR="00A81597" w:rsidRDefault="003918CB" w:rsidP="003918CB">
            <w:pPr>
              <w:pStyle w:val="CellBody"/>
              <w:ind w:left="567"/>
              <w:rPr>
                <w:rFonts w:ascii="Times New Roman" w:hAnsi="Times New Roman"/>
                <w:color w:val="auto"/>
              </w:rPr>
            </w:pPr>
            <w:r>
              <w:rPr>
                <w:rFonts w:ascii="Times New Roman" w:hAnsi="Times New Roman"/>
                <w:color w:val="auto"/>
              </w:rPr>
              <w:t>V</w:t>
            </w:r>
            <w:r w:rsidRPr="003918CB">
              <w:rPr>
                <w:rFonts w:ascii="Times New Roman" w:hAnsi="Times New Roman"/>
                <w:color w:val="auto"/>
              </w:rPr>
              <w:t xml:space="preserve">erify if it implements </w:t>
            </w:r>
            <w:r>
              <w:rPr>
                <w:rFonts w:ascii="Times New Roman" w:hAnsi="Times New Roman"/>
                <w:color w:val="auto"/>
              </w:rPr>
              <w:t xml:space="preserve">all securuty related measures like </w:t>
            </w:r>
            <w:r w:rsidRPr="003918CB">
              <w:rPr>
                <w:rFonts w:ascii="Times New Roman" w:hAnsi="Times New Roman"/>
                <w:color w:val="auto"/>
              </w:rPr>
              <w:t>checksums/crcs/sequence numbers.</w:t>
            </w:r>
          </w:p>
          <w:p w14:paraId="3608AB17" w14:textId="335E8E34" w:rsidR="003918CB" w:rsidRDefault="003918CB" w:rsidP="003918CB">
            <w:pPr>
              <w:pStyle w:val="CellBody"/>
              <w:ind w:left="567"/>
              <w:rPr>
                <w:rFonts w:ascii="Times New Roman" w:hAnsi="Times New Roman"/>
                <w:color w:val="auto"/>
              </w:rPr>
            </w:pPr>
            <w:r>
              <w:rPr>
                <w:rFonts w:ascii="Times New Roman" w:hAnsi="Times New Roman"/>
                <w:color w:val="auto"/>
              </w:rPr>
              <w:t>Also, Verify that there is no information available like username, password etc.</w:t>
            </w:r>
          </w:p>
          <w:p w14:paraId="3E1AEC01" w14:textId="77777777" w:rsidR="00A81597" w:rsidRDefault="00A81597" w:rsidP="004F481C">
            <w:pPr>
              <w:pStyle w:val="CellBody"/>
              <w:ind w:left="2340"/>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9DCC7E5"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01CD7210"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CCB3CA5" w14:textId="77777777" w:rsidR="00A81597" w:rsidRDefault="00A81597" w:rsidP="00A81597">
            <w:pPr>
              <w:pStyle w:val="CellBody"/>
              <w:numPr>
                <w:ilvl w:val="0"/>
                <w:numId w:val="221"/>
              </w:numPr>
              <w:ind w:left="567" w:hanging="425"/>
              <w:rPr>
                <w:rFonts w:ascii="Times New Roman" w:hAnsi="Times New Roman"/>
                <w:b/>
                <w:bCs/>
                <w:color w:val="auto"/>
              </w:rPr>
            </w:pPr>
            <w:r w:rsidRPr="002D57D4">
              <w:rPr>
                <w:rFonts w:ascii="Times New Roman" w:hAnsi="Times New Roman"/>
                <w:b/>
                <w:bCs/>
                <w:color w:val="auto"/>
              </w:rPr>
              <w:t>Verify the VPN connection between the controller and tools can be  successfully estabilished and works properly.</w:t>
            </w:r>
          </w:p>
          <w:p w14:paraId="2BE26840" w14:textId="77777777" w:rsidR="00A81597" w:rsidRDefault="00A81597" w:rsidP="004F481C">
            <w:pPr>
              <w:pStyle w:val="CellBody"/>
              <w:ind w:left="567"/>
              <w:rPr>
                <w:rFonts w:ascii="Times New Roman" w:hAnsi="Times New Roman"/>
                <w:b/>
                <w:bCs/>
                <w:color w:val="auto"/>
              </w:rPr>
            </w:pPr>
          </w:p>
          <w:p w14:paraId="0FC2C195" w14:textId="77777777" w:rsidR="00A81597" w:rsidRDefault="003918CB" w:rsidP="003918CB">
            <w:pPr>
              <w:pStyle w:val="CellBody"/>
              <w:numPr>
                <w:ilvl w:val="0"/>
                <w:numId w:val="222"/>
              </w:numPr>
              <w:rPr>
                <w:rFonts w:ascii="Times New Roman" w:hAnsi="Times New Roman"/>
                <w:color w:val="auto"/>
              </w:rPr>
            </w:pPr>
            <w:r>
              <w:rPr>
                <w:rFonts w:ascii="Times New Roman" w:hAnsi="Times New Roman"/>
                <w:color w:val="auto"/>
              </w:rPr>
              <w:t xml:space="preserve">Establish the VPN connection between </w:t>
            </w:r>
            <w:r w:rsidRPr="003918CB">
              <w:rPr>
                <w:rFonts w:ascii="Times New Roman" w:hAnsi="Times New Roman"/>
                <w:color w:val="auto"/>
              </w:rPr>
              <w:t>controller and tools</w:t>
            </w:r>
          </w:p>
          <w:p w14:paraId="4F9C0450" w14:textId="190DFF66" w:rsidR="003918CB" w:rsidRPr="003918CB" w:rsidRDefault="003918CB" w:rsidP="003918CB">
            <w:pPr>
              <w:pStyle w:val="CellBody"/>
              <w:numPr>
                <w:ilvl w:val="0"/>
                <w:numId w:val="222"/>
              </w:numPr>
              <w:rPr>
                <w:rFonts w:ascii="Times New Roman" w:hAnsi="Times New Roman"/>
                <w:color w:val="auto"/>
              </w:rPr>
            </w:pPr>
            <w:r w:rsidRPr="003918CB">
              <w:rPr>
                <w:rFonts w:ascii="Times New Roman" w:hAnsi="Times New Roman"/>
                <w:color w:val="auto"/>
              </w:rPr>
              <w:t xml:space="preserve">Capture the network packets between Standalone Controller and station using wireshark and verify if it implements checksums/crcs/sequence numbers.  </w:t>
            </w:r>
          </w:p>
          <w:p w14:paraId="47ACE94D" w14:textId="4CD279B3" w:rsidR="003918CB" w:rsidRPr="003918CB" w:rsidRDefault="003918CB" w:rsidP="003918CB">
            <w:pPr>
              <w:pStyle w:val="CellBody"/>
              <w:numPr>
                <w:ilvl w:val="0"/>
                <w:numId w:val="222"/>
              </w:numPr>
              <w:rPr>
                <w:rFonts w:ascii="Times New Roman" w:hAnsi="Times New Roman"/>
                <w:color w:val="auto"/>
              </w:rPr>
            </w:pPr>
            <w:r w:rsidRPr="003918CB">
              <w:rPr>
                <w:rFonts w:ascii="Times New Roman" w:hAnsi="Times New Roman"/>
                <w:color w:val="auto"/>
              </w:rPr>
              <w:t xml:space="preserve">Capture the network packets between Standalone Controller and station using wireshark, Network packets should show these messages as </w:t>
            </w:r>
            <w:r>
              <w:rPr>
                <w:rFonts w:ascii="Times New Roman" w:hAnsi="Times New Roman"/>
                <w:color w:val="auto"/>
              </w:rPr>
              <w:t>ESP</w:t>
            </w:r>
            <w:r w:rsidRPr="003918CB">
              <w:rPr>
                <w:rFonts w:ascii="Times New Roman" w:hAnsi="Times New Roman"/>
                <w:color w:val="auto"/>
              </w:rPr>
              <w:t xml:space="preserve"> packets.</w:t>
            </w:r>
          </w:p>
          <w:p w14:paraId="0EB087CD" w14:textId="4193943B" w:rsidR="003918CB" w:rsidRDefault="003918CB" w:rsidP="003918CB">
            <w:pPr>
              <w:pStyle w:val="CellBody"/>
              <w:numPr>
                <w:ilvl w:val="0"/>
                <w:numId w:val="222"/>
              </w:numPr>
              <w:rPr>
                <w:rFonts w:ascii="Times New Roman" w:hAnsi="Times New Roman"/>
                <w:color w:val="auto"/>
              </w:rPr>
            </w:pPr>
            <w:r w:rsidRPr="003918CB">
              <w:rPr>
                <w:rFonts w:ascii="Times New Roman" w:hAnsi="Times New Roman"/>
                <w:color w:val="auto"/>
              </w:rPr>
              <w:t>Verify that there is no information available like username, password etc.</w:t>
            </w:r>
          </w:p>
        </w:tc>
        <w:tc>
          <w:tcPr>
            <w:tcW w:w="2070" w:type="dxa"/>
            <w:tcBorders>
              <w:top w:val="single" w:sz="6" w:space="0" w:color="auto"/>
              <w:left w:val="single" w:sz="4" w:space="0" w:color="auto"/>
              <w:bottom w:val="single" w:sz="4" w:space="0" w:color="auto"/>
              <w:right w:val="single" w:sz="4" w:space="0" w:color="auto"/>
            </w:tcBorders>
          </w:tcPr>
          <w:p w14:paraId="25567B85"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19FA9899"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19D93FF" w14:textId="77777777" w:rsidR="00A81597" w:rsidRDefault="00A81597" w:rsidP="004F481C">
            <w:pPr>
              <w:pStyle w:val="CellBody"/>
              <w:ind w:left="567"/>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54382B7" w14:textId="77777777" w:rsidR="00A81597" w:rsidRDefault="00A81597" w:rsidP="004F481C">
            <w:pPr>
              <w:pStyle w:val="CellBody"/>
              <w:rPr>
                <w:rFonts w:ascii="Times New Roman" w:hAnsi="Times New Roman"/>
                <w:color w:val="auto"/>
              </w:rPr>
            </w:pPr>
          </w:p>
        </w:tc>
      </w:tr>
      <w:tr w:rsidR="00A81597" w14:paraId="547D4EE6"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DBCF18F" w14:textId="77777777" w:rsidR="00A81597" w:rsidRDefault="00A81597" w:rsidP="004F481C">
            <w:pPr>
              <w:pStyle w:val="CellBody"/>
              <w:ind w:left="720"/>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48BDBD6" w14:textId="77777777" w:rsidR="00A81597" w:rsidRDefault="00A81597" w:rsidP="004F481C">
            <w:pPr>
              <w:pStyle w:val="CellBody"/>
              <w:rPr>
                <w:rFonts w:ascii="Times New Roman" w:hAnsi="Times New Roman"/>
                <w:color w:val="auto"/>
              </w:rPr>
            </w:pPr>
          </w:p>
        </w:tc>
      </w:tr>
      <w:tr w:rsidR="00A81597" w14:paraId="0BA9A69C" w14:textId="77777777" w:rsidTr="004F481C">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6648A332" w14:textId="77777777" w:rsidR="00A81597" w:rsidRDefault="00A81597" w:rsidP="004F481C">
            <w:pPr>
              <w:pStyle w:val="CellBody"/>
            </w:pPr>
            <w:r>
              <w:t>Comments:</w:t>
            </w:r>
          </w:p>
        </w:tc>
      </w:tr>
    </w:tbl>
    <w:p w14:paraId="0669624D" w14:textId="77777777" w:rsidR="00A81597" w:rsidRPr="00C67EB7" w:rsidRDefault="00A81597" w:rsidP="00A81597">
      <w:pPr>
        <w:pStyle w:val="SectL2"/>
        <w:tabs>
          <w:tab w:val="clear" w:pos="1080"/>
        </w:tabs>
        <w:spacing w:after="120"/>
        <w:ind w:left="0" w:firstLine="0"/>
        <w:rPr>
          <w:rFonts w:ascii="Times" w:hAnsi="Times" w:cs="Times"/>
          <w:color w:val="auto"/>
          <w:sz w:val="24"/>
          <w:szCs w:val="24"/>
        </w:rPr>
      </w:pPr>
    </w:p>
    <w:p w14:paraId="13ECDD39" w14:textId="77777777" w:rsidR="00A81597" w:rsidRPr="00C67EB7" w:rsidRDefault="00A81597" w:rsidP="00A81597">
      <w:pPr>
        <w:pStyle w:val="SectL2"/>
        <w:numPr>
          <w:ilvl w:val="2"/>
          <w:numId w:val="189"/>
        </w:numPr>
        <w:spacing w:after="120"/>
        <w:rPr>
          <w:rFonts w:ascii="Times" w:hAnsi="Times" w:cs="Times"/>
          <w:color w:val="auto"/>
          <w:sz w:val="24"/>
          <w:szCs w:val="24"/>
        </w:rPr>
      </w:pPr>
      <w:bookmarkStart w:id="3870" w:name="_Toc108469474"/>
      <w:bookmarkStart w:id="3871" w:name="_Toc108469956"/>
      <w:r w:rsidRPr="00C67EB7">
        <w:rPr>
          <w:rFonts w:ascii="Times" w:hAnsi="Times" w:cs="Times"/>
          <w:color w:val="auto"/>
          <w:sz w:val="24"/>
          <w:szCs w:val="24"/>
        </w:rPr>
        <w:t>Restricted Data Flow (RDF)</w:t>
      </w:r>
      <w:bookmarkEnd w:id="3870"/>
      <w:bookmarkEnd w:id="3871"/>
    </w:p>
    <w:p w14:paraId="00EF7E7F" w14:textId="77777777" w:rsidR="00A81597" w:rsidRDefault="00A81597" w:rsidP="00A8159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81597" w:rsidRPr="00980D0E" w14:paraId="1DA04B9D" w14:textId="77777777" w:rsidTr="004F481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ED476BF" w14:textId="77777777" w:rsidR="00A81597" w:rsidRPr="004D2E13" w:rsidRDefault="00A81597" w:rsidP="004F481C">
            <w:pPr>
              <w:pStyle w:val="SectL2"/>
              <w:numPr>
                <w:ilvl w:val="3"/>
                <w:numId w:val="190"/>
              </w:numPr>
              <w:spacing w:after="120"/>
              <w:rPr>
                <w:rFonts w:ascii="Times" w:hAnsi="Times" w:cs="Times"/>
                <w:b w:val="0"/>
                <w:sz w:val="24"/>
                <w:szCs w:val="24"/>
              </w:rPr>
            </w:pPr>
            <w:bookmarkStart w:id="3872" w:name="_Toc108469475"/>
            <w:bookmarkStart w:id="3873" w:name="_Toc108469957"/>
            <w:r w:rsidRPr="00980D0E">
              <w:rPr>
                <w:rFonts w:ascii="Times" w:hAnsi="Times" w:cs="Times"/>
                <w:color w:val="auto"/>
                <w:sz w:val="24"/>
                <w:szCs w:val="24"/>
              </w:rPr>
              <w:lastRenderedPageBreak/>
              <w:t xml:space="preserve">Test : </w:t>
            </w:r>
            <w:r w:rsidRPr="0019141D">
              <w:rPr>
                <w:rFonts w:ascii="Times" w:hAnsi="Times" w:cs="Times"/>
                <w:color w:val="auto"/>
                <w:sz w:val="24"/>
                <w:szCs w:val="24"/>
              </w:rPr>
              <w:t>Network segmentation</w:t>
            </w:r>
            <w:bookmarkEnd w:id="3872"/>
            <w:bookmarkEnd w:id="3873"/>
          </w:p>
          <w:p w14:paraId="37DC6876" w14:textId="77777777" w:rsidR="00A81597" w:rsidRPr="00980D0E" w:rsidRDefault="00A81597" w:rsidP="004F481C">
            <w:pPr>
              <w:pStyle w:val="SectL2"/>
              <w:tabs>
                <w:tab w:val="clear" w:pos="1080"/>
              </w:tabs>
              <w:spacing w:after="120"/>
              <w:ind w:left="0" w:firstLine="0"/>
              <w:rPr>
                <w:rFonts w:ascii="Times" w:hAnsi="Times" w:cs="Times"/>
                <w:b w:val="0"/>
                <w:sz w:val="24"/>
                <w:szCs w:val="24"/>
              </w:rPr>
            </w:pPr>
            <w:bookmarkStart w:id="3874" w:name="_Toc108469476"/>
            <w:bookmarkStart w:id="3875" w:name="_Toc108469958"/>
            <w:r w:rsidRPr="00980D0E">
              <w:rPr>
                <w:rFonts w:ascii="Times" w:hAnsi="Times" w:cs="Times"/>
                <w:color w:val="auto"/>
                <w:sz w:val="24"/>
                <w:szCs w:val="24"/>
              </w:rPr>
              <w:t xml:space="preserve">To </w:t>
            </w:r>
            <w:r>
              <w:rPr>
                <w:rFonts w:ascii="Times" w:hAnsi="Times" w:cs="Times"/>
                <w:color w:val="auto"/>
                <w:sz w:val="24"/>
                <w:szCs w:val="24"/>
              </w:rPr>
              <w:t>verify that t</w:t>
            </w:r>
            <w:r w:rsidRPr="00565A47">
              <w:rPr>
                <w:rFonts w:ascii="Times" w:hAnsi="Times" w:cs="Times"/>
                <w:color w:val="auto"/>
                <w:sz w:val="24"/>
                <w:szCs w:val="24"/>
              </w:rPr>
              <w:t>he controller supports network segmentation by the way of configurable IPv4 addresses, network routes, default gateways</w:t>
            </w:r>
            <w:bookmarkEnd w:id="3874"/>
            <w:bookmarkEnd w:id="3875"/>
          </w:p>
        </w:tc>
      </w:tr>
      <w:tr w:rsidR="00A81597" w14:paraId="7715D05F" w14:textId="77777777" w:rsidTr="004F481C">
        <w:trPr>
          <w:cantSplit/>
          <w:trHeight w:val="316"/>
        </w:trPr>
        <w:tc>
          <w:tcPr>
            <w:tcW w:w="2340" w:type="dxa"/>
            <w:tcBorders>
              <w:top w:val="single" w:sz="6" w:space="0" w:color="auto"/>
              <w:left w:val="single" w:sz="4" w:space="0" w:color="auto"/>
              <w:bottom w:val="single" w:sz="4" w:space="0" w:color="auto"/>
              <w:right w:val="single" w:sz="4" w:space="0" w:color="auto"/>
            </w:tcBorders>
          </w:tcPr>
          <w:p w14:paraId="29818A39" w14:textId="77777777" w:rsidR="00A81597" w:rsidRDefault="00A81597" w:rsidP="004F481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9A06B6B" w14:textId="77777777" w:rsidR="00A81597" w:rsidRDefault="00A81597" w:rsidP="004F481C">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A45E959"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 </w:t>
            </w:r>
          </w:p>
        </w:tc>
      </w:tr>
      <w:tr w:rsidR="00A81597" w14:paraId="0DDF0259"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2163E66" w14:textId="7053DFF2" w:rsidR="00A81597" w:rsidRDefault="00A81597" w:rsidP="002B4AC3">
            <w:pPr>
              <w:pStyle w:val="CellBody"/>
              <w:numPr>
                <w:ilvl w:val="0"/>
                <w:numId w:val="238"/>
              </w:numPr>
              <w:ind w:left="558"/>
              <w:rPr>
                <w:rFonts w:ascii="Times New Roman" w:hAnsi="Times New Roman"/>
                <w:color w:val="auto"/>
              </w:rPr>
            </w:pPr>
            <w:r w:rsidRPr="009A6EC8">
              <w:rPr>
                <w:rFonts w:ascii="Times New Roman" w:hAnsi="Times New Roman"/>
                <w:color w:val="auto"/>
              </w:rPr>
              <w:t>Access the Developer Studio</w:t>
            </w:r>
          </w:p>
        </w:tc>
        <w:tc>
          <w:tcPr>
            <w:tcW w:w="2070" w:type="dxa"/>
            <w:tcBorders>
              <w:top w:val="single" w:sz="6" w:space="0" w:color="auto"/>
              <w:left w:val="single" w:sz="4" w:space="0" w:color="auto"/>
              <w:bottom w:val="single" w:sz="4" w:space="0" w:color="auto"/>
              <w:right w:val="single" w:sz="4" w:space="0" w:color="auto"/>
            </w:tcBorders>
          </w:tcPr>
          <w:p w14:paraId="4A6488C0"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2B4AC3" w14:paraId="0D81EC7D"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B756311" w14:textId="77777777" w:rsidR="002B4AC3" w:rsidRPr="009A6EC8" w:rsidRDefault="002B4AC3" w:rsidP="002B4AC3">
            <w:pPr>
              <w:pStyle w:val="CellBody"/>
              <w:numPr>
                <w:ilvl w:val="0"/>
                <w:numId w:val="238"/>
              </w:numPr>
              <w:ind w:left="558"/>
              <w:rPr>
                <w:rFonts w:ascii="Times New Roman" w:hAnsi="Times New Roman"/>
                <w:color w:val="auto"/>
              </w:rPr>
            </w:pPr>
            <w:r w:rsidRPr="009A6EC8">
              <w:rPr>
                <w:rFonts w:ascii="Times New Roman" w:hAnsi="Times New Roman"/>
                <w:color w:val="auto"/>
              </w:rPr>
              <w:t>Use the system tree to navigate to the Controller Networking (Network item):</w:t>
            </w:r>
          </w:p>
          <w:p w14:paraId="62DF71EC" w14:textId="48D16F90" w:rsidR="002B4AC3" w:rsidRPr="009A6EC8" w:rsidRDefault="002B4AC3" w:rsidP="00DD476D">
            <w:pPr>
              <w:pStyle w:val="CellBody"/>
              <w:ind w:left="558"/>
              <w:rPr>
                <w:rFonts w:ascii="Times New Roman" w:hAnsi="Times New Roman"/>
                <w:color w:val="auto"/>
              </w:rPr>
            </w:pPr>
            <w:r w:rsidRPr="009A6EC8">
              <w:rPr>
                <w:rFonts w:ascii="Times New Roman" w:hAnsi="Times New Roman"/>
                <w:color w:val="auto"/>
              </w:rPr>
              <w:t>Systems &gt; Networks &gt;</w:t>
            </w:r>
            <w:r>
              <w:rPr>
                <w:rFonts w:ascii="Times New Roman" w:hAnsi="Times New Roman"/>
                <w:color w:val="auto"/>
              </w:rPr>
              <w:t>UNIT</w:t>
            </w:r>
            <w:r w:rsidRPr="009A6EC8">
              <w:rPr>
                <w:rFonts w:ascii="Times New Roman" w:hAnsi="Times New Roman"/>
                <w:color w:val="auto"/>
              </w:rPr>
              <w:t>&gt;</w:t>
            </w:r>
            <w:r>
              <w:rPr>
                <w:rFonts w:ascii="Times New Roman" w:hAnsi="Times New Roman"/>
                <w:color w:val="auto"/>
              </w:rPr>
              <w:t>SAC controller&gt;Configuration&gt;</w:t>
            </w:r>
            <w:r w:rsidRPr="009A6EC8">
              <w:rPr>
                <w:rFonts w:ascii="Times New Roman" w:hAnsi="Times New Roman"/>
                <w:color w:val="auto"/>
              </w:rPr>
              <w:t xml:space="preserve"> Controller Networking</w:t>
            </w:r>
          </w:p>
        </w:tc>
        <w:tc>
          <w:tcPr>
            <w:tcW w:w="2070" w:type="dxa"/>
            <w:tcBorders>
              <w:top w:val="single" w:sz="6" w:space="0" w:color="auto"/>
              <w:left w:val="single" w:sz="4" w:space="0" w:color="auto"/>
              <w:bottom w:val="single" w:sz="4" w:space="0" w:color="auto"/>
              <w:right w:val="single" w:sz="4" w:space="0" w:color="auto"/>
            </w:tcBorders>
          </w:tcPr>
          <w:p w14:paraId="31225775" w14:textId="77777777" w:rsidR="002B4AC3" w:rsidRDefault="002B4AC3" w:rsidP="004F481C">
            <w:pPr>
              <w:pStyle w:val="CellBody"/>
              <w:rPr>
                <w:rFonts w:ascii="Times New Roman" w:hAnsi="Times New Roman"/>
                <w:color w:val="auto"/>
              </w:rPr>
            </w:pPr>
          </w:p>
        </w:tc>
      </w:tr>
      <w:tr w:rsidR="002B4AC3" w14:paraId="3CAF5186"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11970B3" w14:textId="5CC33B93" w:rsidR="002B4AC3" w:rsidRPr="009A6EC8" w:rsidRDefault="002B4AC3" w:rsidP="00DD476D">
            <w:pPr>
              <w:pStyle w:val="CellBody"/>
              <w:numPr>
                <w:ilvl w:val="0"/>
                <w:numId w:val="238"/>
              </w:numPr>
              <w:ind w:left="558"/>
              <w:rPr>
                <w:rFonts w:ascii="Times New Roman" w:hAnsi="Times New Roman"/>
                <w:color w:val="auto"/>
              </w:rPr>
            </w:pPr>
            <w:r w:rsidRPr="002B4AC3">
              <w:rPr>
                <w:rFonts w:ascii="Times New Roman" w:hAnsi="Times New Roman"/>
                <w:color w:val="auto"/>
              </w:rPr>
              <w:t>The Controller Networking dialog box appears showing the Networking Configuration tab.</w:t>
            </w:r>
          </w:p>
        </w:tc>
        <w:tc>
          <w:tcPr>
            <w:tcW w:w="2070" w:type="dxa"/>
            <w:tcBorders>
              <w:top w:val="single" w:sz="6" w:space="0" w:color="auto"/>
              <w:left w:val="single" w:sz="4" w:space="0" w:color="auto"/>
              <w:bottom w:val="single" w:sz="4" w:space="0" w:color="auto"/>
              <w:right w:val="single" w:sz="4" w:space="0" w:color="auto"/>
            </w:tcBorders>
          </w:tcPr>
          <w:p w14:paraId="38054185" w14:textId="77777777" w:rsidR="002B4AC3" w:rsidRDefault="002B4AC3" w:rsidP="004F481C">
            <w:pPr>
              <w:pStyle w:val="CellBody"/>
              <w:rPr>
                <w:rFonts w:ascii="Times New Roman" w:hAnsi="Times New Roman"/>
                <w:color w:val="auto"/>
              </w:rPr>
            </w:pPr>
          </w:p>
        </w:tc>
      </w:tr>
      <w:tr w:rsidR="002B4AC3" w14:paraId="6C7F6041"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CD76317" w14:textId="317BAACA" w:rsidR="002B4AC3" w:rsidRPr="009A6EC8" w:rsidRDefault="002B4AC3" w:rsidP="00DD476D">
            <w:pPr>
              <w:pStyle w:val="CellBody"/>
              <w:numPr>
                <w:ilvl w:val="0"/>
                <w:numId w:val="238"/>
              </w:numPr>
              <w:ind w:left="558"/>
              <w:rPr>
                <w:rFonts w:ascii="Times New Roman" w:hAnsi="Times New Roman"/>
                <w:color w:val="auto"/>
              </w:rPr>
            </w:pPr>
            <w:r w:rsidRPr="002B4AC3">
              <w:rPr>
                <w:rFonts w:ascii="Times New Roman" w:hAnsi="Times New Roman"/>
                <w:color w:val="auto"/>
              </w:rPr>
              <w:t>Verify if IPv4 addresses, network routes, default gateways are configurable and work as per configuration</w:t>
            </w:r>
          </w:p>
        </w:tc>
        <w:tc>
          <w:tcPr>
            <w:tcW w:w="2070" w:type="dxa"/>
            <w:tcBorders>
              <w:top w:val="single" w:sz="6" w:space="0" w:color="auto"/>
              <w:left w:val="single" w:sz="4" w:space="0" w:color="auto"/>
              <w:bottom w:val="single" w:sz="4" w:space="0" w:color="auto"/>
              <w:right w:val="single" w:sz="4" w:space="0" w:color="auto"/>
            </w:tcBorders>
          </w:tcPr>
          <w:p w14:paraId="5E0121ED" w14:textId="77777777" w:rsidR="002B4AC3" w:rsidRDefault="002B4AC3" w:rsidP="004F481C">
            <w:pPr>
              <w:pStyle w:val="CellBody"/>
              <w:rPr>
                <w:rFonts w:ascii="Times New Roman" w:hAnsi="Times New Roman"/>
                <w:color w:val="auto"/>
              </w:rPr>
            </w:pPr>
          </w:p>
        </w:tc>
      </w:tr>
      <w:tr w:rsidR="00A81597" w14:paraId="57F40916" w14:textId="77777777" w:rsidTr="004F481C">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3F69C695" w14:textId="77777777" w:rsidR="00A81597" w:rsidRDefault="00A81597" w:rsidP="004F481C">
            <w:pPr>
              <w:pStyle w:val="CellBody"/>
            </w:pPr>
            <w:r>
              <w:t>Comments:</w:t>
            </w:r>
          </w:p>
        </w:tc>
      </w:tr>
    </w:tbl>
    <w:p w14:paraId="480D6B5B" w14:textId="77777777" w:rsidR="00A81597" w:rsidRDefault="00A81597" w:rsidP="00A81597"/>
    <w:p w14:paraId="45DC5E25" w14:textId="77777777" w:rsidR="00A81597" w:rsidRDefault="00A81597" w:rsidP="00A81597">
      <w:pPr>
        <w:pStyle w:val="SectL2"/>
        <w:numPr>
          <w:ilvl w:val="2"/>
          <w:numId w:val="190"/>
        </w:numPr>
        <w:spacing w:after="120"/>
      </w:pPr>
      <w:bookmarkStart w:id="3876" w:name="_Toc61275301"/>
      <w:bookmarkStart w:id="3877" w:name="_Toc99119462"/>
      <w:bookmarkStart w:id="3878" w:name="_Toc108469477"/>
      <w:bookmarkStart w:id="3879" w:name="_Toc108469959"/>
      <w:r w:rsidRPr="00565A47">
        <w:rPr>
          <w:rFonts w:ascii="Times" w:hAnsi="Times" w:cs="Times"/>
          <w:color w:val="auto"/>
          <w:sz w:val="24"/>
          <w:szCs w:val="24"/>
        </w:rPr>
        <w:t>Timely Response to Events (TRE)</w:t>
      </w:r>
      <w:bookmarkEnd w:id="3876"/>
      <w:bookmarkEnd w:id="3877"/>
      <w:bookmarkEnd w:id="3878"/>
      <w:bookmarkEnd w:id="3879"/>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81597" w:rsidRPr="00980D0E" w14:paraId="18CE1C8B" w14:textId="77777777" w:rsidTr="004F481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2149459" w14:textId="77777777" w:rsidR="00A81597" w:rsidRPr="004B21D3" w:rsidRDefault="00A81597" w:rsidP="004F481C">
            <w:pPr>
              <w:pStyle w:val="SectL2"/>
              <w:numPr>
                <w:ilvl w:val="3"/>
                <w:numId w:val="191"/>
              </w:numPr>
              <w:spacing w:after="120"/>
              <w:rPr>
                <w:rFonts w:ascii="Times" w:hAnsi="Times" w:cs="Times"/>
                <w:color w:val="auto"/>
                <w:sz w:val="24"/>
                <w:szCs w:val="24"/>
              </w:rPr>
            </w:pPr>
            <w:bookmarkStart w:id="3880" w:name="_Toc108469478"/>
            <w:bookmarkStart w:id="3881" w:name="_Toc108469960"/>
            <w:r w:rsidRPr="00980D0E">
              <w:rPr>
                <w:rFonts w:ascii="Times" w:hAnsi="Times" w:cs="Times"/>
                <w:color w:val="auto"/>
                <w:sz w:val="24"/>
                <w:szCs w:val="24"/>
              </w:rPr>
              <w:t xml:space="preserve">Test : To </w:t>
            </w:r>
            <w:r>
              <w:rPr>
                <w:rFonts w:ascii="Times" w:hAnsi="Times" w:cs="Times"/>
                <w:color w:val="auto"/>
                <w:sz w:val="24"/>
                <w:szCs w:val="24"/>
              </w:rPr>
              <w:t xml:space="preserve">verify </w:t>
            </w:r>
            <w:r w:rsidRPr="00565A47">
              <w:rPr>
                <w:rFonts w:ascii="Times" w:hAnsi="Times" w:cs="Times"/>
                <w:color w:val="auto"/>
                <w:sz w:val="24"/>
                <w:szCs w:val="24"/>
              </w:rPr>
              <w:t>Audit log accessibility</w:t>
            </w:r>
            <w:r>
              <w:rPr>
                <w:rFonts w:ascii="Times" w:hAnsi="Times" w:cs="Times"/>
                <w:color w:val="auto"/>
                <w:sz w:val="24"/>
                <w:szCs w:val="24"/>
              </w:rPr>
              <w:t xml:space="preserve">. </w:t>
            </w:r>
            <w:r w:rsidRPr="004B21D3">
              <w:rPr>
                <w:rFonts w:ascii="Times" w:hAnsi="Times" w:cs="Times"/>
                <w:color w:val="auto"/>
                <w:sz w:val="24"/>
                <w:szCs w:val="24"/>
              </w:rPr>
              <w:t>Audit logs are accessible by the standard Ovation Audit Viewer and Ovation Error Log Viewer</w:t>
            </w:r>
            <w:r>
              <w:rPr>
                <w:rFonts w:ascii="Times" w:hAnsi="Times" w:cs="Times"/>
                <w:color w:val="auto"/>
                <w:sz w:val="24"/>
                <w:szCs w:val="24"/>
              </w:rPr>
              <w:t>.</w:t>
            </w:r>
            <w:bookmarkEnd w:id="3880"/>
            <w:bookmarkEnd w:id="3881"/>
            <w:r w:rsidRPr="004B21D3">
              <w:rPr>
                <w:rFonts w:ascii="Times" w:hAnsi="Times" w:cs="Times"/>
                <w:color w:val="auto"/>
                <w:sz w:val="24"/>
                <w:szCs w:val="24"/>
              </w:rPr>
              <w:t xml:space="preserve"> </w:t>
            </w:r>
          </w:p>
          <w:p w14:paraId="5A8BEB2E" w14:textId="46D20219" w:rsidR="00A81597" w:rsidRPr="00097C50" w:rsidRDefault="00A81597" w:rsidP="004F481C">
            <w:pPr>
              <w:pStyle w:val="SectL2"/>
              <w:tabs>
                <w:tab w:val="clear" w:pos="1080"/>
              </w:tabs>
              <w:spacing w:after="120"/>
              <w:ind w:left="0" w:firstLine="0"/>
              <w:rPr>
                <w:rFonts w:ascii="Times" w:hAnsi="Times" w:cs="Times"/>
                <w:b w:val="0"/>
                <w:bCs/>
                <w:color w:val="auto"/>
                <w:sz w:val="24"/>
                <w:szCs w:val="24"/>
              </w:rPr>
            </w:pPr>
            <w:bookmarkStart w:id="3882" w:name="_Toc108469479"/>
            <w:bookmarkStart w:id="3883" w:name="_Toc108469961"/>
            <w:r w:rsidRPr="004B21D3">
              <w:rPr>
                <w:rFonts w:ascii="Times" w:hAnsi="Times" w:cs="Times"/>
                <w:color w:val="auto"/>
                <w:sz w:val="24"/>
                <w:szCs w:val="24"/>
              </w:rPr>
              <w:t>Note</w:t>
            </w:r>
            <w:r w:rsidR="00097C50">
              <w:rPr>
                <w:rFonts w:ascii="Times" w:hAnsi="Times" w:cs="Times"/>
                <w:color w:val="auto"/>
                <w:sz w:val="24"/>
                <w:szCs w:val="24"/>
              </w:rPr>
              <w:t>:-</w:t>
            </w:r>
            <w:r w:rsidRPr="004B21D3">
              <w:rPr>
                <w:rFonts w:ascii="Times" w:hAnsi="Times" w:cs="Times"/>
                <w:color w:val="auto"/>
                <w:sz w:val="24"/>
                <w:szCs w:val="24"/>
              </w:rPr>
              <w:t xml:space="preserve"> </w:t>
            </w:r>
            <w:r w:rsidR="00097C50">
              <w:rPr>
                <w:rFonts w:ascii="Times" w:hAnsi="Times" w:cs="Times"/>
                <w:b w:val="0"/>
                <w:bCs/>
                <w:color w:val="auto"/>
                <w:sz w:val="24"/>
                <w:szCs w:val="24"/>
              </w:rPr>
              <w:t>T</w:t>
            </w:r>
            <w:r w:rsidRPr="00097C50">
              <w:rPr>
                <w:rFonts w:ascii="Times" w:hAnsi="Times" w:cs="Times"/>
                <w:b w:val="0"/>
                <w:bCs/>
                <w:color w:val="auto"/>
                <w:sz w:val="24"/>
                <w:szCs w:val="24"/>
              </w:rPr>
              <w:t>he Error Log Viewer will only record log information while PC hosting the log viewer is running the error log server that is started at boot time.  The controller will not buffer log message that are sent to the Error Log.</w:t>
            </w:r>
            <w:bookmarkEnd w:id="3882"/>
            <w:bookmarkEnd w:id="3883"/>
            <w:r w:rsidRPr="00097C50">
              <w:rPr>
                <w:rFonts w:ascii="Times" w:hAnsi="Times" w:cs="Times"/>
                <w:b w:val="0"/>
                <w:bCs/>
                <w:color w:val="auto"/>
                <w:sz w:val="24"/>
                <w:szCs w:val="24"/>
              </w:rPr>
              <w:t xml:space="preserve"> </w:t>
            </w:r>
          </w:p>
          <w:p w14:paraId="44CA1D2D" w14:textId="77777777" w:rsidR="00A81597" w:rsidRPr="004D2E13" w:rsidRDefault="00A81597" w:rsidP="004F481C">
            <w:pPr>
              <w:pStyle w:val="SectL2"/>
              <w:tabs>
                <w:tab w:val="clear" w:pos="1080"/>
              </w:tabs>
              <w:spacing w:after="120"/>
              <w:ind w:left="0" w:firstLine="0"/>
              <w:rPr>
                <w:rFonts w:ascii="Times" w:hAnsi="Times" w:cs="Times"/>
                <w:color w:val="auto"/>
                <w:sz w:val="24"/>
                <w:szCs w:val="24"/>
              </w:rPr>
            </w:pPr>
            <w:bookmarkStart w:id="3884" w:name="_Toc108469480"/>
            <w:bookmarkStart w:id="3885" w:name="_Toc108469962"/>
            <w:r w:rsidRPr="00097C50">
              <w:rPr>
                <w:rFonts w:ascii="Times" w:hAnsi="Times" w:cs="Times"/>
                <w:b w:val="0"/>
                <w:bCs/>
                <w:color w:val="auto"/>
                <w:sz w:val="24"/>
                <w:szCs w:val="24"/>
              </w:rPr>
              <w:t>The controller will also use the “printErrorBuffer” advanced command for field/remote advanced troubleshooting of standalone controllers.  This buffer is the same that is available in the standard Ovation controller.</w:t>
            </w:r>
            <w:bookmarkEnd w:id="3884"/>
            <w:bookmarkEnd w:id="3885"/>
          </w:p>
        </w:tc>
      </w:tr>
      <w:tr w:rsidR="00A81597" w14:paraId="73038E28" w14:textId="77777777" w:rsidTr="004F481C">
        <w:trPr>
          <w:cantSplit/>
          <w:trHeight w:val="316"/>
        </w:trPr>
        <w:tc>
          <w:tcPr>
            <w:tcW w:w="2340" w:type="dxa"/>
            <w:tcBorders>
              <w:top w:val="single" w:sz="6" w:space="0" w:color="auto"/>
              <w:left w:val="single" w:sz="4" w:space="0" w:color="auto"/>
              <w:bottom w:val="single" w:sz="4" w:space="0" w:color="auto"/>
              <w:right w:val="single" w:sz="4" w:space="0" w:color="auto"/>
            </w:tcBorders>
          </w:tcPr>
          <w:p w14:paraId="3629C821" w14:textId="77777777" w:rsidR="00A81597" w:rsidRDefault="00A81597" w:rsidP="004F481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7BEF6656" w14:textId="77777777" w:rsidR="00A81597" w:rsidRDefault="00A81597" w:rsidP="004F481C">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2A35F4F8"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 </w:t>
            </w:r>
          </w:p>
        </w:tc>
      </w:tr>
      <w:tr w:rsidR="00A81597" w14:paraId="1FE93543"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A7179FB" w14:textId="77777777" w:rsidR="00A81597" w:rsidRDefault="00A81597" w:rsidP="00097C50">
            <w:pPr>
              <w:pStyle w:val="ListParagraph"/>
              <w:numPr>
                <w:ilvl w:val="0"/>
                <w:numId w:val="239"/>
              </w:numPr>
              <w:ind w:left="558"/>
            </w:pPr>
            <w:r w:rsidRPr="00097C50">
              <w:rPr>
                <w:noProof/>
                <w:sz w:val="24"/>
              </w:rPr>
              <w:t>Verify that the Error Log Viewer will only record log information while PC hosting the log viewer is running the error log server that is started at boot time.</w:t>
            </w:r>
            <w:r w:rsidRPr="004B21D3">
              <w:t xml:space="preserve">  </w:t>
            </w:r>
          </w:p>
        </w:tc>
        <w:tc>
          <w:tcPr>
            <w:tcW w:w="2070" w:type="dxa"/>
            <w:tcBorders>
              <w:top w:val="single" w:sz="6" w:space="0" w:color="auto"/>
              <w:left w:val="single" w:sz="4" w:space="0" w:color="auto"/>
              <w:bottom w:val="single" w:sz="4" w:space="0" w:color="auto"/>
              <w:right w:val="single" w:sz="4" w:space="0" w:color="auto"/>
            </w:tcBorders>
          </w:tcPr>
          <w:p w14:paraId="1E61904A"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5C4BDD46"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0ACFEAA" w14:textId="77777777" w:rsidR="00A81597" w:rsidRPr="004D2E13" w:rsidRDefault="00A81597" w:rsidP="00097C50">
            <w:pPr>
              <w:pStyle w:val="ListParagraph"/>
              <w:numPr>
                <w:ilvl w:val="0"/>
                <w:numId w:val="239"/>
              </w:numPr>
              <w:ind w:left="558"/>
              <w:rPr>
                <w:noProof/>
                <w:sz w:val="24"/>
              </w:rPr>
            </w:pPr>
            <w:r w:rsidRPr="004D2E13">
              <w:rPr>
                <w:noProof/>
                <w:sz w:val="24"/>
              </w:rPr>
              <w:t xml:space="preserve">Verify that the controller will not buffer log message that are sent to the Error Log. </w:t>
            </w:r>
          </w:p>
          <w:p w14:paraId="17B2A9DC" w14:textId="77777777" w:rsidR="00A81597" w:rsidRDefault="00A81597" w:rsidP="004F481C">
            <w:pPr>
              <w:pStyle w:val="CellBody"/>
              <w:ind w:left="558"/>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C2B1831"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142D3A5A"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6574BF96" w14:textId="77777777" w:rsidR="00A81597" w:rsidRDefault="00A81597" w:rsidP="00097C50">
            <w:pPr>
              <w:pStyle w:val="CellBody"/>
              <w:numPr>
                <w:ilvl w:val="0"/>
                <w:numId w:val="239"/>
              </w:numPr>
              <w:ind w:left="558"/>
              <w:rPr>
                <w:rFonts w:ascii="Times New Roman" w:hAnsi="Times New Roman"/>
                <w:color w:val="auto"/>
              </w:rPr>
            </w:pPr>
            <w:r>
              <w:rPr>
                <w:rFonts w:ascii="Times New Roman" w:hAnsi="Times New Roman"/>
                <w:color w:val="auto"/>
              </w:rPr>
              <w:t>Verify that standalone controller can use the “</w:t>
            </w:r>
            <w:r w:rsidRPr="004B21D3">
              <w:rPr>
                <w:rFonts w:cs="Times"/>
                <w:color w:val="auto"/>
                <w:szCs w:val="24"/>
              </w:rPr>
              <w:t>printErrorBuffer” advanced command for field/remote advanced troubleshooting of standalone controllers</w:t>
            </w:r>
            <w:r>
              <w:rPr>
                <w:rFonts w:cs="Times"/>
                <w:color w:val="auto"/>
                <w:szCs w:val="24"/>
              </w:rPr>
              <w:t>.</w:t>
            </w:r>
          </w:p>
        </w:tc>
        <w:tc>
          <w:tcPr>
            <w:tcW w:w="2070" w:type="dxa"/>
            <w:tcBorders>
              <w:top w:val="single" w:sz="6" w:space="0" w:color="auto"/>
              <w:left w:val="single" w:sz="4" w:space="0" w:color="auto"/>
              <w:bottom w:val="single" w:sz="4" w:space="0" w:color="auto"/>
              <w:right w:val="single" w:sz="4" w:space="0" w:color="auto"/>
            </w:tcBorders>
          </w:tcPr>
          <w:p w14:paraId="4AE6D2AE" w14:textId="77777777" w:rsidR="00A81597" w:rsidRDefault="00A81597" w:rsidP="004F481C">
            <w:pPr>
              <w:pStyle w:val="CellBody"/>
              <w:rPr>
                <w:rFonts w:ascii="Times New Roman" w:hAnsi="Times New Roman"/>
                <w:color w:val="auto"/>
              </w:rPr>
            </w:pPr>
          </w:p>
        </w:tc>
      </w:tr>
      <w:tr w:rsidR="00A81597" w14:paraId="56C69245" w14:textId="77777777" w:rsidTr="004F481C">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62439B5" w14:textId="77777777" w:rsidR="00A81597" w:rsidRDefault="00A81597" w:rsidP="004F481C">
            <w:pPr>
              <w:pStyle w:val="CellBody"/>
            </w:pPr>
            <w:r>
              <w:t>Comments:</w:t>
            </w:r>
          </w:p>
        </w:tc>
      </w:tr>
    </w:tbl>
    <w:p w14:paraId="1AE63FC7" w14:textId="77777777" w:rsidR="00A81597" w:rsidRDefault="00A81597" w:rsidP="00A81597"/>
    <w:p w14:paraId="0E297F8D" w14:textId="77777777" w:rsidR="00A81597" w:rsidRPr="004552BC" w:rsidRDefault="00A81597" w:rsidP="00A81597">
      <w:pPr>
        <w:pStyle w:val="SectL2"/>
        <w:numPr>
          <w:ilvl w:val="2"/>
          <w:numId w:val="191"/>
        </w:numPr>
        <w:spacing w:after="120"/>
        <w:rPr>
          <w:rFonts w:ascii="Times" w:hAnsi="Times" w:cs="Times"/>
          <w:color w:val="auto"/>
          <w:sz w:val="24"/>
          <w:szCs w:val="24"/>
        </w:rPr>
      </w:pPr>
      <w:bookmarkStart w:id="3886" w:name="_Toc61275302"/>
      <w:bookmarkStart w:id="3887" w:name="_Toc99119463"/>
      <w:bookmarkStart w:id="3888" w:name="_Toc108469481"/>
      <w:bookmarkStart w:id="3889" w:name="_Toc108469963"/>
      <w:r w:rsidRPr="004552BC">
        <w:rPr>
          <w:rFonts w:ascii="Times" w:hAnsi="Times" w:cs="Times"/>
          <w:color w:val="auto"/>
          <w:sz w:val="24"/>
          <w:szCs w:val="24"/>
        </w:rPr>
        <w:t>Resource Availability (RA)</w:t>
      </w:r>
      <w:bookmarkEnd w:id="3886"/>
      <w:bookmarkEnd w:id="3887"/>
      <w:bookmarkEnd w:id="3888"/>
      <w:bookmarkEnd w:id="3889"/>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81597" w:rsidRPr="00980D0E" w14:paraId="7E49FF4F" w14:textId="77777777" w:rsidTr="004F481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690EF7EC" w14:textId="77777777" w:rsidR="00A81597" w:rsidRPr="00980D0E" w:rsidRDefault="00A81597" w:rsidP="004F481C">
            <w:pPr>
              <w:pStyle w:val="SectL2"/>
              <w:numPr>
                <w:ilvl w:val="3"/>
                <w:numId w:val="192"/>
              </w:numPr>
              <w:spacing w:after="120"/>
              <w:rPr>
                <w:rFonts w:ascii="Times" w:hAnsi="Times" w:cs="Times"/>
                <w:b w:val="0"/>
                <w:sz w:val="24"/>
                <w:szCs w:val="24"/>
              </w:rPr>
            </w:pPr>
            <w:bookmarkStart w:id="3890" w:name="_Toc108469482"/>
            <w:bookmarkStart w:id="3891" w:name="_Toc108469964"/>
            <w:r w:rsidRPr="00980D0E">
              <w:rPr>
                <w:rFonts w:ascii="Times" w:hAnsi="Times" w:cs="Times"/>
                <w:color w:val="auto"/>
                <w:sz w:val="24"/>
                <w:szCs w:val="24"/>
              </w:rPr>
              <w:t xml:space="preserve">Test </w:t>
            </w:r>
            <w:r w:rsidRPr="00097C50">
              <w:rPr>
                <w:rFonts w:ascii="Times" w:hAnsi="Times" w:cs="Times"/>
                <w:color w:val="auto"/>
                <w:sz w:val="24"/>
                <w:szCs w:val="24"/>
              </w:rPr>
              <w:t>: To verify the Denial of service protection. The controller will use standard practices for Denial-of-Service protection.  This includes limiting the impact of the login process such that an attacker cannot prevent a valid user from logging in.</w:t>
            </w:r>
            <w:bookmarkEnd w:id="3890"/>
            <w:bookmarkEnd w:id="3891"/>
          </w:p>
        </w:tc>
      </w:tr>
      <w:tr w:rsidR="00A81597" w14:paraId="45FE624F" w14:textId="77777777" w:rsidTr="004F481C">
        <w:trPr>
          <w:cantSplit/>
          <w:trHeight w:val="316"/>
        </w:trPr>
        <w:tc>
          <w:tcPr>
            <w:tcW w:w="2340" w:type="dxa"/>
            <w:tcBorders>
              <w:top w:val="single" w:sz="6" w:space="0" w:color="auto"/>
              <w:left w:val="single" w:sz="4" w:space="0" w:color="auto"/>
              <w:bottom w:val="single" w:sz="4" w:space="0" w:color="auto"/>
              <w:right w:val="single" w:sz="4" w:space="0" w:color="auto"/>
            </w:tcBorders>
          </w:tcPr>
          <w:p w14:paraId="77D46D16" w14:textId="77777777" w:rsidR="00A81597" w:rsidRDefault="00A81597" w:rsidP="004F481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2B69DAB5" w14:textId="77777777" w:rsidR="00A81597" w:rsidRDefault="00A81597" w:rsidP="004F481C">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16F81305"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 </w:t>
            </w:r>
          </w:p>
        </w:tc>
      </w:tr>
      <w:tr w:rsidR="00A81597" w14:paraId="3B661CC3"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B0E5314" w14:textId="50143C8A" w:rsidR="00A81597" w:rsidRDefault="00097C50" w:rsidP="00097C50">
            <w:pPr>
              <w:pStyle w:val="CellBody"/>
              <w:numPr>
                <w:ilvl w:val="0"/>
                <w:numId w:val="240"/>
              </w:numPr>
              <w:rPr>
                <w:rFonts w:ascii="Times New Roman" w:hAnsi="Times New Roman"/>
                <w:color w:val="auto"/>
              </w:rPr>
            </w:pPr>
            <w:r>
              <w:rPr>
                <w:rFonts w:ascii="Times New Roman" w:hAnsi="Times New Roman"/>
                <w:color w:val="auto"/>
              </w:rPr>
              <w:lastRenderedPageBreak/>
              <w:t xml:space="preserve">Verify in case of invalid login attempts, it shouldn’t disable the user accounts and its always available </w:t>
            </w:r>
          </w:p>
        </w:tc>
        <w:tc>
          <w:tcPr>
            <w:tcW w:w="2070" w:type="dxa"/>
            <w:tcBorders>
              <w:top w:val="single" w:sz="6" w:space="0" w:color="auto"/>
              <w:left w:val="single" w:sz="4" w:space="0" w:color="auto"/>
              <w:bottom w:val="single" w:sz="4" w:space="0" w:color="auto"/>
              <w:right w:val="single" w:sz="4" w:space="0" w:color="auto"/>
            </w:tcBorders>
          </w:tcPr>
          <w:p w14:paraId="7F96130F"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37F083FD"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76A377C" w14:textId="3363697A" w:rsidR="00A81597" w:rsidRDefault="00A81597" w:rsidP="004F481C">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20DF774D"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72AAAD12"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1045189" w14:textId="77777777" w:rsidR="00A81597" w:rsidRDefault="00A81597" w:rsidP="004F481C">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DB8B954" w14:textId="77777777" w:rsidR="00A81597" w:rsidRDefault="00A81597" w:rsidP="004F481C">
            <w:pPr>
              <w:pStyle w:val="CellBody"/>
              <w:rPr>
                <w:rFonts w:ascii="Times New Roman" w:hAnsi="Times New Roman"/>
                <w:color w:val="auto"/>
              </w:rPr>
            </w:pPr>
          </w:p>
        </w:tc>
      </w:tr>
      <w:tr w:rsidR="00A81597" w14:paraId="5E1E2B23" w14:textId="77777777" w:rsidTr="004F481C">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8BE786A" w14:textId="77777777" w:rsidR="00A81597" w:rsidRDefault="00A81597" w:rsidP="004F481C">
            <w:pPr>
              <w:pStyle w:val="CellBody"/>
            </w:pPr>
            <w:r>
              <w:t>Comments:</w:t>
            </w:r>
          </w:p>
        </w:tc>
      </w:tr>
    </w:tbl>
    <w:p w14:paraId="4669B322" w14:textId="77777777" w:rsidR="00A81597" w:rsidRDefault="00A81597" w:rsidP="00A81597"/>
    <w:p w14:paraId="6009FBE3" w14:textId="77777777" w:rsidR="00A81597" w:rsidRDefault="00A81597" w:rsidP="00A81597"/>
    <w:p w14:paraId="7A1119D0" w14:textId="77777777" w:rsidR="00A81597" w:rsidRDefault="00A81597" w:rsidP="00A8159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81597" w:rsidRPr="00980D0E" w14:paraId="50FC9FEE" w14:textId="77777777" w:rsidTr="004F481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D184568" w14:textId="77777777" w:rsidR="00A81597" w:rsidRPr="00097C50" w:rsidRDefault="00A81597" w:rsidP="004F481C">
            <w:pPr>
              <w:pStyle w:val="SectL2"/>
              <w:numPr>
                <w:ilvl w:val="3"/>
                <w:numId w:val="192"/>
              </w:numPr>
              <w:spacing w:after="120"/>
              <w:rPr>
                <w:rFonts w:ascii="Times" w:hAnsi="Times" w:cs="Times"/>
                <w:color w:val="auto"/>
                <w:sz w:val="24"/>
                <w:szCs w:val="24"/>
              </w:rPr>
            </w:pPr>
            <w:bookmarkStart w:id="3892" w:name="_Toc108469483"/>
            <w:bookmarkStart w:id="3893" w:name="_Toc108469965"/>
            <w:r w:rsidRPr="00097C50">
              <w:rPr>
                <w:rFonts w:ascii="Times" w:hAnsi="Times" w:cs="Times"/>
                <w:color w:val="auto"/>
                <w:sz w:val="24"/>
                <w:szCs w:val="24"/>
              </w:rPr>
              <w:t>Test : To verify the Resource management. The controller uses a priority-based operating system that prioritize the essential controller functions so that any ancillary security function cannot adversely impact the essential control functions.</w:t>
            </w:r>
            <w:bookmarkEnd w:id="3892"/>
            <w:bookmarkEnd w:id="3893"/>
            <w:r w:rsidRPr="00097C50">
              <w:rPr>
                <w:rFonts w:ascii="Times" w:hAnsi="Times" w:cs="Times"/>
                <w:color w:val="auto"/>
                <w:sz w:val="24"/>
                <w:szCs w:val="24"/>
              </w:rPr>
              <w:t xml:space="preserve"> </w:t>
            </w:r>
          </w:p>
          <w:p w14:paraId="272BA8EF" w14:textId="58DE90AC" w:rsidR="00A81597" w:rsidRPr="00980D0E" w:rsidRDefault="00A81597" w:rsidP="004F481C">
            <w:pPr>
              <w:pStyle w:val="SectL2"/>
              <w:tabs>
                <w:tab w:val="clear" w:pos="1080"/>
              </w:tabs>
              <w:spacing w:after="120"/>
              <w:ind w:left="0" w:firstLine="0"/>
              <w:rPr>
                <w:rFonts w:ascii="Times" w:hAnsi="Times" w:cs="Times"/>
                <w:b w:val="0"/>
                <w:sz w:val="24"/>
                <w:szCs w:val="24"/>
              </w:rPr>
            </w:pPr>
            <w:bookmarkStart w:id="3894" w:name="_Toc108469484"/>
            <w:bookmarkStart w:id="3895" w:name="_Toc108469966"/>
            <w:r w:rsidRPr="00A15E05">
              <w:rPr>
                <w:rFonts w:ascii="Times" w:hAnsi="Times" w:cs="Times"/>
                <w:color w:val="auto"/>
                <w:sz w:val="24"/>
                <w:szCs w:val="24"/>
              </w:rPr>
              <w:t>Note</w:t>
            </w:r>
            <w:r w:rsidR="00097C50">
              <w:rPr>
                <w:rFonts w:ascii="Times" w:hAnsi="Times" w:cs="Times"/>
                <w:color w:val="auto"/>
                <w:sz w:val="24"/>
                <w:szCs w:val="24"/>
              </w:rPr>
              <w:t>:-</w:t>
            </w:r>
            <w:r w:rsidRPr="00097C50">
              <w:rPr>
                <w:rFonts w:ascii="Times" w:hAnsi="Times" w:cs="Times"/>
                <w:b w:val="0"/>
                <w:bCs/>
                <w:color w:val="auto"/>
                <w:sz w:val="24"/>
                <w:szCs w:val="24"/>
              </w:rPr>
              <w:t xml:space="preserve"> </w:t>
            </w:r>
            <w:r w:rsidR="00097C50">
              <w:rPr>
                <w:rFonts w:ascii="Times" w:hAnsi="Times" w:cs="Times"/>
                <w:b w:val="0"/>
                <w:bCs/>
                <w:color w:val="auto"/>
                <w:sz w:val="24"/>
                <w:szCs w:val="24"/>
              </w:rPr>
              <w:t>T</w:t>
            </w:r>
            <w:r w:rsidRPr="00097C50">
              <w:rPr>
                <w:rFonts w:ascii="Times" w:hAnsi="Times" w:cs="Times"/>
                <w:b w:val="0"/>
                <w:bCs/>
                <w:color w:val="auto"/>
                <w:sz w:val="24"/>
                <w:szCs w:val="24"/>
              </w:rPr>
              <w:t>he controller does not support network scans or anti-virus checks.  The only function that is applicable is patching, which is done through the download/reboot process which does not affect the control functions.  This is the same as in a Standard Ovation System.</w:t>
            </w:r>
            <w:bookmarkEnd w:id="3894"/>
            <w:bookmarkEnd w:id="3895"/>
          </w:p>
        </w:tc>
      </w:tr>
      <w:tr w:rsidR="00A81597" w14:paraId="0BB23F3E" w14:textId="77777777" w:rsidTr="004F481C">
        <w:trPr>
          <w:cantSplit/>
          <w:trHeight w:val="316"/>
        </w:trPr>
        <w:tc>
          <w:tcPr>
            <w:tcW w:w="2340" w:type="dxa"/>
            <w:tcBorders>
              <w:top w:val="single" w:sz="6" w:space="0" w:color="auto"/>
              <w:left w:val="single" w:sz="4" w:space="0" w:color="auto"/>
              <w:bottom w:val="single" w:sz="4" w:space="0" w:color="auto"/>
              <w:right w:val="single" w:sz="4" w:space="0" w:color="auto"/>
            </w:tcBorders>
          </w:tcPr>
          <w:p w14:paraId="069055C4" w14:textId="77777777" w:rsidR="00A81597" w:rsidRDefault="00A81597" w:rsidP="004F481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A36EDAF" w14:textId="77777777" w:rsidR="00A81597" w:rsidRDefault="00A81597" w:rsidP="004F481C">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5849363A"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 </w:t>
            </w:r>
          </w:p>
        </w:tc>
      </w:tr>
      <w:tr w:rsidR="00A81597" w14:paraId="3B7E6C93"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030DDC7" w14:textId="28DBB448" w:rsidR="00A81597" w:rsidRDefault="00C71276" w:rsidP="00097C50">
            <w:pPr>
              <w:pStyle w:val="CellBody"/>
              <w:numPr>
                <w:ilvl w:val="0"/>
                <w:numId w:val="242"/>
              </w:numPr>
              <w:rPr>
                <w:rFonts w:ascii="Times New Roman" w:hAnsi="Times New Roman"/>
                <w:color w:val="auto"/>
              </w:rPr>
            </w:pPr>
            <w:r>
              <w:rPr>
                <w:rFonts w:ascii="Times New Roman" w:hAnsi="Times New Roman"/>
                <w:color w:val="auto"/>
              </w:rPr>
              <w:t>Refer achilles testing</w:t>
            </w:r>
            <w:r w:rsidR="00097C50">
              <w:rPr>
                <w:rFonts w:ascii="Times New Roman" w:hAnsi="Times New Roman"/>
                <w:color w:val="auto"/>
              </w:rPr>
              <w:t xml:space="preserve"> for this checking.</w:t>
            </w:r>
          </w:p>
        </w:tc>
        <w:tc>
          <w:tcPr>
            <w:tcW w:w="2070" w:type="dxa"/>
            <w:tcBorders>
              <w:top w:val="single" w:sz="6" w:space="0" w:color="auto"/>
              <w:left w:val="single" w:sz="4" w:space="0" w:color="auto"/>
              <w:bottom w:val="single" w:sz="4" w:space="0" w:color="auto"/>
              <w:right w:val="single" w:sz="4" w:space="0" w:color="auto"/>
            </w:tcBorders>
          </w:tcPr>
          <w:p w14:paraId="7DB8F43B"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2137D8F6"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C182807" w14:textId="77777777" w:rsidR="00A81597" w:rsidRDefault="00A81597" w:rsidP="004F481C">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5C49293"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536AD269"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68B1ABF" w14:textId="77777777" w:rsidR="00A81597" w:rsidRDefault="00A81597" w:rsidP="004F481C">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18E193B" w14:textId="77777777" w:rsidR="00A81597" w:rsidRDefault="00A81597" w:rsidP="004F481C">
            <w:pPr>
              <w:pStyle w:val="CellBody"/>
              <w:rPr>
                <w:rFonts w:ascii="Times New Roman" w:hAnsi="Times New Roman"/>
                <w:color w:val="auto"/>
              </w:rPr>
            </w:pPr>
          </w:p>
        </w:tc>
      </w:tr>
      <w:tr w:rsidR="00A81597" w14:paraId="3DD4EA1F" w14:textId="77777777" w:rsidTr="004F481C">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4416E827" w14:textId="77777777" w:rsidR="00A81597" w:rsidRDefault="00A81597" w:rsidP="004F481C">
            <w:pPr>
              <w:pStyle w:val="CellBody"/>
            </w:pPr>
            <w:r>
              <w:t>Comments:</w:t>
            </w:r>
          </w:p>
        </w:tc>
      </w:tr>
    </w:tbl>
    <w:p w14:paraId="2C268BD1" w14:textId="77777777" w:rsidR="00A81597" w:rsidRDefault="00A81597" w:rsidP="00A81597"/>
    <w:p w14:paraId="5DCEA19F" w14:textId="77777777" w:rsidR="00A81597" w:rsidRDefault="00A81597" w:rsidP="00A81597"/>
    <w:p w14:paraId="5B1B42A7" w14:textId="77777777" w:rsidR="00A81597" w:rsidRDefault="00A81597" w:rsidP="00A8159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81597" w:rsidRPr="00980D0E" w14:paraId="7DCD78B0" w14:textId="77777777" w:rsidTr="004F481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FD8DE1B" w14:textId="77777777" w:rsidR="00A81597" w:rsidRPr="00980D0E" w:rsidRDefault="00A81597" w:rsidP="004F481C">
            <w:pPr>
              <w:pStyle w:val="SectL2"/>
              <w:numPr>
                <w:ilvl w:val="3"/>
                <w:numId w:val="192"/>
              </w:numPr>
              <w:spacing w:after="120"/>
              <w:rPr>
                <w:rFonts w:ascii="Times" w:hAnsi="Times" w:cs="Times"/>
                <w:b w:val="0"/>
                <w:sz w:val="24"/>
                <w:szCs w:val="24"/>
              </w:rPr>
            </w:pPr>
            <w:bookmarkStart w:id="3896" w:name="_Toc108469485"/>
            <w:bookmarkStart w:id="3897" w:name="_Toc108469967"/>
            <w:r w:rsidRPr="00980D0E">
              <w:rPr>
                <w:rFonts w:ascii="Times" w:hAnsi="Times" w:cs="Times"/>
                <w:color w:val="auto"/>
                <w:sz w:val="24"/>
                <w:szCs w:val="24"/>
              </w:rPr>
              <w:t xml:space="preserve">Test : To </w:t>
            </w:r>
            <w:r>
              <w:rPr>
                <w:rFonts w:ascii="Times" w:hAnsi="Times" w:cs="Times"/>
                <w:color w:val="auto"/>
                <w:sz w:val="24"/>
                <w:szCs w:val="24"/>
              </w:rPr>
              <w:t xml:space="preserve">verify the </w:t>
            </w:r>
            <w:r w:rsidRPr="00565A47">
              <w:rPr>
                <w:rFonts w:ascii="Times" w:hAnsi="Times" w:cs="Times"/>
                <w:color w:val="auto"/>
                <w:sz w:val="24"/>
                <w:szCs w:val="24"/>
              </w:rPr>
              <w:t>Control system backup</w:t>
            </w:r>
            <w:r>
              <w:rPr>
                <w:rFonts w:ascii="Times" w:hAnsi="Times" w:cs="Times"/>
                <w:color w:val="auto"/>
                <w:sz w:val="24"/>
                <w:szCs w:val="24"/>
              </w:rPr>
              <w:t xml:space="preserve">. </w:t>
            </w:r>
            <w:r w:rsidRPr="00A15E05">
              <w:rPr>
                <w:rFonts w:ascii="Times" w:hAnsi="Times" w:cs="Times"/>
                <w:color w:val="auto"/>
                <w:sz w:val="24"/>
                <w:szCs w:val="24"/>
              </w:rPr>
              <w:t>The standalone controller will be able to have backups by saving the database from the controller to an offline location using the standalone tools.</w:t>
            </w:r>
            <w:bookmarkEnd w:id="3896"/>
            <w:bookmarkEnd w:id="3897"/>
          </w:p>
        </w:tc>
      </w:tr>
      <w:tr w:rsidR="00A81597" w14:paraId="4164ACC2" w14:textId="77777777" w:rsidTr="004F481C">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E9BF1B2" w14:textId="77777777" w:rsidR="00A81597" w:rsidRDefault="00A81597" w:rsidP="004F481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4F9419F2" w14:textId="77777777" w:rsidR="00A81597" w:rsidRDefault="00A81597" w:rsidP="004F481C">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FB44269"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 </w:t>
            </w:r>
          </w:p>
        </w:tc>
      </w:tr>
      <w:tr w:rsidR="00A81597" w14:paraId="7C99DF13"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E4456A2" w14:textId="77777777" w:rsidR="00A81597" w:rsidRDefault="00A81597" w:rsidP="004F481C">
            <w:pPr>
              <w:pStyle w:val="CellBody"/>
              <w:numPr>
                <w:ilvl w:val="0"/>
                <w:numId w:val="205"/>
              </w:numPr>
              <w:rPr>
                <w:rFonts w:ascii="Times New Roman" w:hAnsi="Times New Roman"/>
                <w:color w:val="auto"/>
              </w:rPr>
            </w:pPr>
            <w:r>
              <w:rPr>
                <w:rFonts w:ascii="Times New Roman" w:hAnsi="Times New Roman"/>
                <w:color w:val="auto"/>
              </w:rPr>
              <w:t>Verify the controller database can be saved to offline location using SAC tools :</w:t>
            </w:r>
          </w:p>
          <w:p w14:paraId="2EBC5B9F" w14:textId="77777777" w:rsidR="00A81597" w:rsidRDefault="00A81597" w:rsidP="00A81597">
            <w:pPr>
              <w:pStyle w:val="CellBody"/>
              <w:numPr>
                <w:ilvl w:val="0"/>
                <w:numId w:val="224"/>
              </w:numPr>
              <w:rPr>
                <w:rFonts w:ascii="Times New Roman" w:hAnsi="Times New Roman"/>
                <w:color w:val="auto"/>
              </w:rPr>
            </w:pPr>
            <w:r>
              <w:rPr>
                <w:rFonts w:ascii="Times New Roman" w:hAnsi="Times New Roman"/>
                <w:color w:val="auto"/>
              </w:rPr>
              <w:t>Open the developer studio using the SAC tools software from the SAC station</w:t>
            </w:r>
          </w:p>
          <w:p w14:paraId="0B13A347" w14:textId="77777777" w:rsidR="00A81597" w:rsidRDefault="00A81597" w:rsidP="00A81597">
            <w:pPr>
              <w:pStyle w:val="CellBody"/>
              <w:numPr>
                <w:ilvl w:val="0"/>
                <w:numId w:val="224"/>
              </w:numPr>
              <w:rPr>
                <w:rFonts w:ascii="Times New Roman" w:hAnsi="Times New Roman"/>
                <w:color w:val="auto"/>
              </w:rPr>
            </w:pPr>
            <w:r>
              <w:rPr>
                <w:rFonts w:ascii="Times New Roman" w:hAnsi="Times New Roman"/>
                <w:color w:val="auto"/>
              </w:rPr>
              <w:t>Right click on the SAC controller configured in the studio</w:t>
            </w:r>
          </w:p>
          <w:p w14:paraId="0B6B9D55" w14:textId="77777777" w:rsidR="00A81597" w:rsidRDefault="00A81597" w:rsidP="00A81597">
            <w:pPr>
              <w:pStyle w:val="CellBody"/>
              <w:numPr>
                <w:ilvl w:val="0"/>
                <w:numId w:val="224"/>
              </w:numPr>
              <w:rPr>
                <w:rFonts w:ascii="Times New Roman" w:hAnsi="Times New Roman"/>
                <w:color w:val="auto"/>
              </w:rPr>
            </w:pPr>
            <w:r>
              <w:rPr>
                <w:rFonts w:ascii="Times New Roman" w:hAnsi="Times New Roman"/>
                <w:color w:val="auto"/>
              </w:rPr>
              <w:t>Select SAC operations option from the list</w:t>
            </w:r>
          </w:p>
          <w:p w14:paraId="3A7F84BF" w14:textId="77777777" w:rsidR="00A81597" w:rsidRDefault="00A81597" w:rsidP="00A81597">
            <w:pPr>
              <w:pStyle w:val="CellBody"/>
              <w:numPr>
                <w:ilvl w:val="0"/>
                <w:numId w:val="224"/>
              </w:numPr>
              <w:rPr>
                <w:rFonts w:ascii="Times New Roman" w:hAnsi="Times New Roman"/>
                <w:color w:val="auto"/>
              </w:rPr>
            </w:pPr>
            <w:r>
              <w:rPr>
                <w:rFonts w:ascii="Times New Roman" w:hAnsi="Times New Roman"/>
                <w:color w:val="auto"/>
              </w:rPr>
              <w:t>click on “Save database to Standalone controller” option and click ok</w:t>
            </w:r>
          </w:p>
          <w:p w14:paraId="49145613" w14:textId="77777777" w:rsidR="00A81597" w:rsidRDefault="00A81597" w:rsidP="00A81597">
            <w:pPr>
              <w:pStyle w:val="CellBody"/>
              <w:numPr>
                <w:ilvl w:val="0"/>
                <w:numId w:val="224"/>
              </w:numPr>
              <w:rPr>
                <w:rFonts w:ascii="Times New Roman" w:hAnsi="Times New Roman"/>
                <w:color w:val="auto"/>
              </w:rPr>
            </w:pPr>
            <w:r>
              <w:rPr>
                <w:rFonts w:ascii="Times New Roman" w:hAnsi="Times New Roman"/>
                <w:color w:val="auto"/>
              </w:rPr>
              <w:t>Verify that in General options : “Auto Archive after load” option appears and it can be checked.</w:t>
            </w:r>
          </w:p>
          <w:p w14:paraId="2C36E3B5" w14:textId="77777777" w:rsidR="00A81597" w:rsidRDefault="00A81597" w:rsidP="004F481C">
            <w:pPr>
              <w:pStyle w:val="CellBody"/>
              <w:ind w:left="1440"/>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0CA5133"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3DADA6C7"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60FDC08" w14:textId="77777777" w:rsidR="00A81597" w:rsidRDefault="00A81597" w:rsidP="004F481C">
            <w:pPr>
              <w:pStyle w:val="CellBody"/>
              <w:numPr>
                <w:ilvl w:val="0"/>
                <w:numId w:val="205"/>
              </w:numPr>
              <w:rPr>
                <w:rFonts w:ascii="Times New Roman" w:hAnsi="Times New Roman"/>
                <w:color w:val="auto"/>
              </w:rPr>
            </w:pPr>
            <w:r>
              <w:rPr>
                <w:rFonts w:ascii="Times New Roman" w:hAnsi="Times New Roman"/>
                <w:color w:val="auto"/>
              </w:rPr>
              <w:t xml:space="preserve">Verify the controller database can be saved by using the option Archive DB to disk from Sac software </w:t>
            </w:r>
          </w:p>
          <w:p w14:paraId="1978E9C3" w14:textId="77777777" w:rsidR="00A81597" w:rsidRDefault="00A81597" w:rsidP="00A81597">
            <w:pPr>
              <w:pStyle w:val="CellBody"/>
              <w:numPr>
                <w:ilvl w:val="0"/>
                <w:numId w:val="225"/>
              </w:numPr>
              <w:rPr>
                <w:rFonts w:ascii="Times New Roman" w:hAnsi="Times New Roman"/>
                <w:color w:val="auto"/>
              </w:rPr>
            </w:pPr>
            <w:r>
              <w:rPr>
                <w:rFonts w:ascii="Times New Roman" w:hAnsi="Times New Roman"/>
                <w:color w:val="auto"/>
              </w:rPr>
              <w:t xml:space="preserve">Click on database tab </w:t>
            </w:r>
          </w:p>
          <w:p w14:paraId="4EACA2EC" w14:textId="77777777" w:rsidR="00A81597" w:rsidRDefault="00A81597" w:rsidP="00A81597">
            <w:pPr>
              <w:pStyle w:val="CellBody"/>
              <w:numPr>
                <w:ilvl w:val="0"/>
                <w:numId w:val="225"/>
              </w:numPr>
              <w:rPr>
                <w:rFonts w:ascii="Times New Roman" w:hAnsi="Times New Roman"/>
                <w:color w:val="auto"/>
              </w:rPr>
            </w:pPr>
            <w:r>
              <w:rPr>
                <w:rFonts w:ascii="Times New Roman" w:hAnsi="Times New Roman"/>
                <w:color w:val="auto"/>
              </w:rPr>
              <w:t>Click on archive DB to disk option to save the database</w:t>
            </w:r>
          </w:p>
        </w:tc>
        <w:tc>
          <w:tcPr>
            <w:tcW w:w="2070" w:type="dxa"/>
            <w:tcBorders>
              <w:top w:val="single" w:sz="6" w:space="0" w:color="auto"/>
              <w:left w:val="single" w:sz="4" w:space="0" w:color="auto"/>
              <w:bottom w:val="single" w:sz="4" w:space="0" w:color="auto"/>
              <w:right w:val="single" w:sz="4" w:space="0" w:color="auto"/>
            </w:tcBorders>
          </w:tcPr>
          <w:p w14:paraId="4FF323B5"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39C36402"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49E3F9D5" w14:textId="77777777" w:rsidR="00A81597" w:rsidRDefault="00A81597" w:rsidP="004F481C">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9F43C8A" w14:textId="77777777" w:rsidR="00A81597" w:rsidRDefault="00A81597" w:rsidP="004F481C">
            <w:pPr>
              <w:pStyle w:val="CellBody"/>
              <w:rPr>
                <w:rFonts w:ascii="Times New Roman" w:hAnsi="Times New Roman"/>
                <w:color w:val="auto"/>
              </w:rPr>
            </w:pPr>
          </w:p>
        </w:tc>
      </w:tr>
      <w:tr w:rsidR="00A81597" w14:paraId="17D3D4FC" w14:textId="77777777" w:rsidTr="004F481C">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7E06D75" w14:textId="77777777" w:rsidR="00A81597" w:rsidRDefault="00A81597" w:rsidP="004F481C">
            <w:pPr>
              <w:pStyle w:val="CellBody"/>
            </w:pPr>
            <w:r>
              <w:t>Comments:</w:t>
            </w:r>
          </w:p>
        </w:tc>
      </w:tr>
    </w:tbl>
    <w:p w14:paraId="349E72DB" w14:textId="77777777" w:rsidR="00A81597" w:rsidRDefault="00A81597" w:rsidP="00A81597"/>
    <w:p w14:paraId="3DA914F3" w14:textId="77777777" w:rsidR="00A81597" w:rsidRDefault="00A81597" w:rsidP="00A81597"/>
    <w:p w14:paraId="1A957C81" w14:textId="77777777" w:rsidR="00A81597" w:rsidRDefault="00A81597" w:rsidP="00A8159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81597" w:rsidRPr="00980D0E" w14:paraId="7A7A755F" w14:textId="77777777" w:rsidTr="004F481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73D62C9D" w14:textId="77777777" w:rsidR="00A81597" w:rsidRPr="00980D0E" w:rsidRDefault="00A81597" w:rsidP="004F481C">
            <w:pPr>
              <w:pStyle w:val="SectL2"/>
              <w:numPr>
                <w:ilvl w:val="3"/>
                <w:numId w:val="192"/>
              </w:numPr>
              <w:spacing w:after="120"/>
              <w:rPr>
                <w:rFonts w:ascii="Times" w:hAnsi="Times" w:cs="Times"/>
                <w:b w:val="0"/>
                <w:sz w:val="24"/>
                <w:szCs w:val="24"/>
              </w:rPr>
            </w:pPr>
            <w:bookmarkStart w:id="3898" w:name="_Toc108469486"/>
            <w:bookmarkStart w:id="3899" w:name="_Toc108469968"/>
            <w:r w:rsidRPr="00980D0E">
              <w:rPr>
                <w:rFonts w:ascii="Times" w:hAnsi="Times" w:cs="Times"/>
                <w:color w:val="auto"/>
                <w:sz w:val="24"/>
                <w:szCs w:val="24"/>
              </w:rPr>
              <w:t xml:space="preserve">Test : To </w:t>
            </w:r>
            <w:r>
              <w:rPr>
                <w:rFonts w:ascii="Times" w:hAnsi="Times" w:cs="Times"/>
                <w:color w:val="auto"/>
                <w:sz w:val="24"/>
                <w:szCs w:val="24"/>
              </w:rPr>
              <w:t xml:space="preserve">verify the </w:t>
            </w:r>
            <w:r w:rsidRPr="00565A47">
              <w:rPr>
                <w:rFonts w:ascii="Times" w:hAnsi="Times" w:cs="Times"/>
                <w:color w:val="auto"/>
                <w:sz w:val="24"/>
                <w:szCs w:val="24"/>
              </w:rPr>
              <w:t>Control system recovery and reconstitution</w:t>
            </w:r>
            <w:r>
              <w:rPr>
                <w:rFonts w:ascii="Times" w:hAnsi="Times" w:cs="Times"/>
                <w:color w:val="auto"/>
                <w:sz w:val="24"/>
                <w:szCs w:val="24"/>
              </w:rPr>
              <w:t xml:space="preserve">. </w:t>
            </w:r>
            <w:r w:rsidRPr="00C8477A">
              <w:rPr>
                <w:rFonts w:ascii="Times" w:hAnsi="Times" w:cs="Times"/>
                <w:color w:val="auto"/>
                <w:sz w:val="24"/>
                <w:szCs w:val="24"/>
              </w:rPr>
              <w:t>The standalone controller will be able to be recovered and reconstituted from the backup database using the standalone tools.</w:t>
            </w:r>
            <w:bookmarkEnd w:id="3898"/>
            <w:bookmarkEnd w:id="3899"/>
          </w:p>
        </w:tc>
      </w:tr>
      <w:tr w:rsidR="00A81597" w14:paraId="51EA6588" w14:textId="77777777" w:rsidTr="004F481C">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6F5C4E8" w14:textId="77777777" w:rsidR="00A81597" w:rsidRDefault="00A81597" w:rsidP="004F481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5D8FDACF" w14:textId="77777777" w:rsidR="00A81597" w:rsidRDefault="00A81597" w:rsidP="004F481C">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2CA31EE"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 </w:t>
            </w:r>
          </w:p>
        </w:tc>
      </w:tr>
      <w:tr w:rsidR="00A81597" w14:paraId="067EFABF"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845E5CE" w14:textId="77777777" w:rsidR="00A81597" w:rsidRDefault="00A81597" w:rsidP="004F481C">
            <w:pPr>
              <w:pStyle w:val="CellBody"/>
              <w:numPr>
                <w:ilvl w:val="0"/>
                <w:numId w:val="206"/>
              </w:numPr>
              <w:rPr>
                <w:rFonts w:ascii="Times New Roman" w:hAnsi="Times New Roman"/>
                <w:color w:val="auto"/>
              </w:rPr>
            </w:pPr>
            <w:r>
              <w:rPr>
                <w:rFonts w:ascii="Times New Roman" w:hAnsi="Times New Roman"/>
                <w:color w:val="auto"/>
              </w:rPr>
              <w:t>Verify that the backup database can be recovered using the “Restore databse from archive option” in the database tab from sac tools</w:t>
            </w:r>
          </w:p>
        </w:tc>
        <w:tc>
          <w:tcPr>
            <w:tcW w:w="2070" w:type="dxa"/>
            <w:tcBorders>
              <w:top w:val="single" w:sz="6" w:space="0" w:color="auto"/>
              <w:left w:val="single" w:sz="4" w:space="0" w:color="auto"/>
              <w:bottom w:val="single" w:sz="4" w:space="0" w:color="auto"/>
              <w:right w:val="single" w:sz="4" w:space="0" w:color="auto"/>
            </w:tcBorders>
          </w:tcPr>
          <w:p w14:paraId="1C8DC9AF"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3F0D7560"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0661F64" w14:textId="77777777" w:rsidR="00A81597" w:rsidRDefault="00A81597" w:rsidP="004F481C">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8CF2D65"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550B4D6F"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25CBD1E" w14:textId="77777777" w:rsidR="00A81597" w:rsidRDefault="00A81597" w:rsidP="004F481C">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ACFE830" w14:textId="77777777" w:rsidR="00A81597" w:rsidRDefault="00A81597" w:rsidP="004F481C">
            <w:pPr>
              <w:pStyle w:val="CellBody"/>
              <w:rPr>
                <w:rFonts w:ascii="Times New Roman" w:hAnsi="Times New Roman"/>
                <w:color w:val="auto"/>
              </w:rPr>
            </w:pPr>
          </w:p>
        </w:tc>
      </w:tr>
      <w:tr w:rsidR="00A81597" w14:paraId="672B8F71" w14:textId="77777777" w:rsidTr="004F481C">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2DA67D8F" w14:textId="77777777" w:rsidR="00A81597" w:rsidRDefault="00A81597" w:rsidP="004F481C">
            <w:pPr>
              <w:pStyle w:val="CellBody"/>
            </w:pPr>
            <w:r>
              <w:t>Comments:</w:t>
            </w:r>
          </w:p>
        </w:tc>
      </w:tr>
    </w:tbl>
    <w:p w14:paraId="0D2AE09C" w14:textId="77777777" w:rsidR="00A81597" w:rsidRDefault="00A81597" w:rsidP="00A81597"/>
    <w:p w14:paraId="40F76C21" w14:textId="77777777" w:rsidR="00A81597" w:rsidRDefault="00A81597" w:rsidP="00A81597"/>
    <w:p w14:paraId="6EFC1550" w14:textId="77777777" w:rsidR="00A81597" w:rsidRDefault="00A81597" w:rsidP="00A8159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81597" w:rsidRPr="00980D0E" w14:paraId="102CAACD" w14:textId="77777777" w:rsidTr="004F481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57CA8A68" w14:textId="77777777" w:rsidR="00A81597" w:rsidRPr="00980D0E" w:rsidRDefault="00A81597" w:rsidP="004F481C">
            <w:pPr>
              <w:pStyle w:val="SectL2"/>
              <w:numPr>
                <w:ilvl w:val="3"/>
                <w:numId w:val="192"/>
              </w:numPr>
              <w:spacing w:after="120"/>
              <w:rPr>
                <w:rFonts w:ascii="Times" w:hAnsi="Times" w:cs="Times"/>
                <w:b w:val="0"/>
                <w:sz w:val="24"/>
                <w:szCs w:val="24"/>
              </w:rPr>
            </w:pPr>
            <w:bookmarkStart w:id="3900" w:name="_Toc108469487"/>
            <w:bookmarkStart w:id="3901" w:name="_Toc108469969"/>
            <w:r w:rsidRPr="00980D0E">
              <w:rPr>
                <w:rFonts w:ascii="Times" w:hAnsi="Times" w:cs="Times"/>
                <w:color w:val="auto"/>
                <w:sz w:val="24"/>
                <w:szCs w:val="24"/>
              </w:rPr>
              <w:t xml:space="preserve">Test : To </w:t>
            </w:r>
            <w:r>
              <w:rPr>
                <w:rFonts w:ascii="Times" w:hAnsi="Times" w:cs="Times"/>
                <w:color w:val="auto"/>
                <w:sz w:val="24"/>
                <w:szCs w:val="24"/>
              </w:rPr>
              <w:t xml:space="preserve">verify the </w:t>
            </w:r>
            <w:r w:rsidRPr="00565A47">
              <w:rPr>
                <w:rFonts w:ascii="Times" w:hAnsi="Times" w:cs="Times"/>
                <w:color w:val="auto"/>
                <w:sz w:val="24"/>
                <w:szCs w:val="24"/>
              </w:rPr>
              <w:t>Network and security configuration settings</w:t>
            </w:r>
            <w:r>
              <w:rPr>
                <w:rFonts w:ascii="Times" w:hAnsi="Times" w:cs="Times"/>
                <w:color w:val="auto"/>
                <w:sz w:val="24"/>
                <w:szCs w:val="24"/>
              </w:rPr>
              <w:t xml:space="preserve">. </w:t>
            </w:r>
            <w:r w:rsidRPr="00C8477A">
              <w:rPr>
                <w:rFonts w:ascii="Times" w:hAnsi="Times" w:cs="Times"/>
                <w:color w:val="auto"/>
                <w:sz w:val="24"/>
                <w:szCs w:val="24"/>
              </w:rPr>
              <w:t>The Ovation Controller will not have any explicit security settings.  The network settings are provided by the standard Ovation settings for IP Address, Subnet Mask, Speed/Duplex, Default Gateway, Route, and Shared Address.  These settings are managed from Developer’s Studio in the same way an in a Traditional Ovation system.</w:t>
            </w:r>
            <w:bookmarkEnd w:id="3900"/>
            <w:bookmarkEnd w:id="3901"/>
          </w:p>
        </w:tc>
      </w:tr>
      <w:tr w:rsidR="00A81597" w14:paraId="61C8D67D" w14:textId="77777777" w:rsidTr="004F481C">
        <w:trPr>
          <w:cantSplit/>
          <w:trHeight w:val="316"/>
        </w:trPr>
        <w:tc>
          <w:tcPr>
            <w:tcW w:w="2340" w:type="dxa"/>
            <w:tcBorders>
              <w:top w:val="single" w:sz="6" w:space="0" w:color="auto"/>
              <w:left w:val="single" w:sz="4" w:space="0" w:color="auto"/>
              <w:bottom w:val="single" w:sz="4" w:space="0" w:color="auto"/>
              <w:right w:val="single" w:sz="4" w:space="0" w:color="auto"/>
            </w:tcBorders>
          </w:tcPr>
          <w:p w14:paraId="1CA126FC" w14:textId="77777777" w:rsidR="00A81597" w:rsidRDefault="00A81597" w:rsidP="004F481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6D6140F9" w14:textId="77777777" w:rsidR="00A81597" w:rsidRDefault="00A81597" w:rsidP="004F481C">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47068FD6"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 </w:t>
            </w:r>
          </w:p>
        </w:tc>
      </w:tr>
      <w:tr w:rsidR="00A81597" w14:paraId="38DCF83E"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70D959C4" w14:textId="77777777" w:rsidR="00A81597" w:rsidRPr="006C2636" w:rsidRDefault="00A81597" w:rsidP="004F481C">
            <w:pPr>
              <w:pStyle w:val="CellBody"/>
              <w:numPr>
                <w:ilvl w:val="0"/>
                <w:numId w:val="207"/>
              </w:numPr>
              <w:rPr>
                <w:rFonts w:ascii="Times New Roman" w:hAnsi="Times New Roman"/>
                <w:color w:val="auto"/>
              </w:rPr>
            </w:pPr>
            <w:r w:rsidRPr="006C2636">
              <w:rPr>
                <w:rFonts w:ascii="Times New Roman" w:hAnsi="Times New Roman"/>
                <w:color w:val="auto"/>
              </w:rPr>
              <w:t>Access the Developer Studio.</w:t>
            </w:r>
          </w:p>
          <w:p w14:paraId="5D55A4AB" w14:textId="77777777" w:rsidR="00A81597" w:rsidRPr="006C2636" w:rsidRDefault="00A81597" w:rsidP="004F481C">
            <w:pPr>
              <w:pStyle w:val="CellBody"/>
              <w:numPr>
                <w:ilvl w:val="0"/>
                <w:numId w:val="207"/>
              </w:numPr>
              <w:rPr>
                <w:rFonts w:ascii="Times New Roman" w:hAnsi="Times New Roman"/>
                <w:color w:val="auto"/>
              </w:rPr>
            </w:pPr>
            <w:r w:rsidRPr="006C2636">
              <w:rPr>
                <w:rFonts w:ascii="Times New Roman" w:hAnsi="Times New Roman"/>
                <w:color w:val="auto"/>
              </w:rPr>
              <w:t>Use the system tree to navigate to the Controller Networking (Network item):</w:t>
            </w:r>
          </w:p>
          <w:p w14:paraId="399B26B0" w14:textId="77777777" w:rsidR="00A81597" w:rsidRPr="006C2636" w:rsidRDefault="00A81597" w:rsidP="004F481C">
            <w:pPr>
              <w:pStyle w:val="CellBody"/>
              <w:numPr>
                <w:ilvl w:val="0"/>
                <w:numId w:val="207"/>
              </w:numPr>
              <w:rPr>
                <w:rFonts w:ascii="Times New Roman" w:hAnsi="Times New Roman"/>
                <w:color w:val="auto"/>
              </w:rPr>
            </w:pPr>
            <w:r w:rsidRPr="006C2636">
              <w:rPr>
                <w:rFonts w:ascii="Times New Roman" w:hAnsi="Times New Roman"/>
                <w:color w:val="auto"/>
              </w:rPr>
              <w:t>Systems &gt; Networks &gt;UNIT&gt;SAC controller&gt;Configuration&gt; Controller Networking</w:t>
            </w:r>
          </w:p>
          <w:p w14:paraId="1027FD5D" w14:textId="77777777" w:rsidR="00A81597" w:rsidRDefault="00A81597" w:rsidP="004F481C">
            <w:pPr>
              <w:pStyle w:val="CellBody"/>
              <w:numPr>
                <w:ilvl w:val="0"/>
                <w:numId w:val="207"/>
              </w:numPr>
              <w:rPr>
                <w:rFonts w:ascii="Times New Roman" w:hAnsi="Times New Roman"/>
                <w:color w:val="auto"/>
              </w:rPr>
            </w:pPr>
            <w:r w:rsidRPr="006C2636">
              <w:rPr>
                <w:rFonts w:ascii="Times New Roman" w:hAnsi="Times New Roman"/>
                <w:color w:val="auto"/>
              </w:rPr>
              <w:t>The Controller Networking dialog box appears showing the Networking Configuration tab.</w:t>
            </w:r>
          </w:p>
          <w:p w14:paraId="692FA0F0" w14:textId="77777777" w:rsidR="00A81597" w:rsidRPr="006C2636" w:rsidRDefault="00A81597" w:rsidP="004F481C">
            <w:pPr>
              <w:pStyle w:val="CellBody"/>
              <w:numPr>
                <w:ilvl w:val="0"/>
                <w:numId w:val="207"/>
              </w:numPr>
              <w:rPr>
                <w:rFonts w:ascii="Times New Roman" w:hAnsi="Times New Roman"/>
                <w:color w:val="auto"/>
              </w:rPr>
            </w:pPr>
            <w:r>
              <w:rPr>
                <w:rFonts w:ascii="Times New Roman" w:hAnsi="Times New Roman"/>
                <w:color w:val="auto"/>
              </w:rPr>
              <w:t xml:space="preserve">Verify that the </w:t>
            </w:r>
            <w:r w:rsidRPr="00565A47">
              <w:rPr>
                <w:rFonts w:cs="Times"/>
                <w:color w:val="auto"/>
                <w:szCs w:val="24"/>
              </w:rPr>
              <w:t>Network and security configuration settings</w:t>
            </w:r>
            <w:r>
              <w:rPr>
                <w:rFonts w:cs="Times"/>
                <w:color w:val="auto"/>
                <w:szCs w:val="24"/>
              </w:rPr>
              <w:t xml:space="preserve"> can be done as per the requirement.</w:t>
            </w:r>
          </w:p>
          <w:p w14:paraId="633E1451" w14:textId="77777777" w:rsidR="00A81597" w:rsidRDefault="00A81597" w:rsidP="004F481C">
            <w:pPr>
              <w:pStyle w:val="CellBody"/>
              <w:ind w:left="275"/>
              <w:rPr>
                <w:rFonts w:ascii="Times New Roman" w:hAnsi="Times New Roman"/>
                <w:color w:val="auto"/>
              </w:rPr>
            </w:pPr>
          </w:p>
          <w:p w14:paraId="5F9E4E4D" w14:textId="77777777" w:rsidR="00A81597" w:rsidRDefault="00A81597" w:rsidP="004F481C">
            <w:pPr>
              <w:pStyle w:val="CellBody"/>
              <w:ind w:left="984"/>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72EC8DF"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7085CAAD"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102C2536" w14:textId="77777777" w:rsidR="00A81597" w:rsidRDefault="00A81597" w:rsidP="004F481C">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089C556C"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136E40E3"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57BD42C3" w14:textId="77777777" w:rsidR="00A81597" w:rsidRDefault="00A81597" w:rsidP="004F481C">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12B70CAF" w14:textId="77777777" w:rsidR="00A81597" w:rsidRDefault="00A81597" w:rsidP="004F481C">
            <w:pPr>
              <w:pStyle w:val="CellBody"/>
              <w:rPr>
                <w:rFonts w:ascii="Times New Roman" w:hAnsi="Times New Roman"/>
                <w:color w:val="auto"/>
              </w:rPr>
            </w:pPr>
          </w:p>
        </w:tc>
      </w:tr>
      <w:tr w:rsidR="00A81597" w14:paraId="51126AFF" w14:textId="77777777" w:rsidTr="004F481C">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07BBF77F" w14:textId="77777777" w:rsidR="00A81597" w:rsidRDefault="00A81597" w:rsidP="004F481C">
            <w:pPr>
              <w:pStyle w:val="CellBody"/>
            </w:pPr>
            <w:r>
              <w:t>Comments:</w:t>
            </w:r>
          </w:p>
        </w:tc>
      </w:tr>
    </w:tbl>
    <w:p w14:paraId="4A9FAAC1" w14:textId="77777777" w:rsidR="00A81597" w:rsidRDefault="00A81597" w:rsidP="00A81597"/>
    <w:p w14:paraId="6A667A17" w14:textId="77777777" w:rsidR="00A81597" w:rsidRDefault="00A81597" w:rsidP="00A81597"/>
    <w:p w14:paraId="7866A53C" w14:textId="77777777" w:rsidR="00A81597" w:rsidRDefault="00A81597" w:rsidP="00A81597"/>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A81597" w:rsidRPr="00980D0E" w14:paraId="205A8DDB" w14:textId="77777777" w:rsidTr="004F481C">
        <w:trPr>
          <w:cantSplit/>
          <w:trHeight w:val="316"/>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14DDE9AF" w14:textId="77777777" w:rsidR="00A81597" w:rsidRPr="004D2E13" w:rsidRDefault="00A81597" w:rsidP="004F481C">
            <w:pPr>
              <w:pStyle w:val="SectL2"/>
              <w:numPr>
                <w:ilvl w:val="3"/>
                <w:numId w:val="192"/>
              </w:numPr>
              <w:spacing w:after="120"/>
              <w:rPr>
                <w:rFonts w:ascii="Times" w:hAnsi="Times" w:cs="Times"/>
                <w:color w:val="auto"/>
                <w:sz w:val="24"/>
                <w:szCs w:val="24"/>
              </w:rPr>
            </w:pPr>
            <w:bookmarkStart w:id="3902" w:name="_Toc108469488"/>
            <w:bookmarkStart w:id="3903" w:name="_Toc108469970"/>
            <w:r w:rsidRPr="00980D0E">
              <w:rPr>
                <w:rFonts w:ascii="Times" w:hAnsi="Times" w:cs="Times"/>
                <w:color w:val="auto"/>
                <w:sz w:val="24"/>
                <w:szCs w:val="24"/>
              </w:rPr>
              <w:t xml:space="preserve">Test : </w:t>
            </w:r>
            <w:r w:rsidRPr="00363487">
              <w:rPr>
                <w:rFonts w:ascii="Times" w:hAnsi="Times" w:cs="Times"/>
                <w:color w:val="auto"/>
                <w:sz w:val="24"/>
                <w:szCs w:val="24"/>
              </w:rPr>
              <w:t>To verify the Least functionality. Controller will limit the ports that are not needed. Controller will limit the functions available via the Rest Server.</w:t>
            </w:r>
            <w:bookmarkEnd w:id="3902"/>
            <w:bookmarkEnd w:id="3903"/>
          </w:p>
        </w:tc>
      </w:tr>
      <w:tr w:rsidR="00A81597" w14:paraId="07F9A9A7" w14:textId="77777777" w:rsidTr="004F481C">
        <w:trPr>
          <w:cantSplit/>
          <w:trHeight w:val="316"/>
        </w:trPr>
        <w:tc>
          <w:tcPr>
            <w:tcW w:w="2340" w:type="dxa"/>
            <w:tcBorders>
              <w:top w:val="single" w:sz="6" w:space="0" w:color="auto"/>
              <w:left w:val="single" w:sz="4" w:space="0" w:color="auto"/>
              <w:bottom w:val="single" w:sz="4" w:space="0" w:color="auto"/>
              <w:right w:val="single" w:sz="4" w:space="0" w:color="auto"/>
            </w:tcBorders>
          </w:tcPr>
          <w:p w14:paraId="4D00D5A3" w14:textId="77777777" w:rsidR="00A81597" w:rsidRDefault="00A81597" w:rsidP="004F481C">
            <w:pPr>
              <w:pStyle w:val="CellBody"/>
              <w:rPr>
                <w:rFonts w:ascii="Times New Roman" w:hAnsi="Times New Roman"/>
                <w:color w:val="auto"/>
              </w:rPr>
            </w:pPr>
            <w:r>
              <w:rPr>
                <w:rFonts w:ascii="Times New Roman" w:hAnsi="Times New Roman"/>
                <w:color w:val="auto"/>
              </w:rPr>
              <w:t>Date(s):</w:t>
            </w:r>
          </w:p>
        </w:tc>
        <w:tc>
          <w:tcPr>
            <w:tcW w:w="5040" w:type="dxa"/>
            <w:tcBorders>
              <w:top w:val="single" w:sz="6" w:space="0" w:color="auto"/>
              <w:left w:val="single" w:sz="4" w:space="0" w:color="auto"/>
              <w:bottom w:val="single" w:sz="4" w:space="0" w:color="auto"/>
              <w:right w:val="single" w:sz="4" w:space="0" w:color="auto"/>
            </w:tcBorders>
          </w:tcPr>
          <w:p w14:paraId="3410A834" w14:textId="77777777" w:rsidR="00A81597" w:rsidRDefault="00A81597" w:rsidP="004F481C">
            <w:pPr>
              <w:pStyle w:val="CellBody"/>
              <w:rPr>
                <w:rFonts w:ascii="Times New Roman" w:hAnsi="Times New Roman"/>
                <w:color w:val="auto"/>
              </w:rPr>
            </w:pPr>
            <w:r>
              <w:rPr>
                <w:rFonts w:ascii="Times New Roman" w:hAnsi="Times New Roman"/>
                <w:color w:val="auto"/>
              </w:rPr>
              <w:t>Initials:</w:t>
            </w:r>
          </w:p>
        </w:tc>
        <w:tc>
          <w:tcPr>
            <w:tcW w:w="2070" w:type="dxa"/>
            <w:tcBorders>
              <w:top w:val="single" w:sz="6" w:space="0" w:color="auto"/>
              <w:left w:val="single" w:sz="4" w:space="0" w:color="auto"/>
              <w:bottom w:val="single" w:sz="4" w:space="0" w:color="auto"/>
              <w:right w:val="single" w:sz="4" w:space="0" w:color="auto"/>
            </w:tcBorders>
          </w:tcPr>
          <w:p w14:paraId="7E11B27F"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 </w:t>
            </w:r>
          </w:p>
        </w:tc>
      </w:tr>
      <w:tr w:rsidR="00A81597" w14:paraId="12C8C1AC"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0FEE145B" w14:textId="734BF3C1" w:rsidR="00A81597" w:rsidRDefault="00F65AAE" w:rsidP="00F65AAE">
            <w:pPr>
              <w:pStyle w:val="CellBody"/>
              <w:numPr>
                <w:ilvl w:val="0"/>
                <w:numId w:val="230"/>
              </w:numPr>
              <w:rPr>
                <w:rFonts w:ascii="Times New Roman" w:hAnsi="Times New Roman"/>
                <w:color w:val="auto"/>
              </w:rPr>
            </w:pPr>
            <w:r>
              <w:rPr>
                <w:rFonts w:ascii="Times New Roman" w:hAnsi="Times New Roman"/>
                <w:color w:val="auto"/>
              </w:rPr>
              <w:t>Refer Achilles test results to verify the open ports</w:t>
            </w:r>
          </w:p>
        </w:tc>
        <w:tc>
          <w:tcPr>
            <w:tcW w:w="2070" w:type="dxa"/>
            <w:tcBorders>
              <w:top w:val="single" w:sz="6" w:space="0" w:color="auto"/>
              <w:left w:val="single" w:sz="4" w:space="0" w:color="auto"/>
              <w:bottom w:val="single" w:sz="4" w:space="0" w:color="auto"/>
              <w:right w:val="single" w:sz="4" w:space="0" w:color="auto"/>
            </w:tcBorders>
          </w:tcPr>
          <w:p w14:paraId="3B8FB2BD"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524E53BB"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3ABAA220" w14:textId="155B0C7A" w:rsidR="00A81597" w:rsidRDefault="00097C50" w:rsidP="00F65AAE">
            <w:pPr>
              <w:pStyle w:val="CellBody"/>
              <w:numPr>
                <w:ilvl w:val="0"/>
                <w:numId w:val="230"/>
              </w:numPr>
              <w:rPr>
                <w:rFonts w:ascii="Times New Roman" w:hAnsi="Times New Roman"/>
                <w:color w:val="auto"/>
              </w:rPr>
            </w:pPr>
            <w:r>
              <w:rPr>
                <w:rFonts w:ascii="Times New Roman" w:hAnsi="Times New Roman"/>
                <w:color w:val="auto"/>
              </w:rPr>
              <w:t xml:space="preserve">To verify any open ports because of </w:t>
            </w:r>
            <w:r w:rsidR="00F65AAE">
              <w:rPr>
                <w:rFonts w:ascii="Times New Roman" w:hAnsi="Times New Roman"/>
                <w:color w:val="auto"/>
              </w:rPr>
              <w:t>API</w:t>
            </w:r>
            <w:r>
              <w:rPr>
                <w:rFonts w:ascii="Times New Roman" w:hAnsi="Times New Roman"/>
                <w:color w:val="auto"/>
              </w:rPr>
              <w:t>s</w:t>
            </w:r>
            <w:r w:rsidR="00F65AAE">
              <w:rPr>
                <w:rFonts w:ascii="Times New Roman" w:hAnsi="Times New Roman"/>
                <w:color w:val="auto"/>
              </w:rPr>
              <w:t xml:space="preserve"> in rest server (</w:t>
            </w:r>
            <w:r>
              <w:rPr>
                <w:rFonts w:ascii="Times New Roman" w:hAnsi="Times New Roman"/>
                <w:color w:val="auto"/>
              </w:rPr>
              <w:t xml:space="preserve">To be done in </w:t>
            </w:r>
            <w:r w:rsidR="00F65AAE">
              <w:rPr>
                <w:rFonts w:ascii="Times New Roman" w:hAnsi="Times New Roman"/>
                <w:color w:val="auto"/>
              </w:rPr>
              <w:t>later</w:t>
            </w:r>
            <w:r>
              <w:rPr>
                <w:rFonts w:ascii="Times New Roman" w:hAnsi="Times New Roman"/>
                <w:color w:val="auto"/>
              </w:rPr>
              <w:t xml:space="preserve"> phase</w:t>
            </w:r>
            <w:r w:rsidR="00F65AAE">
              <w:rPr>
                <w:rFonts w:ascii="Times New Roman" w:hAnsi="Times New Roman"/>
                <w:color w:val="auto"/>
              </w:rPr>
              <w:t>)</w:t>
            </w:r>
          </w:p>
        </w:tc>
        <w:tc>
          <w:tcPr>
            <w:tcW w:w="2070" w:type="dxa"/>
            <w:tcBorders>
              <w:top w:val="single" w:sz="6" w:space="0" w:color="auto"/>
              <w:left w:val="single" w:sz="4" w:space="0" w:color="auto"/>
              <w:bottom w:val="single" w:sz="4" w:space="0" w:color="auto"/>
              <w:right w:val="single" w:sz="4" w:space="0" w:color="auto"/>
            </w:tcBorders>
          </w:tcPr>
          <w:p w14:paraId="24EA79C5" w14:textId="77777777" w:rsidR="00A81597" w:rsidRDefault="00A81597" w:rsidP="004F481C">
            <w:pPr>
              <w:pStyle w:val="CellBody"/>
              <w:rPr>
                <w:rFonts w:ascii="Times New Roman" w:hAnsi="Times New Roman"/>
                <w:color w:val="auto"/>
              </w:rPr>
            </w:pPr>
            <w:r>
              <w:rPr>
                <w:rFonts w:ascii="Times New Roman" w:hAnsi="Times New Roman"/>
                <w:color w:val="auto"/>
              </w:rPr>
              <w:t xml:space="preserve">P/F/F#/NA:  </w:t>
            </w:r>
          </w:p>
        </w:tc>
      </w:tr>
      <w:tr w:rsidR="00A81597" w14:paraId="77AF4FCE" w14:textId="77777777" w:rsidTr="004F481C">
        <w:trPr>
          <w:cantSplit/>
          <w:trHeight w:val="316"/>
        </w:trPr>
        <w:tc>
          <w:tcPr>
            <w:tcW w:w="7380" w:type="dxa"/>
            <w:gridSpan w:val="2"/>
            <w:tcBorders>
              <w:top w:val="single" w:sz="6" w:space="0" w:color="auto"/>
              <w:left w:val="single" w:sz="4" w:space="0" w:color="auto"/>
              <w:bottom w:val="single" w:sz="4" w:space="0" w:color="auto"/>
              <w:right w:val="single" w:sz="4" w:space="0" w:color="auto"/>
            </w:tcBorders>
          </w:tcPr>
          <w:p w14:paraId="21EF0C9F" w14:textId="77777777" w:rsidR="00A81597" w:rsidRDefault="00A81597" w:rsidP="004F481C">
            <w:pPr>
              <w:pStyle w:val="CellBody"/>
              <w:rPr>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6AC3E183" w14:textId="77777777" w:rsidR="00A81597" w:rsidRDefault="00A81597" w:rsidP="004F481C">
            <w:pPr>
              <w:pStyle w:val="CellBody"/>
              <w:rPr>
                <w:rFonts w:ascii="Times New Roman" w:hAnsi="Times New Roman"/>
                <w:color w:val="auto"/>
              </w:rPr>
            </w:pPr>
          </w:p>
        </w:tc>
      </w:tr>
      <w:tr w:rsidR="00A81597" w14:paraId="50F41F47" w14:textId="77777777" w:rsidTr="004F481C">
        <w:trPr>
          <w:cantSplit/>
          <w:trHeight w:val="316"/>
        </w:trPr>
        <w:tc>
          <w:tcPr>
            <w:tcW w:w="9450" w:type="dxa"/>
            <w:gridSpan w:val="3"/>
            <w:tcBorders>
              <w:top w:val="single" w:sz="6" w:space="0" w:color="auto"/>
              <w:left w:val="single" w:sz="4" w:space="0" w:color="auto"/>
              <w:bottom w:val="single" w:sz="6" w:space="0" w:color="auto"/>
              <w:right w:val="single" w:sz="4" w:space="0" w:color="auto"/>
            </w:tcBorders>
          </w:tcPr>
          <w:p w14:paraId="1B957D49" w14:textId="77777777" w:rsidR="00A81597" w:rsidRDefault="00A81597" w:rsidP="004F481C">
            <w:pPr>
              <w:pStyle w:val="CellBody"/>
            </w:pPr>
            <w:r>
              <w:t>Comments:</w:t>
            </w:r>
          </w:p>
        </w:tc>
      </w:tr>
    </w:tbl>
    <w:p w14:paraId="4060C4C1" w14:textId="777C4C5F" w:rsidR="00A81597" w:rsidRDefault="00A81597" w:rsidP="00A81597"/>
    <w:p w14:paraId="44221ED6" w14:textId="77777777" w:rsidR="00766FF3" w:rsidRDefault="00766FF3" w:rsidP="00766FF3"/>
    <w:p w14:paraId="6C05CDD5" w14:textId="77777777" w:rsidR="00766FF3" w:rsidRPr="00C874B3" w:rsidRDefault="00766FF3" w:rsidP="00766FF3">
      <w:pPr>
        <w:pStyle w:val="SectL2"/>
        <w:numPr>
          <w:ilvl w:val="1"/>
          <w:numId w:val="173"/>
        </w:numPr>
        <w:spacing w:after="120"/>
        <w:rPr>
          <w:ins w:id="3904" w:author="Jindal, Deepak [AUTOSOL/PWS/NOIDA]" w:date="2022-06-10T13:32:00Z"/>
          <w:color w:val="auto"/>
        </w:rPr>
      </w:pPr>
      <w:del w:id="3905" w:author="Jindal, Deepak [AUTOSOL/PWS/NOIDA]" w:date="2022-06-10T13:32:00Z">
        <w:r w:rsidRPr="000D01D9" w:rsidDel="00C61FAA">
          <w:rPr>
            <w:color w:val="auto"/>
          </w:rPr>
          <w:br/>
        </w:r>
      </w:del>
      <w:bookmarkStart w:id="3906" w:name="_Toc105848986"/>
      <w:bookmarkStart w:id="3907" w:name="_Toc108469971"/>
      <w:ins w:id="3908" w:author="Jindal, Deepak [AUTOSOL/PWS/NOIDA]" w:date="2022-06-10T13:32:00Z">
        <w:r>
          <w:rPr>
            <w:color w:val="auto"/>
          </w:rPr>
          <w:t>Miscellan</w:t>
        </w:r>
      </w:ins>
      <w:ins w:id="3909" w:author="Jindal, Deepak [AUTOSOL/PWS/NOIDA]" w:date="2022-06-10T13:33:00Z">
        <w:r>
          <w:rPr>
            <w:color w:val="auto"/>
          </w:rPr>
          <w:t>eous tests</w:t>
        </w:r>
      </w:ins>
      <w:bookmarkEnd w:id="3906"/>
      <w:bookmarkEnd w:id="3907"/>
    </w:p>
    <w:tbl>
      <w:tblPr>
        <w:tblW w:w="0" w:type="auto"/>
        <w:tblInd w:w="5" w:type="dxa"/>
        <w:tblLayout w:type="fixed"/>
        <w:tblCellMar>
          <w:left w:w="0" w:type="dxa"/>
          <w:right w:w="0" w:type="dxa"/>
        </w:tblCellMar>
        <w:tblLook w:val="0000" w:firstRow="0" w:lastRow="0" w:firstColumn="0" w:lastColumn="0" w:noHBand="0" w:noVBand="0"/>
      </w:tblPr>
      <w:tblGrid>
        <w:gridCol w:w="2340"/>
        <w:gridCol w:w="5040"/>
        <w:gridCol w:w="2070"/>
      </w:tblGrid>
      <w:tr w:rsidR="00766FF3" w14:paraId="2F8B6D55" w14:textId="77777777" w:rsidTr="00940952">
        <w:trPr>
          <w:cantSplit/>
          <w:trHeight w:val="316"/>
          <w:ins w:id="3910" w:author="Jindal, Deepak [AUTOSOL/PWS/NOIDA]" w:date="2022-06-10T13:32:00Z"/>
        </w:trPr>
        <w:tc>
          <w:tcPr>
            <w:tcW w:w="9450" w:type="dxa"/>
            <w:gridSpan w:val="3"/>
            <w:tcBorders>
              <w:top w:val="single" w:sz="4" w:space="0" w:color="auto"/>
              <w:left w:val="single" w:sz="4" w:space="0" w:color="auto"/>
              <w:bottom w:val="single" w:sz="4" w:space="0" w:color="auto"/>
              <w:right w:val="single" w:sz="4" w:space="0" w:color="auto"/>
            </w:tcBorders>
            <w:shd w:val="pct10" w:color="auto" w:fill="FFFFFF"/>
          </w:tcPr>
          <w:p w14:paraId="35B65945" w14:textId="77777777" w:rsidR="00766FF3" w:rsidRPr="00C61FAA" w:rsidRDefault="00766FF3">
            <w:pPr>
              <w:pStyle w:val="SectL2"/>
              <w:numPr>
                <w:ilvl w:val="2"/>
                <w:numId w:val="173"/>
              </w:numPr>
              <w:spacing w:after="120"/>
              <w:rPr>
                <w:ins w:id="3911" w:author="Jindal, Deepak [AUTOSOL/PWS/NOIDA]" w:date="2022-06-10T13:32:00Z"/>
                <w:rFonts w:cs="Times"/>
                <w:b w:val="0"/>
                <w:szCs w:val="24"/>
                <w:rPrChange w:id="3912" w:author="Jindal, Deepak [AUTOSOL/PWS/NOIDA]" w:date="2022-06-10T13:35:00Z">
                  <w:rPr>
                    <w:ins w:id="3913" w:author="Jindal, Deepak [AUTOSOL/PWS/NOIDA]" w:date="2022-06-10T13:32:00Z"/>
                    <w:b/>
                  </w:rPr>
                </w:rPrChange>
              </w:rPr>
              <w:pPrChange w:id="3914" w:author="Jindal, Deepak [AUTOSOL/PWS/NOIDA]" w:date="2022-06-10T13:35:00Z">
                <w:pPr>
                  <w:pStyle w:val="CellBody"/>
                  <w:numPr>
                    <w:ilvl w:val="3"/>
                    <w:numId w:val="26"/>
                  </w:numPr>
                </w:pPr>
              </w:pPrChange>
            </w:pPr>
            <w:bookmarkStart w:id="3915" w:name="_Toc105769731"/>
            <w:bookmarkStart w:id="3916" w:name="_Toc105845285"/>
            <w:bookmarkStart w:id="3917" w:name="_Toc105848987"/>
            <w:bookmarkStart w:id="3918" w:name="_Toc108469972"/>
            <w:ins w:id="3919" w:author="Jindal, Deepak [AUTOSOL/PWS/NOIDA]" w:date="2022-06-10T13:32:00Z">
              <w:r w:rsidRPr="00C61FAA">
                <w:rPr>
                  <w:rFonts w:ascii="Times" w:hAnsi="Times" w:cs="Times"/>
                  <w:color w:val="auto"/>
                  <w:sz w:val="24"/>
                  <w:szCs w:val="24"/>
                  <w:rPrChange w:id="3920" w:author="Jindal, Deepak [AUTOSOL/PWS/NOIDA]" w:date="2022-06-10T13:35:00Z">
                    <w:rPr/>
                  </w:rPrChange>
                </w:rPr>
                <w:t xml:space="preserve">Test : </w:t>
              </w:r>
            </w:ins>
            <w:ins w:id="3921" w:author="Jindal, Deepak [AUTOSOL/PWS/NOIDA]" w:date="2022-06-10T13:34:00Z">
              <w:r w:rsidRPr="00980D0E">
                <w:rPr>
                  <w:rFonts w:ascii="Times" w:hAnsi="Times" w:cs="Times"/>
                  <w:color w:val="auto"/>
                  <w:sz w:val="24"/>
                  <w:szCs w:val="24"/>
                  <w:rPrChange w:id="3922" w:author="Jindal, Deepak [AUTOSOL/PWS/NOIDA]" w:date="2022-06-10T13:35:00Z">
                    <w:rPr/>
                  </w:rPrChange>
                </w:rPr>
                <w:t>Perform miscellaneous operations on your assigned setups and list down the operations/tests with results</w:t>
              </w:r>
            </w:ins>
            <w:bookmarkEnd w:id="3915"/>
            <w:bookmarkEnd w:id="3916"/>
            <w:bookmarkEnd w:id="3917"/>
            <w:bookmarkEnd w:id="3918"/>
          </w:p>
        </w:tc>
      </w:tr>
      <w:tr w:rsidR="00766FF3" w14:paraId="07090814" w14:textId="77777777" w:rsidTr="00940952">
        <w:trPr>
          <w:cantSplit/>
          <w:trHeight w:val="316"/>
          <w:ins w:id="3923" w:author="Jindal, Deepak [AUTOSOL/PWS/NOIDA]" w:date="2022-06-10T13:32:00Z"/>
        </w:trPr>
        <w:tc>
          <w:tcPr>
            <w:tcW w:w="2340" w:type="dxa"/>
            <w:tcBorders>
              <w:top w:val="single" w:sz="6" w:space="0" w:color="auto"/>
              <w:left w:val="single" w:sz="4" w:space="0" w:color="auto"/>
              <w:bottom w:val="single" w:sz="4" w:space="0" w:color="auto"/>
              <w:right w:val="single" w:sz="4" w:space="0" w:color="auto"/>
            </w:tcBorders>
          </w:tcPr>
          <w:p w14:paraId="12EE1160" w14:textId="77777777" w:rsidR="00766FF3" w:rsidRDefault="00766FF3" w:rsidP="00940952">
            <w:pPr>
              <w:pStyle w:val="CellBody"/>
              <w:rPr>
                <w:ins w:id="3924" w:author="Jindal, Deepak [AUTOSOL/PWS/NOIDA]" w:date="2022-06-10T13:32:00Z"/>
                <w:rFonts w:ascii="Times New Roman" w:hAnsi="Times New Roman"/>
                <w:color w:val="auto"/>
              </w:rPr>
            </w:pPr>
            <w:ins w:id="3925" w:author="Jindal, Deepak [AUTOSOL/PWS/NOIDA]" w:date="2022-06-10T13:32:00Z">
              <w:r>
                <w:rPr>
                  <w:rFonts w:ascii="Times New Roman" w:hAnsi="Times New Roman"/>
                  <w:color w:val="auto"/>
                </w:rPr>
                <w:t>Date(s):</w:t>
              </w:r>
            </w:ins>
          </w:p>
        </w:tc>
        <w:tc>
          <w:tcPr>
            <w:tcW w:w="5040" w:type="dxa"/>
            <w:tcBorders>
              <w:top w:val="single" w:sz="6" w:space="0" w:color="auto"/>
              <w:left w:val="single" w:sz="4" w:space="0" w:color="auto"/>
              <w:bottom w:val="single" w:sz="4" w:space="0" w:color="auto"/>
              <w:right w:val="single" w:sz="4" w:space="0" w:color="auto"/>
            </w:tcBorders>
          </w:tcPr>
          <w:p w14:paraId="521D4BE4" w14:textId="77777777" w:rsidR="00766FF3" w:rsidRDefault="00766FF3" w:rsidP="00940952">
            <w:pPr>
              <w:pStyle w:val="CellBody"/>
              <w:rPr>
                <w:ins w:id="3926" w:author="Jindal, Deepak [AUTOSOL/PWS/NOIDA]" w:date="2022-06-10T13:32:00Z"/>
                <w:rFonts w:ascii="Times New Roman" w:hAnsi="Times New Roman"/>
                <w:color w:val="auto"/>
              </w:rPr>
            </w:pPr>
            <w:ins w:id="3927" w:author="Jindal, Deepak [AUTOSOL/PWS/NOIDA]" w:date="2022-06-10T13:32:00Z">
              <w:r>
                <w:rPr>
                  <w:rFonts w:ascii="Times New Roman" w:hAnsi="Times New Roman"/>
                  <w:color w:val="auto"/>
                </w:rPr>
                <w:t>Initials:</w:t>
              </w:r>
            </w:ins>
          </w:p>
        </w:tc>
        <w:tc>
          <w:tcPr>
            <w:tcW w:w="2070" w:type="dxa"/>
            <w:tcBorders>
              <w:top w:val="single" w:sz="6" w:space="0" w:color="auto"/>
              <w:left w:val="single" w:sz="4" w:space="0" w:color="auto"/>
              <w:bottom w:val="single" w:sz="4" w:space="0" w:color="auto"/>
              <w:right w:val="single" w:sz="4" w:space="0" w:color="auto"/>
            </w:tcBorders>
          </w:tcPr>
          <w:p w14:paraId="48F556A0" w14:textId="77777777" w:rsidR="00766FF3" w:rsidRDefault="00766FF3" w:rsidP="00940952">
            <w:pPr>
              <w:pStyle w:val="CellBody"/>
              <w:rPr>
                <w:ins w:id="3928" w:author="Jindal, Deepak [AUTOSOL/PWS/NOIDA]" w:date="2022-06-10T13:32:00Z"/>
                <w:rFonts w:ascii="Times New Roman" w:hAnsi="Times New Roman"/>
                <w:color w:val="auto"/>
              </w:rPr>
            </w:pPr>
            <w:ins w:id="3929" w:author="Jindal, Deepak [AUTOSOL/PWS/NOIDA]" w:date="2022-06-10T13:32:00Z">
              <w:r>
                <w:rPr>
                  <w:rFonts w:ascii="Times New Roman" w:hAnsi="Times New Roman"/>
                  <w:color w:val="auto"/>
                </w:rPr>
                <w:t xml:space="preserve"> </w:t>
              </w:r>
            </w:ins>
          </w:p>
        </w:tc>
      </w:tr>
      <w:tr w:rsidR="00766FF3" w14:paraId="3E9F32A9" w14:textId="77777777" w:rsidTr="00940952">
        <w:trPr>
          <w:cantSplit/>
          <w:trHeight w:val="316"/>
          <w:ins w:id="3930" w:author="Jindal, Deepak [AUTOSOL/PWS/NOIDA]" w:date="2022-06-10T13:32:00Z"/>
        </w:trPr>
        <w:tc>
          <w:tcPr>
            <w:tcW w:w="7380" w:type="dxa"/>
            <w:gridSpan w:val="2"/>
            <w:tcBorders>
              <w:top w:val="single" w:sz="6" w:space="0" w:color="auto"/>
              <w:left w:val="single" w:sz="4" w:space="0" w:color="auto"/>
              <w:bottom w:val="single" w:sz="4" w:space="0" w:color="auto"/>
              <w:right w:val="single" w:sz="4" w:space="0" w:color="auto"/>
            </w:tcBorders>
          </w:tcPr>
          <w:p w14:paraId="0087937A" w14:textId="77777777" w:rsidR="00766FF3" w:rsidRDefault="00766FF3">
            <w:pPr>
              <w:pStyle w:val="CellBody"/>
              <w:numPr>
                <w:ilvl w:val="0"/>
                <w:numId w:val="176"/>
              </w:numPr>
              <w:rPr>
                <w:ins w:id="3931" w:author="Jindal, Deepak [AUTOSOL/PWS/NOIDA]" w:date="2022-06-10T13:32:00Z"/>
                <w:rFonts w:ascii="Times New Roman" w:hAnsi="Times New Roman"/>
                <w:color w:val="auto"/>
              </w:rPr>
              <w:pPrChange w:id="3932" w:author="Jindal, Deepak [AUTOSOL/PWS/NOIDA]" w:date="2022-06-10T13:34:00Z">
                <w:pPr>
                  <w:pStyle w:val="CellBody"/>
                  <w:numPr>
                    <w:numId w:val="98"/>
                  </w:numPr>
                  <w:ind w:left="720" w:hanging="360"/>
                </w:pPr>
              </w:pPrChange>
            </w:pPr>
            <w:ins w:id="3933" w:author="Jindal, Deepak [AUTOSOL/PWS/NOIDA]" w:date="2022-06-10T13:41:00Z">
              <w:r>
                <w:rPr>
                  <w:rFonts w:ascii="Times New Roman" w:hAnsi="Times New Roman"/>
                  <w:color w:val="auto"/>
                </w:rPr>
                <w:t>Connect multiple Standalone Station</w:t>
              </w:r>
            </w:ins>
            <w:ins w:id="3934" w:author="Jindal, Deepak [AUTOSOL/PWS/NOIDA]" w:date="2022-06-10T13:42:00Z">
              <w:r>
                <w:rPr>
                  <w:rFonts w:ascii="Times New Roman" w:hAnsi="Times New Roman"/>
                  <w:color w:val="auto"/>
                </w:rPr>
                <w:t>s (</w:t>
              </w:r>
            </w:ins>
            <w:ins w:id="3935" w:author="Jindal, Deepak [AUTOSOL/PWS/NOIDA]" w:date="2022-06-10T13:47:00Z">
              <w:r>
                <w:rPr>
                  <w:rFonts w:ascii="Times New Roman" w:hAnsi="Times New Roman"/>
                  <w:color w:val="auto"/>
                </w:rPr>
                <w:t xml:space="preserve">each station has individual </w:t>
              </w:r>
            </w:ins>
            <w:ins w:id="3936" w:author="Jindal, Deepak [AUTOSOL/PWS/NOIDA]" w:date="2022-06-10T13:42:00Z">
              <w:r>
                <w:rPr>
                  <w:rFonts w:ascii="Times New Roman" w:hAnsi="Times New Roman"/>
                  <w:color w:val="auto"/>
                </w:rPr>
                <w:t>Satnadlone Controller</w:t>
              </w:r>
            </w:ins>
            <w:ins w:id="3937" w:author="Jindal, Deepak [AUTOSOL/PWS/NOIDA]" w:date="2022-06-10T13:47:00Z">
              <w:r>
                <w:rPr>
                  <w:rFonts w:ascii="Times New Roman" w:hAnsi="Times New Roman"/>
                  <w:color w:val="auto"/>
                </w:rPr>
                <w:t xml:space="preserve"> or pair</w:t>
              </w:r>
            </w:ins>
            <w:ins w:id="3938" w:author="Jindal, Deepak [AUTOSOL/PWS/NOIDA]" w:date="2022-06-10T13:42:00Z">
              <w:r>
                <w:rPr>
                  <w:rFonts w:ascii="Times New Roman" w:hAnsi="Times New Roman"/>
                  <w:color w:val="auto"/>
                </w:rPr>
                <w:t>) using a switch</w:t>
              </w:r>
            </w:ins>
            <w:ins w:id="3939" w:author="Jindal, Deepak [AUTOSOL/PWS/NOIDA]" w:date="2022-06-10T13:48:00Z">
              <w:r>
                <w:rPr>
                  <w:rFonts w:ascii="Times New Roman" w:hAnsi="Times New Roman"/>
                  <w:color w:val="auto"/>
                </w:rPr>
                <w:t xml:space="preserve"> (unmanged)</w:t>
              </w:r>
            </w:ins>
            <w:ins w:id="3940" w:author="Jindal, Deepak [AUTOSOL/PWS/NOIDA]" w:date="2022-06-10T13:42:00Z">
              <w:r>
                <w:rPr>
                  <w:rFonts w:ascii="Times New Roman" w:hAnsi="Times New Roman"/>
                  <w:color w:val="auto"/>
                </w:rPr>
                <w:t xml:space="preserve"> and check </w:t>
              </w:r>
            </w:ins>
            <w:ins w:id="3941" w:author="Jindal, Deepak [AUTOSOL/PWS/NOIDA]" w:date="2022-06-10T13:48:00Z">
              <w:r>
                <w:rPr>
                  <w:rFonts w:ascii="Times New Roman" w:hAnsi="Times New Roman"/>
                  <w:color w:val="auto"/>
                </w:rPr>
                <w:t xml:space="preserve">that </w:t>
              </w:r>
            </w:ins>
            <w:ins w:id="3942" w:author="Jindal, Deepak [AUTOSOL/PWS/NOIDA]" w:date="2022-06-10T13:42:00Z">
              <w:r>
                <w:rPr>
                  <w:rFonts w:ascii="Times New Roman" w:hAnsi="Times New Roman"/>
                  <w:color w:val="auto"/>
                </w:rPr>
                <w:t xml:space="preserve">able to connect </w:t>
              </w:r>
            </w:ins>
            <w:ins w:id="3943" w:author="Jindal, Deepak [AUTOSOL/PWS/NOIDA]" w:date="2022-06-10T13:48:00Z">
              <w:r>
                <w:rPr>
                  <w:rFonts w:ascii="Times New Roman" w:hAnsi="Times New Roman"/>
                  <w:color w:val="auto"/>
                </w:rPr>
                <w:t>to Controllers from their respective stations</w:t>
              </w:r>
            </w:ins>
          </w:p>
        </w:tc>
        <w:tc>
          <w:tcPr>
            <w:tcW w:w="2070" w:type="dxa"/>
            <w:tcBorders>
              <w:top w:val="single" w:sz="6" w:space="0" w:color="auto"/>
              <w:left w:val="single" w:sz="4" w:space="0" w:color="auto"/>
              <w:bottom w:val="single" w:sz="4" w:space="0" w:color="auto"/>
              <w:right w:val="single" w:sz="4" w:space="0" w:color="auto"/>
            </w:tcBorders>
          </w:tcPr>
          <w:p w14:paraId="6C31693D" w14:textId="77777777" w:rsidR="00766FF3" w:rsidRDefault="00766FF3" w:rsidP="00940952">
            <w:pPr>
              <w:pStyle w:val="CellBody"/>
              <w:rPr>
                <w:ins w:id="3944" w:author="Jindal, Deepak [AUTOSOL/PWS/NOIDA]" w:date="2022-06-10T13:32:00Z"/>
                <w:rFonts w:ascii="Times New Roman" w:hAnsi="Times New Roman"/>
                <w:color w:val="auto"/>
              </w:rPr>
            </w:pPr>
            <w:ins w:id="3945" w:author="Jindal, Deepak [AUTOSOL/PWS/NOIDA]" w:date="2022-06-10T13:32:00Z">
              <w:r>
                <w:rPr>
                  <w:rFonts w:ascii="Times New Roman" w:hAnsi="Times New Roman"/>
                  <w:color w:val="auto"/>
                </w:rPr>
                <w:t xml:space="preserve">P/F/F#/NA:  </w:t>
              </w:r>
            </w:ins>
          </w:p>
        </w:tc>
      </w:tr>
      <w:tr w:rsidR="00766FF3" w14:paraId="434A1824" w14:textId="77777777" w:rsidTr="00940952">
        <w:trPr>
          <w:cantSplit/>
          <w:trHeight w:val="316"/>
          <w:ins w:id="3946" w:author="Jindal, Deepak [AUTOSOL/PWS/NOIDA]" w:date="2022-06-10T13:32:00Z"/>
        </w:trPr>
        <w:tc>
          <w:tcPr>
            <w:tcW w:w="7380" w:type="dxa"/>
            <w:gridSpan w:val="2"/>
            <w:tcBorders>
              <w:top w:val="single" w:sz="6" w:space="0" w:color="auto"/>
              <w:left w:val="single" w:sz="4" w:space="0" w:color="auto"/>
              <w:bottom w:val="single" w:sz="4" w:space="0" w:color="auto"/>
              <w:right w:val="single" w:sz="4" w:space="0" w:color="auto"/>
            </w:tcBorders>
          </w:tcPr>
          <w:p w14:paraId="7C67592E" w14:textId="77777777" w:rsidR="00766FF3" w:rsidRDefault="00766FF3">
            <w:pPr>
              <w:pStyle w:val="CellBody"/>
              <w:numPr>
                <w:ilvl w:val="0"/>
                <w:numId w:val="98"/>
              </w:numPr>
              <w:rPr>
                <w:ins w:id="3947" w:author="Jindal, Deepak [AUTOSOL/PWS/NOIDA]" w:date="2022-06-10T13:32:00Z"/>
                <w:rFonts w:ascii="Times New Roman" w:hAnsi="Times New Roman"/>
                <w:color w:val="auto"/>
              </w:rPr>
              <w:pPrChange w:id="3948" w:author="Jindal, Deepak [AUTOSOL/PWS/NOIDA]" w:date="2022-06-10T13:34:00Z">
                <w:pPr>
                  <w:pStyle w:val="CellBody"/>
                </w:pPr>
              </w:pPrChange>
            </w:pPr>
            <w:ins w:id="3949" w:author="Jindal, Deepak [AUTOSOL/PWS/NOIDA]" w:date="2022-06-10T13:48:00Z">
              <w:r>
                <w:rPr>
                  <w:rFonts w:ascii="Times New Roman" w:hAnsi="Times New Roman"/>
                  <w:color w:val="auto"/>
                </w:rPr>
                <w:t>In above scena</w:t>
              </w:r>
            </w:ins>
            <w:ins w:id="3950" w:author="Jindal, Deepak [AUTOSOL/PWS/NOIDA]" w:date="2022-06-10T13:49:00Z">
              <w:r>
                <w:rPr>
                  <w:rFonts w:ascii="Times New Roman" w:hAnsi="Times New Roman"/>
                  <w:color w:val="auto"/>
                </w:rPr>
                <w:t>rio</w:t>
              </w:r>
            </w:ins>
            <w:ins w:id="3951" w:author="Jindal, Deepak [AUTOSOL/PWS/NOIDA]" w:date="2022-06-10T13:50:00Z">
              <w:r>
                <w:rPr>
                  <w:rFonts w:ascii="Times New Roman" w:hAnsi="Times New Roman"/>
                  <w:color w:val="auto"/>
                </w:rPr>
                <w:t xml:space="preserve">, </w:t>
              </w:r>
            </w:ins>
            <w:ins w:id="3952" w:author="Jindal, Deepak [AUTOSOL/PWS/NOIDA]" w:date="2022-06-10T14:25:00Z">
              <w:r>
                <w:rPr>
                  <w:rFonts w:ascii="Times New Roman" w:hAnsi="Times New Roman"/>
                  <w:color w:val="auto"/>
                </w:rPr>
                <w:t>check what happens if try to connect other SA</w:t>
              </w:r>
            </w:ins>
            <w:ins w:id="3953" w:author="Jindal, Deepak [AUTOSOL/PWS/NOIDA]" w:date="2022-06-10T14:26:00Z">
              <w:r>
                <w:rPr>
                  <w:rFonts w:ascii="Times New Roman" w:hAnsi="Times New Roman"/>
                  <w:color w:val="auto"/>
                </w:rPr>
                <w:t xml:space="preserve">C Controller using </w:t>
              </w:r>
            </w:ins>
            <w:ins w:id="3954" w:author="Jindal, Deepak [AUTOSOL/PWS/NOIDA]" w:date="2022-06-10T14:25:00Z">
              <w:r>
                <w:rPr>
                  <w:rFonts w:ascii="Times New Roman" w:hAnsi="Times New Roman"/>
                  <w:color w:val="auto"/>
                </w:rPr>
                <w:t>database</w:t>
              </w:r>
            </w:ins>
            <w:ins w:id="3955" w:author="Jindal, Deepak [AUTOSOL/PWS/NOIDA]" w:date="2022-06-10T14:26:00Z">
              <w:r>
                <w:rPr>
                  <w:rFonts w:ascii="Times New Roman" w:hAnsi="Times New Roman"/>
                  <w:color w:val="auto"/>
                </w:rPr>
                <w:t xml:space="preserve"> of some other SAC Controller (ideally incompatible database should be detected)</w:t>
              </w:r>
            </w:ins>
            <w:ins w:id="3956" w:author="Jindal, Deepak [AUTOSOL/PWS/NOIDA]" w:date="2022-06-10T14:25:00Z">
              <w:r>
                <w:rPr>
                  <w:rFonts w:ascii="Times New Roman" w:hAnsi="Times New Roman"/>
                  <w:color w:val="auto"/>
                </w:rPr>
                <w:t xml:space="preserve"> </w:t>
              </w:r>
            </w:ins>
          </w:p>
        </w:tc>
        <w:tc>
          <w:tcPr>
            <w:tcW w:w="2070" w:type="dxa"/>
            <w:tcBorders>
              <w:top w:val="single" w:sz="6" w:space="0" w:color="auto"/>
              <w:left w:val="single" w:sz="4" w:space="0" w:color="auto"/>
              <w:bottom w:val="single" w:sz="4" w:space="0" w:color="auto"/>
              <w:right w:val="single" w:sz="4" w:space="0" w:color="auto"/>
            </w:tcBorders>
          </w:tcPr>
          <w:p w14:paraId="23D5271C" w14:textId="77777777" w:rsidR="00766FF3" w:rsidRDefault="00766FF3" w:rsidP="00940952">
            <w:pPr>
              <w:pStyle w:val="CellBody"/>
              <w:rPr>
                <w:ins w:id="3957" w:author="Jindal, Deepak [AUTOSOL/PWS/NOIDA]" w:date="2022-06-10T13:32:00Z"/>
                <w:rFonts w:ascii="Times New Roman" w:hAnsi="Times New Roman"/>
                <w:color w:val="auto"/>
              </w:rPr>
            </w:pPr>
            <w:ins w:id="3958" w:author="Jindal, Deepak [AUTOSOL/PWS/NOIDA]" w:date="2022-06-10T13:32:00Z">
              <w:r>
                <w:rPr>
                  <w:rFonts w:ascii="Times New Roman" w:hAnsi="Times New Roman"/>
                  <w:color w:val="auto"/>
                </w:rPr>
                <w:t xml:space="preserve">P/F/F#/NA:  </w:t>
              </w:r>
            </w:ins>
          </w:p>
        </w:tc>
      </w:tr>
      <w:tr w:rsidR="00766FF3" w14:paraId="4E42931E" w14:textId="77777777" w:rsidTr="00940952">
        <w:trPr>
          <w:cantSplit/>
          <w:trHeight w:val="316"/>
          <w:ins w:id="3959" w:author="Jindal, Deepak [AUTOSOL/PWS/NOIDA]" w:date="2022-06-10T13:36:00Z"/>
        </w:trPr>
        <w:tc>
          <w:tcPr>
            <w:tcW w:w="7380" w:type="dxa"/>
            <w:gridSpan w:val="2"/>
            <w:tcBorders>
              <w:top w:val="single" w:sz="6" w:space="0" w:color="auto"/>
              <w:left w:val="single" w:sz="4" w:space="0" w:color="auto"/>
              <w:bottom w:val="single" w:sz="4" w:space="0" w:color="auto"/>
              <w:right w:val="single" w:sz="4" w:space="0" w:color="auto"/>
            </w:tcBorders>
          </w:tcPr>
          <w:p w14:paraId="0C8CF50C" w14:textId="77777777" w:rsidR="00766FF3" w:rsidRDefault="00766FF3" w:rsidP="00940952">
            <w:pPr>
              <w:pStyle w:val="CellBody"/>
              <w:numPr>
                <w:ilvl w:val="0"/>
                <w:numId w:val="98"/>
              </w:numPr>
              <w:rPr>
                <w:ins w:id="3960" w:author="Jindal, Deepak [AUTOSOL/PWS/NOIDA]" w:date="2022-06-10T13:36:00Z"/>
                <w:rFonts w:ascii="Times New Roman" w:hAnsi="Times New Roman"/>
                <w:color w:val="auto"/>
              </w:rPr>
            </w:pPr>
            <w:ins w:id="3961" w:author="Jindal, Deepak [AUTOSOL/PWS/NOIDA]" w:date="2022-06-10T15:01:00Z">
              <w:r>
                <w:rPr>
                  <w:rFonts w:ascii="Times New Roman" w:hAnsi="Times New Roman"/>
                  <w:color w:val="auto"/>
                </w:rPr>
                <w:t>Perform f</w:t>
              </w:r>
            </w:ins>
            <w:ins w:id="3962" w:author="Jindal, Deepak [AUTOSOL/PWS/NOIDA]" w:date="2022-06-10T14:58:00Z">
              <w:r w:rsidRPr="00DD46A3">
                <w:rPr>
                  <w:rFonts w:ascii="Times New Roman" w:hAnsi="Times New Roman"/>
                  <w:color w:val="auto"/>
                </w:rPr>
                <w:t>ailure testing like unplug the network cable while uploading the database to the controller</w:t>
              </w:r>
            </w:ins>
            <w:ins w:id="3963" w:author="Jindal, Deepak [AUTOSOL/PWS/NOIDA]" w:date="2022-06-10T15:01:00Z">
              <w:r>
                <w:rPr>
                  <w:rFonts w:ascii="Times New Roman" w:hAnsi="Times New Roman"/>
                  <w:color w:val="auto"/>
                </w:rPr>
                <w:t xml:space="preserve"> an</w:t>
              </w:r>
            </w:ins>
            <w:ins w:id="3964" w:author="Jindal, Deepak [AUTOSOL/PWS/NOIDA]" w:date="2022-06-10T15:02:00Z">
              <w:r>
                <w:rPr>
                  <w:rFonts w:ascii="Times New Roman" w:hAnsi="Times New Roman"/>
                  <w:color w:val="auto"/>
                </w:rPr>
                <w:t xml:space="preserve">d verify the behaviour. Also verify that it can be </w:t>
              </w:r>
              <w:r w:rsidRPr="00DD46A3">
                <w:rPr>
                  <w:rFonts w:ascii="Times New Roman" w:hAnsi="Times New Roman"/>
                  <w:color w:val="auto"/>
                </w:rPr>
                <w:t>recover</w:t>
              </w:r>
              <w:r>
                <w:rPr>
                  <w:rFonts w:ascii="Times New Roman" w:hAnsi="Times New Roman"/>
                  <w:color w:val="auto"/>
                </w:rPr>
                <w:t>ed</w:t>
              </w:r>
              <w:r w:rsidRPr="00DD46A3">
                <w:rPr>
                  <w:rFonts w:ascii="Times New Roman" w:hAnsi="Times New Roman"/>
                  <w:color w:val="auto"/>
                </w:rPr>
                <w:t xml:space="preserve"> by resending the database after the connection is restored</w:t>
              </w:r>
              <w:r>
                <w:rPr>
                  <w:rFonts w:ascii="Times New Roman" w:hAnsi="Times New Roman"/>
                  <w:color w:val="auto"/>
                </w:rPr>
                <w:t xml:space="preserve"> (for this </w:t>
              </w:r>
            </w:ins>
            <w:ins w:id="3965" w:author="Jindal, Deepak [AUTOSOL/PWS/NOIDA]" w:date="2022-06-10T15:03:00Z">
              <w:r>
                <w:rPr>
                  <w:rFonts w:ascii="Times New Roman" w:hAnsi="Times New Roman"/>
                  <w:color w:val="auto"/>
                </w:rPr>
                <w:t>one needs to load the Controller again</w:t>
              </w:r>
            </w:ins>
            <w:ins w:id="3966" w:author="Jindal, Deepak [AUTOSOL/PWS/NOIDA]" w:date="2022-06-10T15:02:00Z">
              <w:r>
                <w:rPr>
                  <w:rFonts w:ascii="Times New Roman" w:hAnsi="Times New Roman"/>
                  <w:color w:val="auto"/>
                </w:rPr>
                <w:t>)</w:t>
              </w:r>
            </w:ins>
          </w:p>
        </w:tc>
        <w:tc>
          <w:tcPr>
            <w:tcW w:w="2070" w:type="dxa"/>
            <w:tcBorders>
              <w:top w:val="single" w:sz="6" w:space="0" w:color="auto"/>
              <w:left w:val="single" w:sz="4" w:space="0" w:color="auto"/>
              <w:bottom w:val="single" w:sz="4" w:space="0" w:color="auto"/>
              <w:right w:val="single" w:sz="4" w:space="0" w:color="auto"/>
            </w:tcBorders>
          </w:tcPr>
          <w:p w14:paraId="16A18A47" w14:textId="77777777" w:rsidR="00766FF3" w:rsidRDefault="00766FF3" w:rsidP="00940952">
            <w:pPr>
              <w:pStyle w:val="CellBody"/>
              <w:rPr>
                <w:ins w:id="3967" w:author="Jindal, Deepak [AUTOSOL/PWS/NOIDA]" w:date="2022-06-10T13:36:00Z"/>
                <w:rFonts w:ascii="Times New Roman" w:hAnsi="Times New Roman"/>
                <w:color w:val="auto"/>
              </w:rPr>
            </w:pPr>
            <w:ins w:id="3968" w:author="Jindal, Deepak [AUTOSOL/PWS/NOIDA]" w:date="2022-06-10T13:36:00Z">
              <w:r>
                <w:rPr>
                  <w:rFonts w:ascii="Times New Roman" w:hAnsi="Times New Roman"/>
                  <w:color w:val="auto"/>
                </w:rPr>
                <w:t xml:space="preserve">P/F/F#/NA:  </w:t>
              </w:r>
            </w:ins>
          </w:p>
        </w:tc>
      </w:tr>
      <w:tr w:rsidR="00766FF3" w14:paraId="6DEE980D" w14:textId="77777777" w:rsidTr="00940952">
        <w:trPr>
          <w:cantSplit/>
          <w:trHeight w:val="316"/>
          <w:ins w:id="3969" w:author="Jindal, Deepak [AUTOSOL/PWS/NOIDA]" w:date="2022-06-10T13:36:00Z"/>
        </w:trPr>
        <w:tc>
          <w:tcPr>
            <w:tcW w:w="7380" w:type="dxa"/>
            <w:gridSpan w:val="2"/>
            <w:tcBorders>
              <w:top w:val="single" w:sz="6" w:space="0" w:color="auto"/>
              <w:left w:val="single" w:sz="4" w:space="0" w:color="auto"/>
              <w:bottom w:val="single" w:sz="4" w:space="0" w:color="auto"/>
              <w:right w:val="single" w:sz="4" w:space="0" w:color="auto"/>
            </w:tcBorders>
          </w:tcPr>
          <w:p w14:paraId="6B12D11E" w14:textId="77777777" w:rsidR="00766FF3" w:rsidRDefault="00766FF3" w:rsidP="00940952">
            <w:pPr>
              <w:pStyle w:val="CellBody"/>
              <w:numPr>
                <w:ilvl w:val="0"/>
                <w:numId w:val="98"/>
              </w:numPr>
              <w:rPr>
                <w:ins w:id="3970" w:author="Jindal, Deepak [AUTOSOL/PWS/NOIDA]" w:date="2022-06-10T13:36:00Z"/>
                <w:rFonts w:ascii="Times New Roman" w:hAnsi="Times New Roman"/>
                <w:color w:val="auto"/>
              </w:rPr>
            </w:pPr>
            <w:ins w:id="3971" w:author="Jindal, Deepak [AUTOSOL/PWS/NOIDA]" w:date="2022-06-10T15:03:00Z">
              <w:r>
                <w:rPr>
                  <w:rFonts w:ascii="Times New Roman" w:hAnsi="Times New Roman"/>
                  <w:color w:val="auto"/>
                </w:rPr>
                <w:t>Perform f</w:t>
              </w:r>
              <w:r w:rsidRPr="00DD46A3">
                <w:rPr>
                  <w:rFonts w:ascii="Times New Roman" w:hAnsi="Times New Roman"/>
                  <w:color w:val="auto"/>
                </w:rPr>
                <w:t xml:space="preserve">ailure testing like </w:t>
              </w:r>
              <w:r>
                <w:rPr>
                  <w:rFonts w:ascii="Times New Roman" w:hAnsi="Times New Roman"/>
                  <w:color w:val="auto"/>
                </w:rPr>
                <w:t>power off the Controller</w:t>
              </w:r>
              <w:r w:rsidRPr="00DD46A3">
                <w:rPr>
                  <w:rFonts w:ascii="Times New Roman" w:hAnsi="Times New Roman"/>
                  <w:color w:val="auto"/>
                </w:rPr>
                <w:t xml:space="preserve"> while uploading the database to the controller</w:t>
              </w:r>
              <w:r>
                <w:rPr>
                  <w:rFonts w:ascii="Times New Roman" w:hAnsi="Times New Roman"/>
                  <w:color w:val="auto"/>
                </w:rPr>
                <w:t xml:space="preserve"> and verify the behaviour. Also verify that it can be </w:t>
              </w:r>
              <w:r w:rsidRPr="00DD46A3">
                <w:rPr>
                  <w:rFonts w:ascii="Times New Roman" w:hAnsi="Times New Roman"/>
                  <w:color w:val="auto"/>
                </w:rPr>
                <w:t>recover</w:t>
              </w:r>
              <w:r>
                <w:rPr>
                  <w:rFonts w:ascii="Times New Roman" w:hAnsi="Times New Roman"/>
                  <w:color w:val="auto"/>
                </w:rPr>
                <w:t>ed</w:t>
              </w:r>
              <w:r w:rsidRPr="00DD46A3">
                <w:rPr>
                  <w:rFonts w:ascii="Times New Roman" w:hAnsi="Times New Roman"/>
                  <w:color w:val="auto"/>
                </w:rPr>
                <w:t xml:space="preserve"> by resending the database after the </w:t>
              </w:r>
              <w:r>
                <w:rPr>
                  <w:rFonts w:ascii="Times New Roman" w:hAnsi="Times New Roman"/>
                  <w:color w:val="auto"/>
                </w:rPr>
                <w:t>Controller power is restored (for this one needs to load the Controller again)</w:t>
              </w:r>
            </w:ins>
          </w:p>
        </w:tc>
        <w:tc>
          <w:tcPr>
            <w:tcW w:w="2070" w:type="dxa"/>
            <w:tcBorders>
              <w:top w:val="single" w:sz="6" w:space="0" w:color="auto"/>
              <w:left w:val="single" w:sz="4" w:space="0" w:color="auto"/>
              <w:bottom w:val="single" w:sz="4" w:space="0" w:color="auto"/>
              <w:right w:val="single" w:sz="4" w:space="0" w:color="auto"/>
            </w:tcBorders>
          </w:tcPr>
          <w:p w14:paraId="4BED6954" w14:textId="77777777" w:rsidR="00766FF3" w:rsidRDefault="00766FF3" w:rsidP="00940952">
            <w:pPr>
              <w:pStyle w:val="CellBody"/>
              <w:rPr>
                <w:ins w:id="3972" w:author="Jindal, Deepak [AUTOSOL/PWS/NOIDA]" w:date="2022-06-10T13:36:00Z"/>
                <w:rFonts w:ascii="Times New Roman" w:hAnsi="Times New Roman"/>
                <w:color w:val="auto"/>
              </w:rPr>
            </w:pPr>
            <w:ins w:id="3973" w:author="Jindal, Deepak [AUTOSOL/PWS/NOIDA]" w:date="2022-06-10T13:36:00Z">
              <w:r>
                <w:rPr>
                  <w:rFonts w:ascii="Times New Roman" w:hAnsi="Times New Roman"/>
                  <w:color w:val="auto"/>
                </w:rPr>
                <w:t xml:space="preserve">P/F/F#/NA:  </w:t>
              </w:r>
            </w:ins>
          </w:p>
        </w:tc>
      </w:tr>
      <w:tr w:rsidR="00766FF3" w14:paraId="3547457F" w14:textId="77777777" w:rsidTr="00940952">
        <w:trPr>
          <w:cantSplit/>
          <w:trHeight w:val="316"/>
          <w:ins w:id="3974" w:author="Jindal, Deepak [AUTOSOL/PWS/NOIDA]" w:date="2022-06-10T13:36:00Z"/>
        </w:trPr>
        <w:tc>
          <w:tcPr>
            <w:tcW w:w="7380" w:type="dxa"/>
            <w:gridSpan w:val="2"/>
            <w:tcBorders>
              <w:top w:val="single" w:sz="6" w:space="0" w:color="auto"/>
              <w:left w:val="single" w:sz="4" w:space="0" w:color="auto"/>
              <w:bottom w:val="single" w:sz="4" w:space="0" w:color="auto"/>
              <w:right w:val="single" w:sz="4" w:space="0" w:color="auto"/>
            </w:tcBorders>
          </w:tcPr>
          <w:p w14:paraId="754C1112" w14:textId="77777777" w:rsidR="00766FF3" w:rsidRDefault="00766FF3" w:rsidP="00940952">
            <w:pPr>
              <w:pStyle w:val="CellBody"/>
              <w:numPr>
                <w:ilvl w:val="0"/>
                <w:numId w:val="98"/>
              </w:numPr>
              <w:rPr>
                <w:ins w:id="3975" w:author="Jindal, Deepak [AUTOSOL/PWS/NOIDA]" w:date="2022-06-10T13:36:00Z"/>
                <w:rFonts w:ascii="Times New Roman" w:hAnsi="Times New Roman"/>
                <w:color w:val="auto"/>
              </w:rPr>
            </w:pPr>
            <w:ins w:id="3976" w:author="Jindal, Deepak [AUTOSOL/PWS/NOIDA]" w:date="2022-06-10T15:01:00Z">
              <w:r>
                <w:rPr>
                  <w:rFonts w:ascii="Times New Roman" w:hAnsi="Times New Roman"/>
                  <w:color w:val="auto"/>
                </w:rPr>
                <w:t>Check the size limit of graphic (which is 3Mbytes) by creating a haevy graphic size and verify that able to load graphic of approx. equal to maximum allowed size</w:t>
              </w:r>
            </w:ins>
          </w:p>
        </w:tc>
        <w:tc>
          <w:tcPr>
            <w:tcW w:w="2070" w:type="dxa"/>
            <w:tcBorders>
              <w:top w:val="single" w:sz="6" w:space="0" w:color="auto"/>
              <w:left w:val="single" w:sz="4" w:space="0" w:color="auto"/>
              <w:bottom w:val="single" w:sz="4" w:space="0" w:color="auto"/>
              <w:right w:val="single" w:sz="4" w:space="0" w:color="auto"/>
            </w:tcBorders>
          </w:tcPr>
          <w:p w14:paraId="0237E48A" w14:textId="77777777" w:rsidR="00766FF3" w:rsidRDefault="00766FF3" w:rsidP="00940952">
            <w:pPr>
              <w:pStyle w:val="CellBody"/>
              <w:rPr>
                <w:ins w:id="3977" w:author="Jindal, Deepak [AUTOSOL/PWS/NOIDA]" w:date="2022-06-10T13:36:00Z"/>
                <w:rFonts w:ascii="Times New Roman" w:hAnsi="Times New Roman"/>
                <w:color w:val="auto"/>
              </w:rPr>
            </w:pPr>
            <w:ins w:id="3978" w:author="Jindal, Deepak [AUTOSOL/PWS/NOIDA]" w:date="2022-06-10T13:36:00Z">
              <w:r>
                <w:rPr>
                  <w:rFonts w:ascii="Times New Roman" w:hAnsi="Times New Roman"/>
                  <w:color w:val="auto"/>
                </w:rPr>
                <w:t xml:space="preserve">P/F/F#/NA:  </w:t>
              </w:r>
            </w:ins>
          </w:p>
        </w:tc>
      </w:tr>
      <w:tr w:rsidR="00766FF3" w14:paraId="40AC0AEE" w14:textId="77777777" w:rsidTr="00940952">
        <w:trPr>
          <w:cantSplit/>
          <w:trHeight w:val="316"/>
          <w:ins w:id="3979" w:author="Jindal, Deepak [AUTOSOL/PWS/NOIDA]" w:date="2022-06-10T13:36:00Z"/>
        </w:trPr>
        <w:tc>
          <w:tcPr>
            <w:tcW w:w="7380" w:type="dxa"/>
            <w:gridSpan w:val="2"/>
            <w:tcBorders>
              <w:top w:val="single" w:sz="6" w:space="0" w:color="auto"/>
              <w:left w:val="single" w:sz="4" w:space="0" w:color="auto"/>
              <w:bottom w:val="single" w:sz="4" w:space="0" w:color="auto"/>
              <w:right w:val="single" w:sz="4" w:space="0" w:color="auto"/>
            </w:tcBorders>
          </w:tcPr>
          <w:p w14:paraId="0A41D7EF" w14:textId="77777777" w:rsidR="00766FF3" w:rsidRDefault="00766FF3" w:rsidP="00940952">
            <w:pPr>
              <w:pStyle w:val="CellBody"/>
              <w:numPr>
                <w:ilvl w:val="0"/>
                <w:numId w:val="98"/>
              </w:numPr>
              <w:rPr>
                <w:ins w:id="3980" w:author="Jindal, Deepak [AUTOSOL/PWS/NOIDA]" w:date="2022-06-10T13:36:00Z"/>
                <w:rFonts w:ascii="Times New Roman" w:hAnsi="Times New Roman"/>
                <w:color w:val="auto"/>
              </w:rPr>
            </w:pPr>
            <w:ins w:id="3981" w:author="Jindal, Deepak [AUTOSOL/PWS/NOIDA]" w:date="2022-06-10T15:01:00Z">
              <w:r>
                <w:rPr>
                  <w:rFonts w:ascii="Times New Roman" w:hAnsi="Times New Roman"/>
                  <w:color w:val="auto"/>
                </w:rPr>
                <w:t xml:space="preserve">Check for continuesly connecting to Controller from SAC Station for a very long period of time (e.g. couple of days) and check that connection remains active and there is no timeout </w:t>
              </w:r>
            </w:ins>
          </w:p>
        </w:tc>
        <w:tc>
          <w:tcPr>
            <w:tcW w:w="2070" w:type="dxa"/>
            <w:tcBorders>
              <w:top w:val="single" w:sz="6" w:space="0" w:color="auto"/>
              <w:left w:val="single" w:sz="4" w:space="0" w:color="auto"/>
              <w:bottom w:val="single" w:sz="4" w:space="0" w:color="auto"/>
              <w:right w:val="single" w:sz="4" w:space="0" w:color="auto"/>
            </w:tcBorders>
          </w:tcPr>
          <w:p w14:paraId="1B05982F" w14:textId="77777777" w:rsidR="00766FF3" w:rsidRDefault="00766FF3" w:rsidP="00940952">
            <w:pPr>
              <w:pStyle w:val="CellBody"/>
              <w:rPr>
                <w:ins w:id="3982" w:author="Jindal, Deepak [AUTOSOL/PWS/NOIDA]" w:date="2022-06-10T13:36:00Z"/>
                <w:rFonts w:ascii="Times New Roman" w:hAnsi="Times New Roman"/>
                <w:color w:val="auto"/>
              </w:rPr>
            </w:pPr>
            <w:ins w:id="3983" w:author="Jindal, Deepak [AUTOSOL/PWS/NOIDA]" w:date="2022-06-10T13:36:00Z">
              <w:r>
                <w:rPr>
                  <w:rFonts w:ascii="Times New Roman" w:hAnsi="Times New Roman"/>
                  <w:color w:val="auto"/>
                </w:rPr>
                <w:t xml:space="preserve">P/F/F#/NA:  </w:t>
              </w:r>
            </w:ins>
          </w:p>
        </w:tc>
      </w:tr>
      <w:tr w:rsidR="00766FF3" w14:paraId="45736B82" w14:textId="77777777" w:rsidTr="00940952">
        <w:trPr>
          <w:cantSplit/>
          <w:trHeight w:val="316"/>
          <w:ins w:id="3984" w:author="Jindal, Deepak [AUTOSOL/PWS/NOIDA]" w:date="2022-06-10T13:36:00Z"/>
        </w:trPr>
        <w:tc>
          <w:tcPr>
            <w:tcW w:w="7380" w:type="dxa"/>
            <w:gridSpan w:val="2"/>
            <w:tcBorders>
              <w:top w:val="single" w:sz="6" w:space="0" w:color="auto"/>
              <w:left w:val="single" w:sz="4" w:space="0" w:color="auto"/>
              <w:bottom w:val="single" w:sz="4" w:space="0" w:color="auto"/>
              <w:right w:val="single" w:sz="4" w:space="0" w:color="auto"/>
            </w:tcBorders>
          </w:tcPr>
          <w:p w14:paraId="232C2DB8" w14:textId="77777777" w:rsidR="00766FF3" w:rsidRDefault="00766FF3" w:rsidP="00940952">
            <w:pPr>
              <w:pStyle w:val="CellBody"/>
              <w:numPr>
                <w:ilvl w:val="0"/>
                <w:numId w:val="98"/>
              </w:numPr>
              <w:rPr>
                <w:ins w:id="3985" w:author="Jindal, Deepak [AUTOSOL/PWS/NOIDA]" w:date="2022-06-10T13:36: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0E2BCD7" w14:textId="77777777" w:rsidR="00766FF3" w:rsidRDefault="00766FF3" w:rsidP="00940952">
            <w:pPr>
              <w:pStyle w:val="CellBody"/>
              <w:rPr>
                <w:ins w:id="3986" w:author="Jindal, Deepak [AUTOSOL/PWS/NOIDA]" w:date="2022-06-10T13:36:00Z"/>
                <w:rFonts w:ascii="Times New Roman" w:hAnsi="Times New Roman"/>
                <w:color w:val="auto"/>
              </w:rPr>
            </w:pPr>
            <w:ins w:id="3987" w:author="Jindal, Deepak [AUTOSOL/PWS/NOIDA]" w:date="2022-06-10T13:36:00Z">
              <w:r>
                <w:rPr>
                  <w:rFonts w:ascii="Times New Roman" w:hAnsi="Times New Roman"/>
                  <w:color w:val="auto"/>
                </w:rPr>
                <w:t xml:space="preserve">P/F/F#/NA:  </w:t>
              </w:r>
            </w:ins>
          </w:p>
        </w:tc>
      </w:tr>
      <w:tr w:rsidR="00766FF3" w14:paraId="6E3DD62D" w14:textId="77777777" w:rsidTr="00940952">
        <w:trPr>
          <w:cantSplit/>
          <w:trHeight w:val="316"/>
          <w:ins w:id="3988" w:author="Jindal, Deepak [AUTOSOL/PWS/NOIDA]" w:date="2022-06-10T13:36:00Z"/>
        </w:trPr>
        <w:tc>
          <w:tcPr>
            <w:tcW w:w="7380" w:type="dxa"/>
            <w:gridSpan w:val="2"/>
            <w:tcBorders>
              <w:top w:val="single" w:sz="6" w:space="0" w:color="auto"/>
              <w:left w:val="single" w:sz="4" w:space="0" w:color="auto"/>
              <w:bottom w:val="single" w:sz="4" w:space="0" w:color="auto"/>
              <w:right w:val="single" w:sz="4" w:space="0" w:color="auto"/>
            </w:tcBorders>
          </w:tcPr>
          <w:p w14:paraId="77F0272D" w14:textId="77777777" w:rsidR="00766FF3" w:rsidRDefault="00766FF3" w:rsidP="00940952">
            <w:pPr>
              <w:pStyle w:val="CellBody"/>
              <w:numPr>
                <w:ilvl w:val="0"/>
                <w:numId w:val="98"/>
              </w:numPr>
              <w:rPr>
                <w:ins w:id="3989" w:author="Jindal, Deepak [AUTOSOL/PWS/NOIDA]" w:date="2022-06-10T13:36: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531BD817" w14:textId="77777777" w:rsidR="00766FF3" w:rsidRDefault="00766FF3" w:rsidP="00940952">
            <w:pPr>
              <w:pStyle w:val="CellBody"/>
              <w:rPr>
                <w:ins w:id="3990" w:author="Jindal, Deepak [AUTOSOL/PWS/NOIDA]" w:date="2022-06-10T13:36:00Z"/>
                <w:rFonts w:ascii="Times New Roman" w:hAnsi="Times New Roman"/>
                <w:color w:val="auto"/>
              </w:rPr>
            </w:pPr>
            <w:ins w:id="3991" w:author="Jindal, Deepak [AUTOSOL/PWS/NOIDA]" w:date="2022-06-10T13:36:00Z">
              <w:r>
                <w:rPr>
                  <w:rFonts w:ascii="Times New Roman" w:hAnsi="Times New Roman"/>
                  <w:color w:val="auto"/>
                </w:rPr>
                <w:t xml:space="preserve">P/F/F#/NA:  </w:t>
              </w:r>
            </w:ins>
          </w:p>
        </w:tc>
      </w:tr>
      <w:tr w:rsidR="00766FF3" w14:paraId="637010FB" w14:textId="77777777" w:rsidTr="00940952">
        <w:trPr>
          <w:cantSplit/>
          <w:trHeight w:val="316"/>
          <w:ins w:id="3992" w:author="Jindal, Deepak [AUTOSOL/PWS/NOIDA]" w:date="2022-06-10T15:00:00Z"/>
        </w:trPr>
        <w:tc>
          <w:tcPr>
            <w:tcW w:w="7380" w:type="dxa"/>
            <w:gridSpan w:val="2"/>
            <w:tcBorders>
              <w:top w:val="single" w:sz="6" w:space="0" w:color="auto"/>
              <w:left w:val="single" w:sz="4" w:space="0" w:color="auto"/>
              <w:bottom w:val="single" w:sz="4" w:space="0" w:color="auto"/>
              <w:right w:val="single" w:sz="4" w:space="0" w:color="auto"/>
            </w:tcBorders>
          </w:tcPr>
          <w:p w14:paraId="554E64CC" w14:textId="77777777" w:rsidR="00766FF3" w:rsidRDefault="00766FF3" w:rsidP="00940952">
            <w:pPr>
              <w:pStyle w:val="CellBody"/>
              <w:numPr>
                <w:ilvl w:val="0"/>
                <w:numId w:val="98"/>
              </w:numPr>
              <w:rPr>
                <w:ins w:id="3993" w:author="Jindal, Deepak [AUTOSOL/PWS/NOIDA]" w:date="2022-06-10T15:00: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B7DC80B" w14:textId="77777777" w:rsidR="00766FF3" w:rsidRDefault="00766FF3" w:rsidP="00940952">
            <w:pPr>
              <w:pStyle w:val="CellBody"/>
              <w:rPr>
                <w:ins w:id="3994" w:author="Jindal, Deepak [AUTOSOL/PWS/NOIDA]" w:date="2022-06-10T15:00:00Z"/>
                <w:rFonts w:ascii="Times New Roman" w:hAnsi="Times New Roman"/>
                <w:color w:val="auto"/>
              </w:rPr>
            </w:pPr>
            <w:ins w:id="3995" w:author="Jindal, Deepak [AUTOSOL/PWS/NOIDA]" w:date="2022-06-10T15:04:00Z">
              <w:r w:rsidRPr="00B56F11">
                <w:rPr>
                  <w:rFonts w:ascii="Times New Roman" w:hAnsi="Times New Roman"/>
                  <w:color w:val="auto"/>
                </w:rPr>
                <w:t xml:space="preserve">P/F/F#/NA:  </w:t>
              </w:r>
            </w:ins>
          </w:p>
        </w:tc>
      </w:tr>
      <w:tr w:rsidR="00766FF3" w14:paraId="55F3A4EF" w14:textId="77777777" w:rsidTr="00940952">
        <w:trPr>
          <w:cantSplit/>
          <w:trHeight w:val="316"/>
          <w:ins w:id="3996" w:author="Jindal, Deepak [AUTOSOL/PWS/NOIDA]" w:date="2022-06-10T15:00:00Z"/>
        </w:trPr>
        <w:tc>
          <w:tcPr>
            <w:tcW w:w="7380" w:type="dxa"/>
            <w:gridSpan w:val="2"/>
            <w:tcBorders>
              <w:top w:val="single" w:sz="6" w:space="0" w:color="auto"/>
              <w:left w:val="single" w:sz="4" w:space="0" w:color="auto"/>
              <w:bottom w:val="single" w:sz="4" w:space="0" w:color="auto"/>
              <w:right w:val="single" w:sz="4" w:space="0" w:color="auto"/>
            </w:tcBorders>
          </w:tcPr>
          <w:p w14:paraId="5D4855DB" w14:textId="77777777" w:rsidR="00766FF3" w:rsidRDefault="00766FF3" w:rsidP="00940952">
            <w:pPr>
              <w:pStyle w:val="CellBody"/>
              <w:numPr>
                <w:ilvl w:val="0"/>
                <w:numId w:val="98"/>
              </w:numPr>
              <w:rPr>
                <w:ins w:id="3997" w:author="Jindal, Deepak [AUTOSOL/PWS/NOIDA]" w:date="2022-06-10T15:00: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3B12A93F" w14:textId="77777777" w:rsidR="00766FF3" w:rsidRDefault="00766FF3" w:rsidP="00940952">
            <w:pPr>
              <w:pStyle w:val="CellBody"/>
              <w:rPr>
                <w:ins w:id="3998" w:author="Jindal, Deepak [AUTOSOL/PWS/NOIDA]" w:date="2022-06-10T15:00:00Z"/>
                <w:rFonts w:ascii="Times New Roman" w:hAnsi="Times New Roman"/>
                <w:color w:val="auto"/>
              </w:rPr>
            </w:pPr>
            <w:ins w:id="3999" w:author="Jindal, Deepak [AUTOSOL/PWS/NOIDA]" w:date="2022-06-10T15:04:00Z">
              <w:r w:rsidRPr="00B56F11">
                <w:rPr>
                  <w:rFonts w:ascii="Times New Roman" w:hAnsi="Times New Roman"/>
                  <w:color w:val="auto"/>
                </w:rPr>
                <w:t xml:space="preserve">P/F/F#/NA:  </w:t>
              </w:r>
            </w:ins>
          </w:p>
        </w:tc>
      </w:tr>
      <w:tr w:rsidR="00766FF3" w14:paraId="1899DD1D" w14:textId="77777777" w:rsidTr="00940952">
        <w:trPr>
          <w:cantSplit/>
          <w:trHeight w:val="316"/>
          <w:ins w:id="4000" w:author="Jindal, Deepak [AUTOSOL/PWS/NOIDA]" w:date="2022-06-10T15:00:00Z"/>
        </w:trPr>
        <w:tc>
          <w:tcPr>
            <w:tcW w:w="7380" w:type="dxa"/>
            <w:gridSpan w:val="2"/>
            <w:tcBorders>
              <w:top w:val="single" w:sz="6" w:space="0" w:color="auto"/>
              <w:left w:val="single" w:sz="4" w:space="0" w:color="auto"/>
              <w:bottom w:val="single" w:sz="4" w:space="0" w:color="auto"/>
              <w:right w:val="single" w:sz="4" w:space="0" w:color="auto"/>
            </w:tcBorders>
          </w:tcPr>
          <w:p w14:paraId="7F0B56DD" w14:textId="77777777" w:rsidR="00766FF3" w:rsidRDefault="00766FF3" w:rsidP="00940952">
            <w:pPr>
              <w:pStyle w:val="CellBody"/>
              <w:numPr>
                <w:ilvl w:val="0"/>
                <w:numId w:val="98"/>
              </w:numPr>
              <w:rPr>
                <w:ins w:id="4001" w:author="Jindal, Deepak [AUTOSOL/PWS/NOIDA]" w:date="2022-06-10T15:00: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711047A8" w14:textId="77777777" w:rsidR="00766FF3" w:rsidRDefault="00766FF3" w:rsidP="00940952">
            <w:pPr>
              <w:pStyle w:val="CellBody"/>
              <w:rPr>
                <w:ins w:id="4002" w:author="Jindal, Deepak [AUTOSOL/PWS/NOIDA]" w:date="2022-06-10T15:00:00Z"/>
                <w:rFonts w:ascii="Times New Roman" w:hAnsi="Times New Roman"/>
                <w:color w:val="auto"/>
              </w:rPr>
            </w:pPr>
            <w:ins w:id="4003" w:author="Jindal, Deepak [AUTOSOL/PWS/NOIDA]" w:date="2022-06-10T15:04:00Z">
              <w:r w:rsidRPr="00B56F11">
                <w:rPr>
                  <w:rFonts w:ascii="Times New Roman" w:hAnsi="Times New Roman"/>
                  <w:color w:val="auto"/>
                </w:rPr>
                <w:t xml:space="preserve">P/F/F#/NA:  </w:t>
              </w:r>
            </w:ins>
          </w:p>
        </w:tc>
      </w:tr>
      <w:tr w:rsidR="00766FF3" w14:paraId="48EEF543" w14:textId="77777777" w:rsidTr="00940952">
        <w:trPr>
          <w:cantSplit/>
          <w:trHeight w:val="316"/>
          <w:ins w:id="4004" w:author="Jindal, Deepak [AUTOSOL/PWS/NOIDA]" w:date="2022-06-10T13:32:00Z"/>
        </w:trPr>
        <w:tc>
          <w:tcPr>
            <w:tcW w:w="7380" w:type="dxa"/>
            <w:gridSpan w:val="2"/>
            <w:tcBorders>
              <w:top w:val="single" w:sz="6" w:space="0" w:color="auto"/>
              <w:left w:val="single" w:sz="4" w:space="0" w:color="auto"/>
              <w:bottom w:val="single" w:sz="4" w:space="0" w:color="auto"/>
              <w:right w:val="single" w:sz="4" w:space="0" w:color="auto"/>
            </w:tcBorders>
          </w:tcPr>
          <w:p w14:paraId="61C4565C" w14:textId="77777777" w:rsidR="00766FF3" w:rsidRDefault="00766FF3" w:rsidP="00940952">
            <w:pPr>
              <w:pStyle w:val="CellBody"/>
              <w:rPr>
                <w:ins w:id="4005" w:author="Jindal, Deepak [AUTOSOL/PWS/NOIDA]" w:date="2022-06-10T13:32:00Z"/>
                <w:rFonts w:ascii="Times New Roman" w:hAnsi="Times New Roman"/>
                <w:color w:val="auto"/>
              </w:rPr>
            </w:pPr>
          </w:p>
        </w:tc>
        <w:tc>
          <w:tcPr>
            <w:tcW w:w="2070" w:type="dxa"/>
            <w:tcBorders>
              <w:top w:val="single" w:sz="6" w:space="0" w:color="auto"/>
              <w:left w:val="single" w:sz="4" w:space="0" w:color="auto"/>
              <w:bottom w:val="single" w:sz="4" w:space="0" w:color="auto"/>
              <w:right w:val="single" w:sz="4" w:space="0" w:color="auto"/>
            </w:tcBorders>
          </w:tcPr>
          <w:p w14:paraId="4431E36F" w14:textId="77777777" w:rsidR="00766FF3" w:rsidRDefault="00766FF3" w:rsidP="00940952">
            <w:pPr>
              <w:pStyle w:val="CellBody"/>
              <w:rPr>
                <w:ins w:id="4006" w:author="Jindal, Deepak [AUTOSOL/PWS/NOIDA]" w:date="2022-06-10T13:32:00Z"/>
                <w:rFonts w:ascii="Times New Roman" w:hAnsi="Times New Roman"/>
                <w:color w:val="auto"/>
              </w:rPr>
            </w:pPr>
          </w:p>
        </w:tc>
      </w:tr>
      <w:tr w:rsidR="00766FF3" w14:paraId="51010FCA" w14:textId="77777777" w:rsidTr="00940952">
        <w:trPr>
          <w:cantSplit/>
          <w:trHeight w:val="316"/>
          <w:ins w:id="4007" w:author="Jindal, Deepak [AUTOSOL/PWS/NOIDA]" w:date="2022-06-10T13:32:00Z"/>
        </w:trPr>
        <w:tc>
          <w:tcPr>
            <w:tcW w:w="9450" w:type="dxa"/>
            <w:gridSpan w:val="3"/>
            <w:tcBorders>
              <w:top w:val="single" w:sz="6" w:space="0" w:color="auto"/>
              <w:left w:val="single" w:sz="4" w:space="0" w:color="auto"/>
              <w:bottom w:val="single" w:sz="6" w:space="0" w:color="auto"/>
              <w:right w:val="single" w:sz="4" w:space="0" w:color="auto"/>
            </w:tcBorders>
          </w:tcPr>
          <w:p w14:paraId="1243E050" w14:textId="77777777" w:rsidR="00766FF3" w:rsidRDefault="00766FF3" w:rsidP="00940952">
            <w:pPr>
              <w:pStyle w:val="CellBody"/>
              <w:rPr>
                <w:ins w:id="4008" w:author="Jindal, Deepak [AUTOSOL/PWS/NOIDA]" w:date="2022-06-10T13:32:00Z"/>
              </w:rPr>
            </w:pPr>
            <w:ins w:id="4009" w:author="Jindal, Deepak [AUTOSOL/PWS/NOIDA]" w:date="2022-06-10T13:32:00Z">
              <w:r>
                <w:t>Comments:</w:t>
              </w:r>
            </w:ins>
          </w:p>
        </w:tc>
      </w:tr>
    </w:tbl>
    <w:p w14:paraId="30C79119" w14:textId="77777777" w:rsidR="00766FF3" w:rsidRDefault="00766FF3" w:rsidP="00766FF3">
      <w:r>
        <w:br w:type="page"/>
      </w:r>
    </w:p>
    <w:p w14:paraId="768AC12F" w14:textId="77777777" w:rsidR="00766FF3" w:rsidRDefault="00766FF3" w:rsidP="00A81597"/>
    <w:p w14:paraId="3BC432C0" w14:textId="77777777" w:rsidR="00A81597" w:rsidRDefault="00A81597" w:rsidP="00441D2B"/>
    <w:p w14:paraId="21CF9D36" w14:textId="132CEB82" w:rsidR="00C111C7" w:rsidRDefault="00C111C7"/>
    <w:p w14:paraId="34CEF5A9" w14:textId="7E15E6FD" w:rsidR="002A24AE" w:rsidRDefault="002A24AE" w:rsidP="00E82BA1">
      <w:pPr>
        <w:pStyle w:val="SectL1"/>
        <w:numPr>
          <w:ilvl w:val="0"/>
          <w:numId w:val="4"/>
        </w:numPr>
      </w:pPr>
      <w:bookmarkStart w:id="4010" w:name="_Toc102474416"/>
      <w:bookmarkStart w:id="4011" w:name="_Toc102474471"/>
      <w:bookmarkStart w:id="4012" w:name="_Toc108469973"/>
      <w:r>
        <w:t>Approvals</w:t>
      </w:r>
      <w:bookmarkEnd w:id="4010"/>
      <w:bookmarkEnd w:id="4011"/>
      <w:bookmarkEnd w:id="4012"/>
      <w:r>
        <w:t xml:space="preserve"> </w:t>
      </w:r>
    </w:p>
    <w:p w14:paraId="02B33475" w14:textId="77777777" w:rsidR="002A24AE" w:rsidRDefault="002A24AE">
      <w:pPr>
        <w:pStyle w:val="Body"/>
        <w:keepNext/>
      </w:pPr>
      <w:r>
        <w:t xml:space="preserve">This section </w:t>
      </w:r>
      <w:r w:rsidR="00E0338E">
        <w:t>contains</w:t>
      </w:r>
      <w:r>
        <w:t xml:space="preserve"> the Test Review Approval Form (TRAF) for this Software Validation</w:t>
      </w:r>
      <w:r>
        <w:br/>
        <w:t xml:space="preserve"> Test procedure.</w:t>
      </w:r>
    </w:p>
    <w:p w14:paraId="2FF01ABC" w14:textId="77777777" w:rsidR="002A24AE" w:rsidRDefault="002A24AE">
      <w:pPr>
        <w:pStyle w:val="Body"/>
      </w:pPr>
    </w:p>
    <w:p w14:paraId="293E7AEA" w14:textId="77777777" w:rsidR="002A24AE" w:rsidRDefault="002A24AE">
      <w:pPr>
        <w:spacing w:after="140"/>
        <w:rPr>
          <w:color w:val="000000"/>
          <w:sz w:val="24"/>
        </w:rPr>
      </w:pPr>
      <w:r>
        <w:rPr>
          <w:i/>
          <w:color w:val="000000"/>
          <w:sz w:val="24"/>
        </w:rPr>
        <w:t xml:space="preserve">--------------------------------------------------------------------------------------------------- </w:t>
      </w:r>
    </w:p>
    <w:p w14:paraId="5CFE1A9A" w14:textId="77777777" w:rsidR="002A24AE" w:rsidRDefault="00E0338E">
      <w:pPr>
        <w:pStyle w:val="Body"/>
      </w:pPr>
      <w:r w:rsidRPr="00FF11FE">
        <w:rPr>
          <w:b/>
        </w:rPr>
        <w:t>Note:</w:t>
      </w:r>
      <w:r>
        <w:br/>
      </w:r>
      <w:r>
        <w:br/>
      </w:r>
      <w:r w:rsidRPr="00FF11FE">
        <w:rPr>
          <w:b/>
        </w:rPr>
        <w:t>The Test Review Approval Form is used only during the review of this SVTP</w:t>
      </w:r>
      <w:r w:rsidRPr="00A3647F">
        <w:t xml:space="preserve">. </w:t>
      </w:r>
      <w:r>
        <w:br/>
      </w:r>
      <w:r>
        <w:br/>
      </w:r>
      <w:r w:rsidRPr="00CD69C8">
        <w:rPr>
          <w:b/>
        </w:rPr>
        <w:t xml:space="preserve">It should NOT be filled in when executing this test procedure.  </w:t>
      </w:r>
      <w:r>
        <w:rPr>
          <w:b/>
        </w:rPr>
        <w:br/>
      </w:r>
      <w:r>
        <w:rPr>
          <w:b/>
        </w:rPr>
        <w:br/>
      </w:r>
      <w:r w:rsidRPr="00CD69C8">
        <w:rPr>
          <w:b/>
        </w:rPr>
        <w:t xml:space="preserve">Any recommended changes to </w:t>
      </w:r>
      <w:r w:rsidRPr="000B09D3">
        <w:rPr>
          <w:b/>
        </w:rPr>
        <w:t xml:space="preserve">this test procedure which are discovered during testing should be filed as </w:t>
      </w:r>
      <w:r>
        <w:rPr>
          <w:b/>
        </w:rPr>
        <w:t>SVTP f</w:t>
      </w:r>
      <w:r w:rsidR="005737CD">
        <w:rPr>
          <w:b/>
        </w:rPr>
        <w:t>i</w:t>
      </w:r>
      <w:r>
        <w:rPr>
          <w:b/>
        </w:rPr>
        <w:t xml:space="preserve">ndings in the </w:t>
      </w:r>
      <w:r w:rsidR="005737CD">
        <w:rPr>
          <w:b/>
        </w:rPr>
        <w:t>F</w:t>
      </w:r>
      <w:r>
        <w:rPr>
          <w:b/>
        </w:rPr>
        <w:t>indings system</w:t>
      </w:r>
      <w:r w:rsidRPr="000B09D3">
        <w:rPr>
          <w:b/>
        </w:rPr>
        <w:t>.</w:t>
      </w:r>
      <w:r w:rsidRPr="000B09D3">
        <w:rPr>
          <w:b/>
        </w:rPr>
        <w:br/>
      </w:r>
    </w:p>
    <w:p w14:paraId="1B4F7D9C" w14:textId="2F1226D4" w:rsidR="002A24AE" w:rsidRPr="000778CE" w:rsidRDefault="002A24AE">
      <w:pPr>
        <w:pStyle w:val="Title1"/>
        <w:rPr>
          <w:color w:val="auto"/>
        </w:rPr>
      </w:pPr>
      <w:r>
        <w:br w:type="page"/>
      </w:r>
      <w:r w:rsidR="00BD5272">
        <w:lastRenderedPageBreak/>
        <w:t xml:space="preserve">Test Review </w:t>
      </w:r>
      <w:r w:rsidRPr="000778CE">
        <w:rPr>
          <w:color w:val="auto"/>
        </w:rPr>
        <w:t>Approval Form</w:t>
      </w:r>
    </w:p>
    <w:p w14:paraId="53928038" w14:textId="77777777" w:rsidR="00E0338E" w:rsidRPr="000778CE" w:rsidRDefault="00E0338E" w:rsidP="00E0338E">
      <w:pPr>
        <w:pStyle w:val="Body"/>
        <w:tabs>
          <w:tab w:val="left" w:pos="1440"/>
          <w:tab w:val="left" w:pos="5778"/>
        </w:tabs>
        <w:rPr>
          <w:color w:val="auto"/>
        </w:rPr>
      </w:pPr>
      <w:r w:rsidRPr="000778CE">
        <w:rPr>
          <w:color w:val="auto"/>
        </w:rPr>
        <w:t xml:space="preserve">SVTP:  </w:t>
      </w:r>
      <w:r w:rsidRPr="000778CE">
        <w:rPr>
          <w:rFonts w:ascii="Arial" w:hAnsi="Arial"/>
          <w:snapToGrid w:val="0"/>
          <w:color w:val="auto"/>
        </w:rPr>
        <w:fldChar w:fldCharType="begin"/>
      </w:r>
      <w:r w:rsidRPr="000778CE">
        <w:rPr>
          <w:rFonts w:ascii="Arial" w:hAnsi="Arial"/>
          <w:snapToGrid w:val="0"/>
          <w:color w:val="auto"/>
        </w:rPr>
        <w:instrText xml:space="preserve"> FILENAME </w:instrText>
      </w:r>
      <w:r w:rsidRPr="000778CE">
        <w:rPr>
          <w:rFonts w:ascii="Arial" w:hAnsi="Arial"/>
          <w:snapToGrid w:val="0"/>
          <w:color w:val="auto"/>
        </w:rPr>
        <w:fldChar w:fldCharType="separate"/>
      </w:r>
      <w:r w:rsidR="001A64DA" w:rsidRPr="000778CE">
        <w:rPr>
          <w:rFonts w:ascii="Arial" w:hAnsi="Arial"/>
          <w:snapToGrid w:val="0"/>
          <w:color w:val="auto"/>
        </w:rPr>
        <w:t>SINGLE_SRF_Mult_Tests _SVTP_Template</w:t>
      </w:r>
      <w:r w:rsidRPr="000778CE">
        <w:rPr>
          <w:rFonts w:ascii="Arial" w:hAnsi="Arial"/>
          <w:snapToGrid w:val="0"/>
          <w:color w:val="auto"/>
        </w:rPr>
        <w:fldChar w:fldCharType="end"/>
      </w:r>
    </w:p>
    <w:p w14:paraId="364DC72D" w14:textId="77777777" w:rsidR="00E0338E" w:rsidRPr="000B09D3" w:rsidRDefault="00E0338E" w:rsidP="00E0338E">
      <w:pPr>
        <w:pStyle w:val="Body"/>
        <w:rPr>
          <w:b/>
          <w:color w:val="auto"/>
        </w:rPr>
      </w:pPr>
      <w:r>
        <w:rPr>
          <w:b/>
          <w:color w:val="auto"/>
        </w:rPr>
        <w:t xml:space="preserve">NOTE : </w:t>
      </w:r>
      <w:r w:rsidRPr="00F13601">
        <w:rPr>
          <w:b/>
          <w:color w:val="auto"/>
        </w:rPr>
        <w:t>T</w:t>
      </w:r>
      <w:r>
        <w:rPr>
          <w:b/>
          <w:color w:val="auto"/>
        </w:rPr>
        <w:t>his form is to be used only during the SVTP review process.</w:t>
      </w:r>
      <w:r>
        <w:rPr>
          <w:b/>
          <w:color w:val="auto"/>
        </w:rPr>
        <w:br/>
      </w:r>
      <w:r>
        <w:rPr>
          <w:b/>
          <w:color w:val="auto"/>
        </w:rPr>
        <w:br/>
      </w:r>
      <w:r w:rsidRPr="00FF11FE">
        <w:rPr>
          <w:i/>
          <w:color w:val="auto"/>
        </w:rPr>
        <w:t>-Validation Engineer checks “Yes” if procedure has been modified else checks “No”</w:t>
      </w:r>
      <w:r>
        <w:rPr>
          <w:i/>
          <w:color w:val="auto"/>
        </w:rPr>
        <w:t xml:space="preserve"> :</w:t>
      </w:r>
      <w:r>
        <w:rPr>
          <w:i/>
          <w:color w:val="auto"/>
        </w:rPr>
        <w:br/>
      </w:r>
      <w:r>
        <w:rPr>
          <w:color w:val="auto"/>
        </w:rPr>
        <w:br/>
      </w:r>
      <w:r w:rsidRPr="00A3647F">
        <w:rPr>
          <w:b/>
          <w:color w:val="auto"/>
          <w:sz w:val="28"/>
          <w:u w:val="single"/>
        </w:rPr>
        <w:t>Test Procedure - modified?</w:t>
      </w:r>
      <w:r w:rsidRPr="00A3647F">
        <w:rPr>
          <w:color w:val="auto"/>
        </w:rPr>
        <w:t xml:space="preserve"> </w:t>
      </w:r>
      <w:r w:rsidRPr="00A3647F">
        <w:rPr>
          <w:color w:val="auto"/>
        </w:rPr>
        <w:tab/>
        <w:t xml:space="preserve">Yes  ____ </w:t>
      </w:r>
      <w:r w:rsidRPr="00A3647F">
        <w:rPr>
          <w:color w:val="auto"/>
        </w:rPr>
        <w:tab/>
        <w:t xml:space="preserve">No ____  </w:t>
      </w:r>
      <w:r>
        <w:rPr>
          <w:color w:val="auto"/>
        </w:rPr>
        <w:br/>
      </w:r>
    </w:p>
    <w:p w14:paraId="60DED33A" w14:textId="77777777" w:rsidR="00E0338E" w:rsidRPr="00A3647F" w:rsidRDefault="00E0338E" w:rsidP="00E0338E">
      <w:pPr>
        <w:pStyle w:val="Body"/>
        <w:rPr>
          <w:color w:val="auto"/>
        </w:rPr>
      </w:pPr>
      <w:r w:rsidRPr="00F13601">
        <w:rPr>
          <w:i/>
          <w:color w:val="auto"/>
        </w:rPr>
        <w:t>- Validation Engineer checks appropriate entry. If “</w:t>
      </w:r>
      <w:r w:rsidRPr="00CD69C8">
        <w:rPr>
          <w:b/>
          <w:i/>
          <w:color w:val="auto"/>
        </w:rPr>
        <w:t>b</w:t>
      </w:r>
      <w:r w:rsidRPr="00F13601">
        <w:rPr>
          <w:i/>
          <w:color w:val="auto"/>
        </w:rPr>
        <w:t>:” is selected, chapter numbers must be listed.</w:t>
      </w:r>
      <w:r>
        <w:rPr>
          <w:i/>
          <w:color w:val="auto"/>
        </w:rPr>
        <w:t xml:space="preserve"> If “</w:t>
      </w:r>
      <w:r w:rsidRPr="00CD69C8">
        <w:rPr>
          <w:b/>
          <w:i/>
          <w:color w:val="auto"/>
        </w:rPr>
        <w:t>c</w:t>
      </w:r>
      <w:r>
        <w:rPr>
          <w:i/>
          <w:color w:val="auto"/>
        </w:rPr>
        <w:t>” is checked, development review and signature is not required.</w:t>
      </w:r>
    </w:p>
    <w:p w14:paraId="5F5A35A7" w14:textId="77777777" w:rsidR="00E0338E" w:rsidRPr="00A3647F" w:rsidRDefault="00E0338E" w:rsidP="00E0338E">
      <w:pPr>
        <w:pStyle w:val="Body"/>
        <w:tabs>
          <w:tab w:val="left" w:pos="6120"/>
        </w:tabs>
        <w:spacing w:after="280"/>
        <w:rPr>
          <w:color w:val="auto"/>
          <w:sz w:val="28"/>
        </w:rPr>
      </w:pPr>
      <w:r w:rsidRPr="00A3647F">
        <w:rPr>
          <w:b/>
          <w:color w:val="auto"/>
          <w:sz w:val="28"/>
          <w:u w:val="single"/>
        </w:rPr>
        <w:t>Modification Type:</w:t>
      </w:r>
      <w:r w:rsidRPr="00A3647F">
        <w:rPr>
          <w:b/>
          <w:color w:val="auto"/>
          <w:sz w:val="28"/>
          <w:u w:val="single"/>
        </w:rPr>
        <w:tab/>
        <w:t>Dev. Review Required</w:t>
      </w:r>
    </w:p>
    <w:p w14:paraId="22C942DA" w14:textId="77777777" w:rsidR="00E0338E" w:rsidRPr="00A3647F" w:rsidRDefault="00E0338E" w:rsidP="00E0338E">
      <w:pPr>
        <w:pStyle w:val="Body"/>
        <w:tabs>
          <w:tab w:val="left" w:pos="6480"/>
          <w:tab w:val="left" w:pos="7920"/>
        </w:tabs>
        <w:spacing w:after="60"/>
        <w:rPr>
          <w:color w:val="auto"/>
        </w:rPr>
      </w:pPr>
      <w:r w:rsidRPr="00F13601">
        <w:rPr>
          <w:b/>
          <w:color w:val="auto"/>
        </w:rPr>
        <w:t>a</w:t>
      </w:r>
      <w:r w:rsidRPr="00A3647F">
        <w:rPr>
          <w:color w:val="auto"/>
        </w:rPr>
        <w:t>. New Test Pro</w:t>
      </w:r>
      <w:r>
        <w:rPr>
          <w:color w:val="auto"/>
        </w:rPr>
        <w:t xml:space="preserve">cedure - </w:t>
      </w:r>
      <w:r>
        <w:rPr>
          <w:color w:val="auto"/>
        </w:rPr>
        <w:tab/>
        <w:t xml:space="preserve">Yes  ____ </w:t>
      </w:r>
      <w:r>
        <w:rPr>
          <w:color w:val="auto"/>
        </w:rPr>
        <w:tab/>
      </w:r>
    </w:p>
    <w:p w14:paraId="1E16705A" w14:textId="77777777" w:rsidR="00E0338E" w:rsidRPr="00A3647F" w:rsidRDefault="00E0338E" w:rsidP="00E0338E">
      <w:pPr>
        <w:pStyle w:val="Body04"/>
        <w:rPr>
          <w:color w:val="auto"/>
        </w:rPr>
      </w:pPr>
      <w:r w:rsidRPr="00A3647F">
        <w:rPr>
          <w:color w:val="auto"/>
        </w:rPr>
        <w:t>(Requires review of whole procedure)</w:t>
      </w:r>
    </w:p>
    <w:p w14:paraId="5DE0E74A" w14:textId="77777777" w:rsidR="00E0338E" w:rsidRPr="00A3647F" w:rsidRDefault="00E0338E" w:rsidP="00E0338E">
      <w:pPr>
        <w:pStyle w:val="Body"/>
        <w:tabs>
          <w:tab w:val="left" w:pos="6480"/>
          <w:tab w:val="left" w:pos="7920"/>
        </w:tabs>
        <w:spacing w:after="60"/>
        <w:rPr>
          <w:color w:val="auto"/>
        </w:rPr>
      </w:pPr>
      <w:r w:rsidRPr="00F13601">
        <w:rPr>
          <w:b/>
          <w:color w:val="auto"/>
        </w:rPr>
        <w:t>b</w:t>
      </w:r>
      <w:r w:rsidRPr="00A3647F">
        <w:rPr>
          <w:color w:val="auto"/>
        </w:rPr>
        <w:t xml:space="preserve">. Significant Test Procedure modifications - </w:t>
      </w:r>
      <w:r w:rsidRPr="00A3647F">
        <w:rPr>
          <w:color w:val="auto"/>
        </w:rPr>
        <w:tab/>
        <w:t>Yes  ___</w:t>
      </w:r>
      <w:r>
        <w:rPr>
          <w:color w:val="auto"/>
        </w:rPr>
        <w:t xml:space="preserve">_ </w:t>
      </w:r>
      <w:r>
        <w:rPr>
          <w:color w:val="auto"/>
        </w:rPr>
        <w:tab/>
      </w:r>
    </w:p>
    <w:p w14:paraId="1815DD5F" w14:textId="77777777" w:rsidR="00E0338E" w:rsidRPr="00A3647F" w:rsidRDefault="00E0338E" w:rsidP="00E0338E">
      <w:pPr>
        <w:pStyle w:val="Body04"/>
        <w:rPr>
          <w:color w:val="auto"/>
        </w:rPr>
      </w:pPr>
      <w:r w:rsidRPr="00A3647F">
        <w:rPr>
          <w:color w:val="auto"/>
        </w:rPr>
        <w:t>(Requires review of Chapters ___________________)</w:t>
      </w:r>
    </w:p>
    <w:p w14:paraId="19DA5709" w14:textId="77777777" w:rsidR="00E0338E" w:rsidRPr="00A3647F" w:rsidRDefault="00E0338E" w:rsidP="00E0338E">
      <w:pPr>
        <w:pStyle w:val="Body"/>
        <w:tabs>
          <w:tab w:val="left" w:pos="6480"/>
          <w:tab w:val="left" w:pos="7920"/>
        </w:tabs>
        <w:rPr>
          <w:color w:val="auto"/>
        </w:rPr>
      </w:pPr>
      <w:r w:rsidRPr="00F13601">
        <w:rPr>
          <w:b/>
          <w:color w:val="auto"/>
        </w:rPr>
        <w:t>c</w:t>
      </w:r>
      <w:r w:rsidRPr="00A3647F">
        <w:rPr>
          <w:color w:val="auto"/>
        </w:rPr>
        <w:t>. No change or Minor Test Procedure modific</w:t>
      </w:r>
      <w:r>
        <w:rPr>
          <w:color w:val="auto"/>
        </w:rPr>
        <w:t>ations -</w:t>
      </w:r>
      <w:r>
        <w:rPr>
          <w:color w:val="auto"/>
        </w:rPr>
        <w:tab/>
        <w:t xml:space="preserve">No    ____ </w:t>
      </w:r>
      <w:r>
        <w:rPr>
          <w:color w:val="auto"/>
        </w:rPr>
        <w:tab/>
      </w:r>
    </w:p>
    <w:p w14:paraId="6849BFB8" w14:textId="77777777" w:rsidR="00E0338E" w:rsidRPr="00A3647F" w:rsidRDefault="00E0338E" w:rsidP="00E0338E">
      <w:pPr>
        <w:pStyle w:val="Body"/>
        <w:tabs>
          <w:tab w:val="left" w:pos="6480"/>
          <w:tab w:val="left" w:pos="7372"/>
        </w:tabs>
        <w:rPr>
          <w:color w:val="auto"/>
        </w:rPr>
      </w:pPr>
      <w:r w:rsidRPr="00A3647F">
        <w:rPr>
          <w:color w:val="auto"/>
        </w:rPr>
        <w:t>___________________________________________________________________________</w:t>
      </w:r>
    </w:p>
    <w:p w14:paraId="704CF2AC" w14:textId="77777777" w:rsidR="00E0338E" w:rsidRPr="00A3647F" w:rsidRDefault="00E0338E" w:rsidP="00E0338E">
      <w:pPr>
        <w:pStyle w:val="Body"/>
        <w:tabs>
          <w:tab w:val="left" w:pos="6120"/>
        </w:tabs>
        <w:spacing w:after="280"/>
        <w:outlineLvl w:val="0"/>
        <w:rPr>
          <w:color w:val="auto"/>
          <w:sz w:val="28"/>
        </w:rPr>
      </w:pPr>
      <w:r w:rsidRPr="00A3647F">
        <w:rPr>
          <w:b/>
          <w:color w:val="auto"/>
          <w:sz w:val="28"/>
          <w:u w:val="single"/>
        </w:rPr>
        <w:t>Development Review:</w:t>
      </w:r>
      <w:r w:rsidRPr="00A3647F">
        <w:rPr>
          <w:b/>
          <w:color w:val="auto"/>
          <w:sz w:val="28"/>
          <w:u w:val="single"/>
        </w:rPr>
        <w:tab/>
      </w:r>
      <w:r>
        <w:rPr>
          <w:b/>
          <w:color w:val="auto"/>
          <w:sz w:val="28"/>
          <w:u w:val="single"/>
        </w:rPr>
        <w:t>____</w:t>
      </w:r>
      <w:r w:rsidRPr="00A3647F">
        <w:rPr>
          <w:b/>
          <w:color w:val="auto"/>
          <w:sz w:val="28"/>
          <w:u w:val="single"/>
        </w:rPr>
        <w:t>Responsible Engineer</w:t>
      </w:r>
    </w:p>
    <w:p w14:paraId="5306A1DA" w14:textId="77777777" w:rsidR="00E0338E" w:rsidRPr="00A3647F" w:rsidRDefault="00E0338E" w:rsidP="00E0338E">
      <w:pPr>
        <w:pStyle w:val="Body"/>
        <w:tabs>
          <w:tab w:val="left" w:pos="6120"/>
          <w:tab w:val="left" w:pos="7372"/>
        </w:tabs>
        <w:rPr>
          <w:color w:val="auto"/>
        </w:rPr>
      </w:pPr>
      <w:r w:rsidRPr="00F13601">
        <w:rPr>
          <w:i/>
          <w:color w:val="auto"/>
        </w:rPr>
        <w:t>Print Name of Dev Engineer for ”</w:t>
      </w:r>
      <w:r w:rsidRPr="00F13601">
        <w:rPr>
          <w:b/>
          <w:i/>
          <w:color w:val="auto"/>
        </w:rPr>
        <w:t>a</w:t>
      </w:r>
      <w:r w:rsidRPr="00F13601">
        <w:rPr>
          <w:i/>
          <w:color w:val="auto"/>
        </w:rPr>
        <w:t>” or “</w:t>
      </w:r>
      <w:r w:rsidRPr="00F13601">
        <w:rPr>
          <w:b/>
          <w:i/>
          <w:color w:val="auto"/>
        </w:rPr>
        <w:t>b</w:t>
      </w:r>
      <w:r w:rsidRPr="00F13601">
        <w:rPr>
          <w:i/>
          <w:color w:val="auto"/>
        </w:rPr>
        <w:t>” type changes</w:t>
      </w:r>
      <w:r>
        <w:rPr>
          <w:color w:val="auto"/>
        </w:rPr>
        <w:t xml:space="preserve">:    </w:t>
      </w:r>
      <w:r w:rsidRPr="00A3647F">
        <w:rPr>
          <w:color w:val="auto"/>
        </w:rPr>
        <w:t xml:space="preserve"> _______________________ </w:t>
      </w:r>
    </w:p>
    <w:p w14:paraId="407BFB4B" w14:textId="77777777" w:rsidR="00E0338E" w:rsidRPr="00A3647F" w:rsidRDefault="00E0338E" w:rsidP="00E0338E">
      <w:pPr>
        <w:pStyle w:val="Body"/>
        <w:tabs>
          <w:tab w:val="left" w:pos="5760"/>
          <w:tab w:val="left" w:pos="7372"/>
        </w:tabs>
        <w:rPr>
          <w:color w:val="auto"/>
        </w:rPr>
      </w:pPr>
      <w:r w:rsidRPr="00F13601">
        <w:rPr>
          <w:i/>
          <w:color w:val="auto"/>
        </w:rPr>
        <w:t>Check if Test Procedure was Reviewed and Approved:</w:t>
      </w:r>
      <w:r w:rsidRPr="00A3647F">
        <w:rPr>
          <w:color w:val="auto"/>
        </w:rPr>
        <w:t xml:space="preserve"> </w:t>
      </w:r>
      <w:r w:rsidRPr="00A3647F">
        <w:rPr>
          <w:color w:val="auto"/>
        </w:rPr>
        <w:tab/>
      </w:r>
      <w:r>
        <w:rPr>
          <w:color w:val="auto"/>
        </w:rPr>
        <w:t xml:space="preserve">          </w:t>
      </w:r>
      <w:r w:rsidRPr="00A3647F">
        <w:rPr>
          <w:color w:val="auto"/>
        </w:rPr>
        <w:t xml:space="preserve">     _______________ </w:t>
      </w:r>
    </w:p>
    <w:p w14:paraId="6F643094" w14:textId="77777777" w:rsidR="00E0338E" w:rsidRPr="00A3647F" w:rsidRDefault="00E0338E" w:rsidP="00E0338E">
      <w:pPr>
        <w:pStyle w:val="Body"/>
        <w:tabs>
          <w:tab w:val="left" w:pos="5760"/>
          <w:tab w:val="left" w:pos="7372"/>
        </w:tabs>
        <w:rPr>
          <w:color w:val="auto"/>
        </w:rPr>
      </w:pPr>
      <w:r w:rsidRPr="00F13601">
        <w:rPr>
          <w:i/>
          <w:color w:val="auto"/>
        </w:rPr>
        <w:t>Check if Test Procedure was Reviewed and requires changes:</w:t>
      </w:r>
      <w:r>
        <w:rPr>
          <w:color w:val="auto"/>
        </w:rPr>
        <w:t xml:space="preserve">         </w:t>
      </w:r>
      <w:r w:rsidRPr="00A3647F">
        <w:rPr>
          <w:color w:val="auto"/>
        </w:rPr>
        <w:t xml:space="preserve"> _______________ </w:t>
      </w:r>
      <w:r>
        <w:rPr>
          <w:color w:val="auto"/>
        </w:rPr>
        <w:br/>
      </w:r>
    </w:p>
    <w:p w14:paraId="71A890C7" w14:textId="77777777" w:rsidR="00E0338E" w:rsidRPr="00F13601" w:rsidRDefault="00E0338E" w:rsidP="00E0338E">
      <w:pPr>
        <w:pStyle w:val="Body"/>
        <w:rPr>
          <w:i/>
          <w:color w:val="auto"/>
        </w:rPr>
      </w:pPr>
      <w:r w:rsidRPr="00F13601">
        <w:rPr>
          <w:i/>
          <w:color w:val="auto"/>
        </w:rPr>
        <w:t>-Sign-off, both Dev and Val for “</w:t>
      </w:r>
      <w:r w:rsidRPr="00F13601">
        <w:rPr>
          <w:b/>
          <w:i/>
          <w:color w:val="auto"/>
        </w:rPr>
        <w:t>a</w:t>
      </w:r>
      <w:r w:rsidRPr="00F13601">
        <w:rPr>
          <w:i/>
          <w:color w:val="auto"/>
        </w:rPr>
        <w:t>” or “</w:t>
      </w:r>
      <w:r w:rsidRPr="00F13601">
        <w:rPr>
          <w:b/>
          <w:i/>
          <w:color w:val="auto"/>
        </w:rPr>
        <w:t>b</w:t>
      </w:r>
      <w:r w:rsidRPr="00F13601">
        <w:rPr>
          <w:i/>
          <w:color w:val="auto"/>
        </w:rPr>
        <w:t>” changes, Val only for “</w:t>
      </w:r>
      <w:r w:rsidRPr="00F13601">
        <w:rPr>
          <w:b/>
          <w:i/>
          <w:color w:val="auto"/>
        </w:rPr>
        <w:t>c</w:t>
      </w:r>
      <w:r w:rsidRPr="00F13601">
        <w:rPr>
          <w:i/>
          <w:color w:val="auto"/>
        </w:rPr>
        <w:t>” changes :</w:t>
      </w:r>
      <w:r>
        <w:rPr>
          <w:i/>
          <w:color w:val="auto"/>
        </w:rPr>
        <w:br/>
      </w:r>
    </w:p>
    <w:p w14:paraId="6AC71B99" w14:textId="77777777" w:rsidR="00E0338E" w:rsidRPr="00A3647F" w:rsidRDefault="00E0338E" w:rsidP="00E0338E">
      <w:pPr>
        <w:pStyle w:val="Body"/>
        <w:tabs>
          <w:tab w:val="left" w:pos="4680"/>
          <w:tab w:val="left" w:pos="7920"/>
        </w:tabs>
        <w:spacing w:after="280"/>
        <w:rPr>
          <w:b/>
          <w:color w:val="auto"/>
          <w:sz w:val="28"/>
        </w:rPr>
      </w:pPr>
      <w:r w:rsidRPr="00A3647F">
        <w:rPr>
          <w:b/>
          <w:color w:val="auto"/>
          <w:sz w:val="28"/>
          <w:u w:val="single"/>
        </w:rPr>
        <w:t>Development Engineer Signature:</w:t>
      </w:r>
      <w:r w:rsidRPr="00A3647F">
        <w:rPr>
          <w:b/>
          <w:color w:val="auto"/>
          <w:sz w:val="28"/>
          <w:u w:val="single"/>
        </w:rPr>
        <w:tab/>
      </w:r>
      <w:r w:rsidRPr="00A3647F">
        <w:rPr>
          <w:b/>
          <w:color w:val="auto"/>
          <w:sz w:val="28"/>
        </w:rPr>
        <w:t>__________________</w:t>
      </w:r>
      <w:r w:rsidRPr="00A3647F">
        <w:rPr>
          <w:b/>
          <w:color w:val="auto"/>
          <w:sz w:val="28"/>
        </w:rPr>
        <w:tab/>
        <w:t>__/__/__</w:t>
      </w:r>
    </w:p>
    <w:p w14:paraId="737ABFC7" w14:textId="77777777" w:rsidR="00E0338E" w:rsidRPr="00A3647F" w:rsidRDefault="00E0338E" w:rsidP="00E0338E">
      <w:pPr>
        <w:pStyle w:val="Body"/>
        <w:tabs>
          <w:tab w:val="left" w:pos="4680"/>
          <w:tab w:val="left" w:pos="7920"/>
        </w:tabs>
        <w:spacing w:after="280"/>
        <w:rPr>
          <w:color w:val="auto"/>
          <w:sz w:val="28"/>
        </w:rPr>
      </w:pPr>
    </w:p>
    <w:p w14:paraId="471C3798" w14:textId="77777777" w:rsidR="00E0338E" w:rsidRPr="00A3647F" w:rsidRDefault="00E0338E" w:rsidP="00E0338E">
      <w:pPr>
        <w:pStyle w:val="Body"/>
        <w:tabs>
          <w:tab w:val="left" w:pos="4680"/>
          <w:tab w:val="left" w:pos="7920"/>
        </w:tabs>
        <w:spacing w:after="280"/>
        <w:rPr>
          <w:color w:val="auto"/>
          <w:sz w:val="28"/>
        </w:rPr>
      </w:pPr>
      <w:r w:rsidRPr="00A3647F">
        <w:rPr>
          <w:b/>
          <w:color w:val="auto"/>
          <w:sz w:val="28"/>
          <w:u w:val="single"/>
        </w:rPr>
        <w:t>Validation Engineer Signature:</w:t>
      </w:r>
      <w:r w:rsidRPr="00A3647F">
        <w:rPr>
          <w:b/>
          <w:color w:val="auto"/>
          <w:sz w:val="28"/>
          <w:u w:val="single"/>
        </w:rPr>
        <w:tab/>
      </w:r>
      <w:r w:rsidRPr="00A3647F">
        <w:rPr>
          <w:b/>
          <w:color w:val="auto"/>
          <w:sz w:val="28"/>
        </w:rPr>
        <w:t>__________________</w:t>
      </w:r>
      <w:r w:rsidRPr="00A3647F">
        <w:rPr>
          <w:b/>
          <w:color w:val="auto"/>
          <w:sz w:val="28"/>
        </w:rPr>
        <w:tab/>
        <w:t>__/__/__</w:t>
      </w:r>
    </w:p>
    <w:p w14:paraId="208D9744" w14:textId="77777777" w:rsidR="002A24AE" w:rsidRDefault="002A24AE">
      <w:pPr>
        <w:pStyle w:val="UAListNext"/>
        <w:ind w:left="0" w:firstLine="0"/>
        <w:sectPr w:rsidR="002A24AE">
          <w:headerReference w:type="default" r:id="rId20"/>
          <w:pgSz w:w="12240" w:h="15840" w:code="1"/>
          <w:pgMar w:top="1440" w:right="1152" w:bottom="1440" w:left="1440" w:header="576" w:footer="576" w:gutter="0"/>
          <w:cols w:space="720"/>
        </w:sectPr>
      </w:pPr>
    </w:p>
    <w:p w14:paraId="72F0C565" w14:textId="29209A04" w:rsidR="002A24AE" w:rsidRDefault="002A24AE" w:rsidP="00E82BA1">
      <w:pPr>
        <w:pStyle w:val="SectL1"/>
        <w:numPr>
          <w:ilvl w:val="0"/>
          <w:numId w:val="4"/>
        </w:numPr>
      </w:pPr>
      <w:bookmarkStart w:id="4013" w:name="_Toc102474417"/>
      <w:bookmarkStart w:id="4014" w:name="_Toc102474472"/>
      <w:bookmarkStart w:id="4015" w:name="_Toc108469974"/>
      <w:r>
        <w:lastRenderedPageBreak/>
        <w:t>Test Sign-Off Form</w:t>
      </w:r>
      <w:bookmarkEnd w:id="4013"/>
      <w:bookmarkEnd w:id="4014"/>
      <w:bookmarkEnd w:id="4015"/>
      <w:r>
        <w:t xml:space="preserve">  </w:t>
      </w:r>
    </w:p>
    <w:p w14:paraId="19D1AEA7" w14:textId="77777777" w:rsidR="002A24AE" w:rsidRDefault="002A24AE">
      <w:pPr>
        <w:pStyle w:val="Body"/>
        <w:keepNext/>
      </w:pPr>
      <w:r>
        <w:t xml:space="preserve">This section includes the test sign-off form for this Software Validation Test </w:t>
      </w:r>
      <w:r w:rsidR="00D87A8F">
        <w:t>P</w:t>
      </w:r>
      <w:r>
        <w:t>rocedure.</w:t>
      </w:r>
    </w:p>
    <w:p w14:paraId="1C25F2FE" w14:textId="77777777" w:rsidR="002A24AE" w:rsidRDefault="002A24AE">
      <w:pPr>
        <w:pStyle w:val="Body"/>
      </w:pPr>
    </w:p>
    <w:p w14:paraId="76E7C832" w14:textId="77777777" w:rsidR="002A24AE" w:rsidRDefault="002A24AE">
      <w:pPr>
        <w:spacing w:after="140"/>
        <w:rPr>
          <w:color w:val="000000"/>
          <w:sz w:val="24"/>
        </w:rPr>
      </w:pPr>
      <w:r>
        <w:rPr>
          <w:i/>
          <w:color w:val="000000"/>
          <w:sz w:val="24"/>
        </w:rPr>
        <w:t xml:space="preserve">--------------------------------------------------------------------------------------------------- </w:t>
      </w:r>
    </w:p>
    <w:p w14:paraId="34F822C5" w14:textId="77777777" w:rsidR="002A24AE" w:rsidRDefault="002A24AE">
      <w:pPr>
        <w:pStyle w:val="Body"/>
      </w:pPr>
      <w:r>
        <w:t>Instructions:</w:t>
      </w:r>
    </w:p>
    <w:p w14:paraId="2E5ABC1B" w14:textId="77777777" w:rsidR="002A24AE" w:rsidRDefault="002A24AE">
      <w:pPr>
        <w:pStyle w:val="Body"/>
      </w:pPr>
      <w:r>
        <w:t>For Each Administarive  Section (1 - 4), give a ‘</w:t>
      </w:r>
      <w:r>
        <w:rPr>
          <w:b/>
        </w:rPr>
        <w:t>Pass</w:t>
      </w:r>
      <w:r>
        <w:t>’ mark if the description and reference information is accurate and complete.</w:t>
      </w:r>
    </w:p>
    <w:p w14:paraId="69EF17CC" w14:textId="77777777" w:rsidR="002A24AE" w:rsidRDefault="002A24AE">
      <w:pPr>
        <w:pStyle w:val="Body"/>
      </w:pPr>
      <w:r>
        <w:t>In Section 5, for each Test Section (or feature), give a ‘</w:t>
      </w:r>
      <w:r>
        <w:rPr>
          <w:b/>
        </w:rPr>
        <w:t>Pass</w:t>
      </w:r>
      <w:r>
        <w:t>’ mark if all actions and results were executed correctly with no errors.</w:t>
      </w:r>
    </w:p>
    <w:p w14:paraId="1470CB99" w14:textId="77777777" w:rsidR="002A24AE" w:rsidRDefault="002A24AE">
      <w:pPr>
        <w:pStyle w:val="Body"/>
      </w:pPr>
      <w:r>
        <w:t>If any part of the test failed, give the test section a ‘</w:t>
      </w:r>
      <w:r>
        <w:rPr>
          <w:b/>
        </w:rPr>
        <w:t>Fail</w:t>
      </w:r>
      <w:r>
        <w:t>’ mark.</w:t>
      </w:r>
    </w:p>
    <w:p w14:paraId="463F61EE" w14:textId="77777777" w:rsidR="002A24AE" w:rsidRDefault="002A24AE">
      <w:pPr>
        <w:pStyle w:val="Body"/>
      </w:pPr>
      <w:r>
        <w:t>In case of a test procedure error or a required test modification, mark the ‘</w:t>
      </w:r>
      <w:r>
        <w:rPr>
          <w:b/>
        </w:rPr>
        <w:t>TP</w:t>
      </w:r>
      <w:r>
        <w:t>’ column.</w:t>
      </w:r>
    </w:p>
    <w:p w14:paraId="089CCDE4" w14:textId="77777777" w:rsidR="002A24AE" w:rsidRDefault="002A24AE">
      <w:pPr>
        <w:pStyle w:val="Body"/>
      </w:pPr>
      <w:r>
        <w:t>If a section of the test is Not Applicable to the tested  Software Release, mark the ‘</w:t>
      </w:r>
      <w:r>
        <w:rPr>
          <w:b/>
        </w:rPr>
        <w:t>N/A</w:t>
      </w:r>
      <w:r>
        <w:t>’ column.</w:t>
      </w:r>
    </w:p>
    <w:p w14:paraId="029362EC" w14:textId="77777777" w:rsidR="002A24AE" w:rsidRDefault="002A24AE">
      <w:pPr>
        <w:pStyle w:val="Body"/>
      </w:pPr>
      <w:r>
        <w:t>If any SDRs were written against the Test section, mark the ‘</w:t>
      </w:r>
      <w:r>
        <w:rPr>
          <w:b/>
        </w:rPr>
        <w:t>Yes</w:t>
      </w:r>
      <w:r>
        <w:t>’ box in the ‘SDR’s Written’ section. Otherwise mark the ‘</w:t>
      </w:r>
      <w:r>
        <w:rPr>
          <w:b/>
        </w:rPr>
        <w:t>No</w:t>
      </w:r>
      <w:r>
        <w:t xml:space="preserve">’ Box. </w:t>
      </w:r>
    </w:p>
    <w:p w14:paraId="6B46A8F6" w14:textId="77777777" w:rsidR="002A24AE" w:rsidRDefault="002A24AE">
      <w:pPr>
        <w:pStyle w:val="Body"/>
      </w:pPr>
      <w:r>
        <w:t>If an SDR  was written, attach a copy of the source file (when applicable) which was used to</w:t>
      </w:r>
      <w:r>
        <w:br/>
        <w:t>discover the problem.</w:t>
      </w:r>
    </w:p>
    <w:p w14:paraId="10CCCC2D" w14:textId="77777777" w:rsidR="002A24AE" w:rsidRDefault="002A24AE">
      <w:pPr>
        <w:pStyle w:val="Body"/>
      </w:pPr>
      <w:r>
        <w:t>When a section of the test is skipped, mark the ‘</w:t>
      </w:r>
      <w:r>
        <w:rPr>
          <w:b/>
        </w:rPr>
        <w:t>Pass</w:t>
      </w:r>
      <w:r>
        <w:t>’ column as ‘</w:t>
      </w:r>
      <w:r>
        <w:rPr>
          <w:b/>
        </w:rPr>
        <w:t>SK</w:t>
      </w:r>
      <w:r>
        <w:t xml:space="preserve">’ and add a short explanation in the Comments box (e.g. No Hardware, Feature not released, etc.).  Also, make sure there is a detailed explanation in the Test Section for the reason why this section of the test was skipped </w:t>
      </w:r>
    </w:p>
    <w:p w14:paraId="1BC186A2" w14:textId="77777777" w:rsidR="002A24AE" w:rsidRDefault="002A24AE">
      <w:pPr>
        <w:pStyle w:val="Body"/>
      </w:pPr>
      <w:r>
        <w:t>Fill in the required Test information at the top of the form, Sign and Date the form at the bottom.</w:t>
      </w:r>
    </w:p>
    <w:p w14:paraId="6A56B5BD" w14:textId="77777777" w:rsidR="002A24AE" w:rsidRDefault="002A24AE">
      <w:pPr>
        <w:pStyle w:val="Body"/>
      </w:pPr>
      <w:r>
        <w:t xml:space="preserve">--------------------------------------------------------------------------------------------------- </w:t>
      </w:r>
    </w:p>
    <w:p w14:paraId="1B86F90A" w14:textId="77777777" w:rsidR="002A24AE" w:rsidRDefault="002A24AE">
      <w:pPr>
        <w:pStyle w:val="UAListNext"/>
        <w:ind w:left="0" w:firstLine="0"/>
      </w:pPr>
    </w:p>
    <w:p w14:paraId="240CC542" w14:textId="77777777" w:rsidR="002A24AE" w:rsidRPr="000778CE" w:rsidRDefault="002A24AE">
      <w:pPr>
        <w:pStyle w:val="Title1"/>
        <w:rPr>
          <w:color w:val="auto"/>
        </w:rPr>
      </w:pPr>
      <w:r>
        <w:br w:type="page"/>
      </w:r>
      <w:r>
        <w:lastRenderedPageBreak/>
        <w:t xml:space="preserve">Test </w:t>
      </w:r>
      <w:r w:rsidR="00D80AF7">
        <w:t>Record</w:t>
      </w:r>
      <w:r>
        <w:t xml:space="preserve"> Sign-Off</w:t>
      </w:r>
    </w:p>
    <w:p w14:paraId="18F8398A" w14:textId="77777777" w:rsidR="009701E0" w:rsidRPr="000778CE" w:rsidRDefault="00D80AF7" w:rsidP="009701E0">
      <w:pPr>
        <w:pStyle w:val="Body"/>
        <w:tabs>
          <w:tab w:val="left" w:pos="1440"/>
          <w:tab w:val="left" w:pos="5778"/>
        </w:tabs>
        <w:rPr>
          <w:color w:val="auto"/>
        </w:rPr>
      </w:pPr>
      <w:r w:rsidRPr="000778CE">
        <w:rPr>
          <w:color w:val="auto"/>
        </w:rPr>
        <w:t>SVTP</w:t>
      </w:r>
      <w:r w:rsidR="002A24AE" w:rsidRPr="000778CE">
        <w:rPr>
          <w:color w:val="auto"/>
        </w:rPr>
        <w:t xml:space="preserve">:  </w:t>
      </w:r>
      <w:r w:rsidR="002A24AE" w:rsidRPr="000778CE">
        <w:rPr>
          <w:color w:val="auto"/>
        </w:rPr>
        <w:fldChar w:fldCharType="begin"/>
      </w:r>
      <w:r w:rsidR="002A24AE" w:rsidRPr="000778CE">
        <w:rPr>
          <w:color w:val="auto"/>
        </w:rPr>
        <w:instrText xml:space="preserve"> FILENAME  \* MERGEFORMAT </w:instrText>
      </w:r>
      <w:r w:rsidR="002A24AE" w:rsidRPr="000778CE">
        <w:rPr>
          <w:color w:val="auto"/>
        </w:rPr>
        <w:fldChar w:fldCharType="separate"/>
      </w:r>
      <w:r w:rsidR="001A64DA" w:rsidRPr="000778CE">
        <w:rPr>
          <w:color w:val="auto"/>
        </w:rPr>
        <w:t>SINGLE_SRF_Mult_Tests _SVTP_Template</w:t>
      </w:r>
      <w:r w:rsidR="002A24AE" w:rsidRPr="000778CE">
        <w:rPr>
          <w:color w:val="auto"/>
        </w:rPr>
        <w:fldChar w:fldCharType="end"/>
      </w:r>
    </w:p>
    <w:tbl>
      <w:tblPr>
        <w:tblW w:w="0" w:type="auto"/>
        <w:tblInd w:w="8" w:type="dxa"/>
        <w:tblLayout w:type="fixed"/>
        <w:tblCellMar>
          <w:left w:w="0" w:type="dxa"/>
          <w:right w:w="0" w:type="dxa"/>
        </w:tblCellMar>
        <w:tblLook w:val="0000" w:firstRow="0" w:lastRow="0" w:firstColumn="0" w:lastColumn="0" w:noHBand="0" w:noVBand="0"/>
      </w:tblPr>
      <w:tblGrid>
        <w:gridCol w:w="3060"/>
        <w:gridCol w:w="1170"/>
        <w:gridCol w:w="1980"/>
        <w:gridCol w:w="1665"/>
        <w:gridCol w:w="1305"/>
      </w:tblGrid>
      <w:tr w:rsidR="007C4F6B" w:rsidRPr="00EF3939" w14:paraId="4FCC4306" w14:textId="77777777" w:rsidTr="005146DE">
        <w:tc>
          <w:tcPr>
            <w:tcW w:w="9180" w:type="dxa"/>
            <w:gridSpan w:val="5"/>
            <w:tcBorders>
              <w:top w:val="single" w:sz="6" w:space="0" w:color="auto"/>
              <w:left w:val="single" w:sz="6" w:space="0" w:color="auto"/>
              <w:bottom w:val="single" w:sz="6" w:space="0" w:color="auto"/>
              <w:right w:val="single" w:sz="6" w:space="0" w:color="auto"/>
            </w:tcBorders>
          </w:tcPr>
          <w:p w14:paraId="05C41E54" w14:textId="77777777" w:rsidR="007C4F6B" w:rsidRDefault="007C4F6B" w:rsidP="005146DE">
            <w:pPr>
              <w:pStyle w:val="CellBody"/>
              <w:rPr>
                <w:b/>
              </w:rPr>
            </w:pPr>
            <w:r>
              <w:rPr>
                <w:b/>
              </w:rPr>
              <w:t>Record Software and Equipment Used Information</w:t>
            </w:r>
          </w:p>
        </w:tc>
      </w:tr>
      <w:tr w:rsidR="007C4F6B" w:rsidRPr="00EF3939" w14:paraId="2FDB9311" w14:textId="77777777" w:rsidTr="005146DE">
        <w:tc>
          <w:tcPr>
            <w:tcW w:w="3060" w:type="dxa"/>
            <w:tcBorders>
              <w:top w:val="single" w:sz="6" w:space="0" w:color="auto"/>
              <w:left w:val="single" w:sz="6" w:space="0" w:color="auto"/>
              <w:bottom w:val="single" w:sz="6" w:space="0" w:color="auto"/>
              <w:right w:val="single" w:sz="6" w:space="0" w:color="auto"/>
            </w:tcBorders>
          </w:tcPr>
          <w:p w14:paraId="6A341418" w14:textId="77777777" w:rsidR="007C4F6B" w:rsidRPr="00EF3939" w:rsidRDefault="007C4F6B" w:rsidP="005146DE">
            <w:pPr>
              <w:pStyle w:val="CellBody"/>
              <w:rPr>
                <w:b/>
              </w:rPr>
            </w:pPr>
            <w:r>
              <w:rPr>
                <w:b/>
              </w:rPr>
              <w:t>Item:</w:t>
            </w:r>
          </w:p>
        </w:tc>
        <w:tc>
          <w:tcPr>
            <w:tcW w:w="1170" w:type="dxa"/>
            <w:tcBorders>
              <w:top w:val="single" w:sz="6" w:space="0" w:color="auto"/>
              <w:left w:val="single" w:sz="6" w:space="0" w:color="auto"/>
              <w:bottom w:val="single" w:sz="6" w:space="0" w:color="auto"/>
              <w:right w:val="single" w:sz="4" w:space="0" w:color="auto"/>
            </w:tcBorders>
          </w:tcPr>
          <w:p w14:paraId="6AF3D188" w14:textId="77777777" w:rsidR="007C4F6B" w:rsidRPr="00EF3939" w:rsidRDefault="007C4F6B" w:rsidP="005146DE">
            <w:pPr>
              <w:pStyle w:val="CellBody"/>
              <w:rPr>
                <w:b/>
              </w:rPr>
            </w:pPr>
            <w:r>
              <w:rPr>
                <w:b/>
              </w:rPr>
              <w:t>Drop #</w:t>
            </w:r>
          </w:p>
        </w:tc>
        <w:tc>
          <w:tcPr>
            <w:tcW w:w="1980" w:type="dxa"/>
            <w:tcBorders>
              <w:top w:val="single" w:sz="6" w:space="0" w:color="auto"/>
              <w:left w:val="single" w:sz="4" w:space="0" w:color="auto"/>
              <w:bottom w:val="single" w:sz="6" w:space="0" w:color="auto"/>
              <w:right w:val="single" w:sz="4" w:space="0" w:color="auto"/>
            </w:tcBorders>
          </w:tcPr>
          <w:p w14:paraId="26BA2F11" w14:textId="77777777" w:rsidR="007C4F6B" w:rsidRDefault="007C4F6B" w:rsidP="005146DE">
            <w:pPr>
              <w:pStyle w:val="CellBody"/>
              <w:rPr>
                <w:b/>
              </w:rPr>
            </w:pPr>
            <w:r w:rsidRPr="00EF3939">
              <w:rPr>
                <w:b/>
              </w:rPr>
              <w:t>OS</w:t>
            </w:r>
          </w:p>
        </w:tc>
        <w:tc>
          <w:tcPr>
            <w:tcW w:w="1665" w:type="dxa"/>
            <w:tcBorders>
              <w:top w:val="single" w:sz="6" w:space="0" w:color="auto"/>
              <w:left w:val="single" w:sz="4" w:space="0" w:color="auto"/>
              <w:bottom w:val="single" w:sz="6" w:space="0" w:color="auto"/>
              <w:right w:val="single" w:sz="4" w:space="0" w:color="auto"/>
            </w:tcBorders>
          </w:tcPr>
          <w:p w14:paraId="4FAC5EF0" w14:textId="77777777" w:rsidR="007C4F6B" w:rsidRPr="00EF3939" w:rsidRDefault="007C4F6B" w:rsidP="005146DE">
            <w:pPr>
              <w:pStyle w:val="CellBody"/>
              <w:rPr>
                <w:b/>
              </w:rPr>
            </w:pPr>
            <w:r>
              <w:rPr>
                <w:b/>
              </w:rPr>
              <w:t>Model</w:t>
            </w:r>
          </w:p>
        </w:tc>
        <w:tc>
          <w:tcPr>
            <w:tcW w:w="1305" w:type="dxa"/>
            <w:tcBorders>
              <w:top w:val="single" w:sz="6" w:space="0" w:color="auto"/>
              <w:left w:val="single" w:sz="4" w:space="0" w:color="auto"/>
              <w:bottom w:val="single" w:sz="4" w:space="0" w:color="auto"/>
              <w:right w:val="single" w:sz="6" w:space="0" w:color="auto"/>
            </w:tcBorders>
          </w:tcPr>
          <w:p w14:paraId="22C30D22" w14:textId="77777777" w:rsidR="007C4F6B" w:rsidRPr="00EF3939" w:rsidRDefault="007C4F6B" w:rsidP="005146DE">
            <w:pPr>
              <w:pStyle w:val="CellBody"/>
              <w:rPr>
                <w:b/>
              </w:rPr>
            </w:pPr>
            <w:r>
              <w:rPr>
                <w:b/>
              </w:rPr>
              <w:t>Other Info</w:t>
            </w:r>
          </w:p>
        </w:tc>
      </w:tr>
      <w:tr w:rsidR="007C4F6B" w14:paraId="7FB9DE4B" w14:textId="77777777" w:rsidTr="005146DE">
        <w:tc>
          <w:tcPr>
            <w:tcW w:w="3060" w:type="dxa"/>
            <w:tcBorders>
              <w:top w:val="single" w:sz="6" w:space="0" w:color="auto"/>
              <w:left w:val="single" w:sz="6" w:space="0" w:color="auto"/>
              <w:bottom w:val="single" w:sz="6" w:space="0" w:color="auto"/>
              <w:right w:val="single" w:sz="6" w:space="0" w:color="auto"/>
            </w:tcBorders>
          </w:tcPr>
          <w:p w14:paraId="15A5B21E" w14:textId="77777777" w:rsidR="007C4F6B" w:rsidRPr="009B0319" w:rsidRDefault="007C4F6B" w:rsidP="005146DE">
            <w:pPr>
              <w:pStyle w:val="CellBody"/>
              <w:rPr>
                <w:color w:val="0070C0"/>
              </w:rPr>
            </w:pPr>
            <w:r>
              <w:rPr>
                <w:b/>
              </w:rPr>
              <w:t>Ovation Software Level</w:t>
            </w:r>
          </w:p>
        </w:tc>
        <w:tc>
          <w:tcPr>
            <w:tcW w:w="1170" w:type="dxa"/>
            <w:tcBorders>
              <w:top w:val="single" w:sz="6" w:space="0" w:color="auto"/>
              <w:left w:val="single" w:sz="6" w:space="0" w:color="auto"/>
              <w:bottom w:val="single" w:sz="6" w:space="0" w:color="auto"/>
              <w:right w:val="single" w:sz="4" w:space="0" w:color="auto"/>
            </w:tcBorders>
          </w:tcPr>
          <w:p w14:paraId="10AEF28E" w14:textId="77777777" w:rsidR="007C4F6B" w:rsidRPr="009B0319" w:rsidRDefault="007C4F6B" w:rsidP="005146DE">
            <w:pPr>
              <w:pStyle w:val="CellBody"/>
              <w:rPr>
                <w:color w:val="0070C0"/>
              </w:rPr>
            </w:pPr>
            <w:r>
              <w:rPr>
                <w:color w:val="0070C0"/>
              </w:rPr>
              <w:t>n/a</w:t>
            </w:r>
          </w:p>
        </w:tc>
        <w:tc>
          <w:tcPr>
            <w:tcW w:w="1980" w:type="dxa"/>
            <w:tcBorders>
              <w:top w:val="single" w:sz="6" w:space="0" w:color="auto"/>
              <w:left w:val="single" w:sz="4" w:space="0" w:color="auto"/>
              <w:bottom w:val="single" w:sz="6" w:space="0" w:color="auto"/>
              <w:right w:val="single" w:sz="4" w:space="0" w:color="auto"/>
            </w:tcBorders>
          </w:tcPr>
          <w:p w14:paraId="229BFA45" w14:textId="77777777" w:rsidR="007C4F6B" w:rsidRPr="009B0319" w:rsidRDefault="007C4F6B" w:rsidP="005146DE">
            <w:pPr>
              <w:pStyle w:val="CellBody"/>
              <w:rPr>
                <w:color w:val="0070C0"/>
              </w:rPr>
            </w:pPr>
            <w:r>
              <w:rPr>
                <w:color w:val="0070C0"/>
              </w:rPr>
              <w:t>n/a</w:t>
            </w:r>
          </w:p>
        </w:tc>
        <w:tc>
          <w:tcPr>
            <w:tcW w:w="1665" w:type="dxa"/>
            <w:tcBorders>
              <w:top w:val="single" w:sz="6" w:space="0" w:color="auto"/>
              <w:left w:val="single" w:sz="4" w:space="0" w:color="auto"/>
              <w:bottom w:val="single" w:sz="6" w:space="0" w:color="auto"/>
              <w:right w:val="single" w:sz="4" w:space="0" w:color="auto"/>
            </w:tcBorders>
          </w:tcPr>
          <w:p w14:paraId="54DCE3E2" w14:textId="77777777" w:rsidR="007C4F6B" w:rsidRPr="009B0319" w:rsidRDefault="007C4F6B" w:rsidP="005146DE">
            <w:pPr>
              <w:pStyle w:val="CellBody"/>
              <w:rPr>
                <w:color w:val="0070C0"/>
              </w:rPr>
            </w:pPr>
            <w:r>
              <w:rPr>
                <w:color w:val="0070C0"/>
              </w:rPr>
              <w:t>n/a</w:t>
            </w:r>
          </w:p>
        </w:tc>
        <w:tc>
          <w:tcPr>
            <w:tcW w:w="1305" w:type="dxa"/>
            <w:tcBorders>
              <w:top w:val="single" w:sz="4" w:space="0" w:color="auto"/>
              <w:left w:val="single" w:sz="4" w:space="0" w:color="auto"/>
              <w:bottom w:val="single" w:sz="6" w:space="0" w:color="auto"/>
              <w:right w:val="single" w:sz="6" w:space="0" w:color="auto"/>
            </w:tcBorders>
          </w:tcPr>
          <w:p w14:paraId="391F457F" w14:textId="77777777" w:rsidR="007C4F6B" w:rsidRPr="009B0319" w:rsidRDefault="007C4F6B" w:rsidP="005146DE">
            <w:pPr>
              <w:pStyle w:val="CellBody"/>
              <w:rPr>
                <w:color w:val="0070C0"/>
              </w:rPr>
            </w:pPr>
          </w:p>
        </w:tc>
      </w:tr>
      <w:tr w:rsidR="007C4F6B" w14:paraId="092B66C5" w14:textId="77777777" w:rsidTr="005146DE">
        <w:tc>
          <w:tcPr>
            <w:tcW w:w="3060" w:type="dxa"/>
            <w:tcBorders>
              <w:top w:val="single" w:sz="6" w:space="0" w:color="auto"/>
              <w:left w:val="single" w:sz="6" w:space="0" w:color="auto"/>
              <w:bottom w:val="single" w:sz="6" w:space="0" w:color="auto"/>
              <w:right w:val="single" w:sz="6" w:space="0" w:color="auto"/>
            </w:tcBorders>
          </w:tcPr>
          <w:p w14:paraId="1891D630" w14:textId="77777777" w:rsidR="007C4F6B" w:rsidRPr="00246FE3" w:rsidRDefault="007C4F6B" w:rsidP="005146DE">
            <w:pPr>
              <w:pStyle w:val="CellBody"/>
              <w:rPr>
                <w:b/>
              </w:rPr>
            </w:pPr>
            <w:r w:rsidRPr="00246FE3">
              <w:rPr>
                <w:b/>
              </w:rPr>
              <w:t>Database Server</w:t>
            </w:r>
          </w:p>
        </w:tc>
        <w:tc>
          <w:tcPr>
            <w:tcW w:w="1170" w:type="dxa"/>
            <w:tcBorders>
              <w:top w:val="single" w:sz="6" w:space="0" w:color="auto"/>
              <w:left w:val="single" w:sz="6" w:space="0" w:color="auto"/>
              <w:bottom w:val="single" w:sz="6" w:space="0" w:color="auto"/>
              <w:right w:val="single" w:sz="4" w:space="0" w:color="auto"/>
            </w:tcBorders>
          </w:tcPr>
          <w:p w14:paraId="2DD2BB7E" w14:textId="77777777" w:rsidR="007C4F6B" w:rsidRPr="009B0319" w:rsidRDefault="007C4F6B" w:rsidP="005146DE">
            <w:pPr>
              <w:pStyle w:val="CellBody"/>
              <w:rPr>
                <w:color w:val="0070C0"/>
              </w:rPr>
            </w:pPr>
          </w:p>
        </w:tc>
        <w:tc>
          <w:tcPr>
            <w:tcW w:w="1980" w:type="dxa"/>
            <w:tcBorders>
              <w:top w:val="single" w:sz="6" w:space="0" w:color="auto"/>
              <w:left w:val="single" w:sz="4" w:space="0" w:color="auto"/>
              <w:bottom w:val="single" w:sz="6" w:space="0" w:color="auto"/>
              <w:right w:val="single" w:sz="4" w:space="0" w:color="auto"/>
            </w:tcBorders>
          </w:tcPr>
          <w:p w14:paraId="086F9244" w14:textId="77777777" w:rsidR="007C4F6B" w:rsidRPr="009B0319" w:rsidRDefault="007C4F6B" w:rsidP="005146DE">
            <w:pPr>
              <w:pStyle w:val="CellBody"/>
              <w:rPr>
                <w:color w:val="0070C0"/>
              </w:rPr>
            </w:pPr>
          </w:p>
        </w:tc>
        <w:tc>
          <w:tcPr>
            <w:tcW w:w="1665" w:type="dxa"/>
            <w:tcBorders>
              <w:top w:val="single" w:sz="6" w:space="0" w:color="auto"/>
              <w:left w:val="single" w:sz="4" w:space="0" w:color="auto"/>
              <w:bottom w:val="single" w:sz="6" w:space="0" w:color="auto"/>
              <w:right w:val="single" w:sz="4" w:space="0" w:color="auto"/>
            </w:tcBorders>
          </w:tcPr>
          <w:p w14:paraId="3B4AE4BD" w14:textId="77777777" w:rsidR="007C4F6B" w:rsidRPr="009B0319" w:rsidRDefault="007C4F6B" w:rsidP="005146DE">
            <w:pPr>
              <w:pStyle w:val="CellBody"/>
              <w:rPr>
                <w:color w:val="0070C0"/>
              </w:rPr>
            </w:pPr>
          </w:p>
        </w:tc>
        <w:tc>
          <w:tcPr>
            <w:tcW w:w="1305" w:type="dxa"/>
            <w:tcBorders>
              <w:top w:val="single" w:sz="6" w:space="0" w:color="auto"/>
              <w:left w:val="single" w:sz="4" w:space="0" w:color="auto"/>
              <w:bottom w:val="single" w:sz="6" w:space="0" w:color="auto"/>
              <w:right w:val="single" w:sz="6" w:space="0" w:color="auto"/>
            </w:tcBorders>
          </w:tcPr>
          <w:p w14:paraId="4335FCAE" w14:textId="77777777" w:rsidR="007C4F6B" w:rsidRPr="009B0319" w:rsidRDefault="007C4F6B" w:rsidP="005146DE">
            <w:pPr>
              <w:pStyle w:val="CellBody"/>
              <w:rPr>
                <w:color w:val="0070C0"/>
              </w:rPr>
            </w:pPr>
          </w:p>
        </w:tc>
      </w:tr>
      <w:tr w:rsidR="007C4F6B" w14:paraId="536644D4" w14:textId="77777777" w:rsidTr="005146DE">
        <w:tc>
          <w:tcPr>
            <w:tcW w:w="3060" w:type="dxa"/>
            <w:tcBorders>
              <w:top w:val="single" w:sz="6" w:space="0" w:color="auto"/>
              <w:left w:val="single" w:sz="6" w:space="0" w:color="auto"/>
              <w:bottom w:val="single" w:sz="6" w:space="0" w:color="auto"/>
              <w:right w:val="single" w:sz="6" w:space="0" w:color="auto"/>
            </w:tcBorders>
          </w:tcPr>
          <w:p w14:paraId="611258F3" w14:textId="77777777" w:rsidR="007C4F6B" w:rsidRPr="00246FE3" w:rsidRDefault="007C4F6B" w:rsidP="005146DE">
            <w:pPr>
              <w:pStyle w:val="CellBody"/>
              <w:rPr>
                <w:b/>
              </w:rPr>
            </w:pPr>
            <w:r>
              <w:rPr>
                <w:b/>
              </w:rPr>
              <w:t>Opcon/Engineering Station</w:t>
            </w:r>
          </w:p>
        </w:tc>
        <w:tc>
          <w:tcPr>
            <w:tcW w:w="1170" w:type="dxa"/>
            <w:tcBorders>
              <w:top w:val="single" w:sz="6" w:space="0" w:color="auto"/>
              <w:left w:val="single" w:sz="6" w:space="0" w:color="auto"/>
              <w:bottom w:val="single" w:sz="6" w:space="0" w:color="auto"/>
              <w:right w:val="single" w:sz="4" w:space="0" w:color="auto"/>
            </w:tcBorders>
          </w:tcPr>
          <w:p w14:paraId="17EB43C3" w14:textId="77777777" w:rsidR="007C4F6B" w:rsidRPr="009B0319" w:rsidRDefault="007C4F6B" w:rsidP="005146DE">
            <w:pPr>
              <w:pStyle w:val="CellBody"/>
              <w:rPr>
                <w:color w:val="0070C0"/>
              </w:rPr>
            </w:pPr>
          </w:p>
        </w:tc>
        <w:tc>
          <w:tcPr>
            <w:tcW w:w="1980" w:type="dxa"/>
            <w:tcBorders>
              <w:top w:val="single" w:sz="6" w:space="0" w:color="auto"/>
              <w:left w:val="single" w:sz="4" w:space="0" w:color="auto"/>
              <w:bottom w:val="single" w:sz="6" w:space="0" w:color="auto"/>
              <w:right w:val="single" w:sz="4" w:space="0" w:color="auto"/>
            </w:tcBorders>
          </w:tcPr>
          <w:p w14:paraId="37934F61" w14:textId="77777777" w:rsidR="007C4F6B" w:rsidRPr="009B0319" w:rsidRDefault="007C4F6B" w:rsidP="005146DE">
            <w:pPr>
              <w:pStyle w:val="CellBody"/>
              <w:rPr>
                <w:color w:val="0070C0"/>
              </w:rPr>
            </w:pPr>
          </w:p>
        </w:tc>
        <w:tc>
          <w:tcPr>
            <w:tcW w:w="1665" w:type="dxa"/>
            <w:tcBorders>
              <w:top w:val="single" w:sz="6" w:space="0" w:color="auto"/>
              <w:left w:val="single" w:sz="4" w:space="0" w:color="auto"/>
              <w:bottom w:val="single" w:sz="6" w:space="0" w:color="auto"/>
              <w:right w:val="single" w:sz="4" w:space="0" w:color="auto"/>
            </w:tcBorders>
          </w:tcPr>
          <w:p w14:paraId="29591747" w14:textId="77777777" w:rsidR="007C4F6B" w:rsidRPr="009B0319" w:rsidRDefault="007C4F6B" w:rsidP="005146DE">
            <w:pPr>
              <w:pStyle w:val="CellBody"/>
              <w:rPr>
                <w:color w:val="0070C0"/>
              </w:rPr>
            </w:pPr>
          </w:p>
        </w:tc>
        <w:tc>
          <w:tcPr>
            <w:tcW w:w="1305" w:type="dxa"/>
            <w:tcBorders>
              <w:top w:val="single" w:sz="6" w:space="0" w:color="auto"/>
              <w:left w:val="single" w:sz="4" w:space="0" w:color="auto"/>
              <w:bottom w:val="single" w:sz="6" w:space="0" w:color="auto"/>
              <w:right w:val="single" w:sz="6" w:space="0" w:color="auto"/>
            </w:tcBorders>
          </w:tcPr>
          <w:p w14:paraId="59DECCDE" w14:textId="77777777" w:rsidR="007C4F6B" w:rsidRPr="009B0319" w:rsidRDefault="007C4F6B" w:rsidP="005146DE">
            <w:pPr>
              <w:pStyle w:val="CellBody"/>
              <w:rPr>
                <w:color w:val="0070C0"/>
              </w:rPr>
            </w:pPr>
          </w:p>
        </w:tc>
      </w:tr>
      <w:tr w:rsidR="007C4F6B" w14:paraId="3874E3C5" w14:textId="77777777" w:rsidTr="005146DE">
        <w:tc>
          <w:tcPr>
            <w:tcW w:w="3060" w:type="dxa"/>
            <w:tcBorders>
              <w:top w:val="single" w:sz="6" w:space="0" w:color="auto"/>
              <w:left w:val="single" w:sz="6" w:space="0" w:color="auto"/>
              <w:bottom w:val="single" w:sz="6" w:space="0" w:color="auto"/>
              <w:right w:val="single" w:sz="6" w:space="0" w:color="auto"/>
            </w:tcBorders>
          </w:tcPr>
          <w:p w14:paraId="156B4D3D" w14:textId="77777777" w:rsidR="007C4F6B" w:rsidRPr="00246FE3" w:rsidRDefault="007C4F6B" w:rsidP="005146DE">
            <w:pPr>
              <w:pStyle w:val="CellBody"/>
              <w:rPr>
                <w:b/>
              </w:rPr>
            </w:pPr>
            <w:r>
              <w:rPr>
                <w:b/>
              </w:rPr>
              <w:t>Controller</w:t>
            </w:r>
          </w:p>
        </w:tc>
        <w:tc>
          <w:tcPr>
            <w:tcW w:w="1170" w:type="dxa"/>
            <w:tcBorders>
              <w:top w:val="single" w:sz="6" w:space="0" w:color="auto"/>
              <w:left w:val="single" w:sz="6" w:space="0" w:color="auto"/>
              <w:bottom w:val="single" w:sz="6" w:space="0" w:color="auto"/>
              <w:right w:val="single" w:sz="4" w:space="0" w:color="auto"/>
            </w:tcBorders>
          </w:tcPr>
          <w:p w14:paraId="507ED6EE" w14:textId="77777777" w:rsidR="007C4F6B" w:rsidRPr="009B0319" w:rsidRDefault="007C4F6B" w:rsidP="005146DE">
            <w:pPr>
              <w:pStyle w:val="CellBody"/>
              <w:rPr>
                <w:color w:val="0070C0"/>
              </w:rPr>
            </w:pPr>
          </w:p>
        </w:tc>
        <w:tc>
          <w:tcPr>
            <w:tcW w:w="1980" w:type="dxa"/>
            <w:tcBorders>
              <w:top w:val="single" w:sz="6" w:space="0" w:color="auto"/>
              <w:left w:val="single" w:sz="4" w:space="0" w:color="auto"/>
              <w:bottom w:val="single" w:sz="6" w:space="0" w:color="auto"/>
              <w:right w:val="single" w:sz="4" w:space="0" w:color="auto"/>
            </w:tcBorders>
          </w:tcPr>
          <w:p w14:paraId="2D084406" w14:textId="77777777" w:rsidR="007C4F6B" w:rsidRPr="009B0319" w:rsidRDefault="007C4F6B" w:rsidP="005146DE">
            <w:pPr>
              <w:pStyle w:val="CellBody"/>
              <w:rPr>
                <w:color w:val="0070C0"/>
              </w:rPr>
            </w:pPr>
          </w:p>
        </w:tc>
        <w:tc>
          <w:tcPr>
            <w:tcW w:w="1665" w:type="dxa"/>
            <w:tcBorders>
              <w:top w:val="single" w:sz="6" w:space="0" w:color="auto"/>
              <w:left w:val="single" w:sz="4" w:space="0" w:color="auto"/>
              <w:bottom w:val="single" w:sz="6" w:space="0" w:color="auto"/>
              <w:right w:val="single" w:sz="4" w:space="0" w:color="auto"/>
            </w:tcBorders>
          </w:tcPr>
          <w:p w14:paraId="312672AC" w14:textId="77777777" w:rsidR="007C4F6B" w:rsidRPr="009B0319" w:rsidRDefault="007C4F6B" w:rsidP="005146DE">
            <w:pPr>
              <w:pStyle w:val="CellBody"/>
              <w:rPr>
                <w:color w:val="0070C0"/>
              </w:rPr>
            </w:pPr>
          </w:p>
        </w:tc>
        <w:tc>
          <w:tcPr>
            <w:tcW w:w="1305" w:type="dxa"/>
            <w:tcBorders>
              <w:top w:val="single" w:sz="6" w:space="0" w:color="auto"/>
              <w:left w:val="single" w:sz="4" w:space="0" w:color="auto"/>
              <w:bottom w:val="single" w:sz="6" w:space="0" w:color="auto"/>
              <w:right w:val="single" w:sz="6" w:space="0" w:color="auto"/>
            </w:tcBorders>
          </w:tcPr>
          <w:p w14:paraId="2B09F7D1" w14:textId="77777777" w:rsidR="007C4F6B" w:rsidRPr="009B0319" w:rsidRDefault="007C4F6B" w:rsidP="005146DE">
            <w:pPr>
              <w:pStyle w:val="CellBody"/>
              <w:rPr>
                <w:color w:val="0070C0"/>
              </w:rPr>
            </w:pPr>
          </w:p>
        </w:tc>
      </w:tr>
      <w:tr w:rsidR="007C4F6B" w14:paraId="069F1B6A" w14:textId="77777777" w:rsidTr="005146DE">
        <w:tc>
          <w:tcPr>
            <w:tcW w:w="3060" w:type="dxa"/>
            <w:tcBorders>
              <w:top w:val="single" w:sz="6" w:space="0" w:color="auto"/>
              <w:left w:val="single" w:sz="6" w:space="0" w:color="auto"/>
              <w:bottom w:val="single" w:sz="6" w:space="0" w:color="auto"/>
              <w:right w:val="single" w:sz="6" w:space="0" w:color="auto"/>
            </w:tcBorders>
          </w:tcPr>
          <w:p w14:paraId="7752C40C" w14:textId="77777777" w:rsidR="007C4F6B" w:rsidRDefault="007C4F6B" w:rsidP="005146DE">
            <w:pPr>
              <w:pStyle w:val="CellBody"/>
              <w:rPr>
                <w:b/>
              </w:rPr>
            </w:pPr>
          </w:p>
        </w:tc>
        <w:tc>
          <w:tcPr>
            <w:tcW w:w="1170" w:type="dxa"/>
            <w:tcBorders>
              <w:top w:val="single" w:sz="6" w:space="0" w:color="auto"/>
              <w:left w:val="single" w:sz="6" w:space="0" w:color="auto"/>
              <w:bottom w:val="single" w:sz="6" w:space="0" w:color="auto"/>
              <w:right w:val="single" w:sz="4" w:space="0" w:color="auto"/>
            </w:tcBorders>
          </w:tcPr>
          <w:p w14:paraId="3D37E523" w14:textId="77777777" w:rsidR="007C4F6B" w:rsidRPr="009B0319" w:rsidRDefault="007C4F6B" w:rsidP="005146DE">
            <w:pPr>
              <w:pStyle w:val="CellBody"/>
              <w:rPr>
                <w:color w:val="0070C0"/>
              </w:rPr>
            </w:pPr>
          </w:p>
        </w:tc>
        <w:tc>
          <w:tcPr>
            <w:tcW w:w="1980" w:type="dxa"/>
            <w:tcBorders>
              <w:top w:val="single" w:sz="6" w:space="0" w:color="auto"/>
              <w:left w:val="single" w:sz="4" w:space="0" w:color="auto"/>
              <w:bottom w:val="single" w:sz="6" w:space="0" w:color="auto"/>
              <w:right w:val="single" w:sz="4" w:space="0" w:color="auto"/>
            </w:tcBorders>
          </w:tcPr>
          <w:p w14:paraId="245E5565" w14:textId="77777777" w:rsidR="007C4F6B" w:rsidRPr="009B0319" w:rsidRDefault="007C4F6B" w:rsidP="005146DE">
            <w:pPr>
              <w:pStyle w:val="CellBody"/>
              <w:rPr>
                <w:color w:val="0070C0"/>
              </w:rPr>
            </w:pPr>
          </w:p>
        </w:tc>
        <w:tc>
          <w:tcPr>
            <w:tcW w:w="1665" w:type="dxa"/>
            <w:tcBorders>
              <w:top w:val="single" w:sz="6" w:space="0" w:color="auto"/>
              <w:left w:val="single" w:sz="4" w:space="0" w:color="auto"/>
              <w:bottom w:val="single" w:sz="6" w:space="0" w:color="auto"/>
              <w:right w:val="single" w:sz="4" w:space="0" w:color="auto"/>
            </w:tcBorders>
          </w:tcPr>
          <w:p w14:paraId="51FEC9D3" w14:textId="77777777" w:rsidR="007C4F6B" w:rsidRPr="009B0319" w:rsidRDefault="007C4F6B" w:rsidP="005146DE">
            <w:pPr>
              <w:pStyle w:val="CellBody"/>
              <w:rPr>
                <w:color w:val="0070C0"/>
              </w:rPr>
            </w:pPr>
          </w:p>
        </w:tc>
        <w:tc>
          <w:tcPr>
            <w:tcW w:w="1305" w:type="dxa"/>
            <w:tcBorders>
              <w:top w:val="single" w:sz="6" w:space="0" w:color="auto"/>
              <w:left w:val="single" w:sz="4" w:space="0" w:color="auto"/>
              <w:bottom w:val="single" w:sz="6" w:space="0" w:color="auto"/>
              <w:right w:val="single" w:sz="6" w:space="0" w:color="auto"/>
            </w:tcBorders>
          </w:tcPr>
          <w:p w14:paraId="36917E17" w14:textId="77777777" w:rsidR="007C4F6B" w:rsidRPr="009B0319" w:rsidRDefault="007C4F6B" w:rsidP="005146DE">
            <w:pPr>
              <w:pStyle w:val="CellBody"/>
              <w:rPr>
                <w:color w:val="0070C0"/>
              </w:rPr>
            </w:pPr>
          </w:p>
        </w:tc>
      </w:tr>
    </w:tbl>
    <w:p w14:paraId="20EB69EE" w14:textId="77777777" w:rsidR="009701E0" w:rsidRDefault="009701E0" w:rsidP="009701E0">
      <w:pPr>
        <w:pStyle w:val="Body"/>
      </w:pPr>
    </w:p>
    <w:tbl>
      <w:tblPr>
        <w:tblW w:w="0" w:type="auto"/>
        <w:tblInd w:w="8" w:type="dxa"/>
        <w:tblLayout w:type="fixed"/>
        <w:tblCellMar>
          <w:left w:w="0" w:type="dxa"/>
          <w:right w:w="0" w:type="dxa"/>
        </w:tblCellMar>
        <w:tblLook w:val="0000" w:firstRow="0" w:lastRow="0" w:firstColumn="0" w:lastColumn="0" w:noHBand="0" w:noVBand="0"/>
      </w:tblPr>
      <w:tblGrid>
        <w:gridCol w:w="3412"/>
        <w:gridCol w:w="648"/>
        <w:gridCol w:w="648"/>
        <w:gridCol w:w="648"/>
        <w:gridCol w:w="648"/>
        <w:gridCol w:w="3176"/>
      </w:tblGrid>
      <w:tr w:rsidR="009701E0" w14:paraId="291AC1CA" w14:textId="77777777" w:rsidTr="007A7F73">
        <w:tc>
          <w:tcPr>
            <w:tcW w:w="3412" w:type="dxa"/>
            <w:tcBorders>
              <w:top w:val="single" w:sz="6" w:space="0" w:color="auto"/>
              <w:left w:val="single" w:sz="6" w:space="0" w:color="auto"/>
              <w:right w:val="single" w:sz="6" w:space="0" w:color="auto"/>
            </w:tcBorders>
          </w:tcPr>
          <w:p w14:paraId="024BA0B0" w14:textId="77777777" w:rsidR="009701E0" w:rsidRDefault="009701E0" w:rsidP="007A7F73">
            <w:pPr>
              <w:jc w:val="center"/>
              <w:rPr>
                <w:b/>
                <w:color w:val="000000"/>
                <w:sz w:val="24"/>
              </w:rPr>
            </w:pPr>
            <w:r>
              <w:rPr>
                <w:b/>
                <w:color w:val="000000"/>
                <w:sz w:val="24"/>
              </w:rPr>
              <w:t>Test Procedure Section</w:t>
            </w:r>
          </w:p>
        </w:tc>
        <w:tc>
          <w:tcPr>
            <w:tcW w:w="2592" w:type="dxa"/>
            <w:gridSpan w:val="4"/>
            <w:tcBorders>
              <w:top w:val="single" w:sz="6" w:space="0" w:color="auto"/>
              <w:left w:val="single" w:sz="6" w:space="0" w:color="auto"/>
              <w:bottom w:val="single" w:sz="6" w:space="0" w:color="auto"/>
              <w:right w:val="single" w:sz="6" w:space="0" w:color="auto"/>
            </w:tcBorders>
          </w:tcPr>
          <w:p w14:paraId="2A602F85" w14:textId="77777777" w:rsidR="009701E0" w:rsidRDefault="009701E0" w:rsidP="007A7F73">
            <w:pPr>
              <w:jc w:val="center"/>
              <w:rPr>
                <w:b/>
                <w:color w:val="000000"/>
                <w:sz w:val="24"/>
              </w:rPr>
            </w:pPr>
            <w:r>
              <w:rPr>
                <w:b/>
                <w:color w:val="000000"/>
                <w:sz w:val="24"/>
              </w:rPr>
              <w:t>Test Score</w:t>
            </w:r>
          </w:p>
        </w:tc>
        <w:tc>
          <w:tcPr>
            <w:tcW w:w="3176" w:type="dxa"/>
            <w:tcBorders>
              <w:top w:val="single" w:sz="6" w:space="0" w:color="auto"/>
              <w:left w:val="single" w:sz="6" w:space="0" w:color="auto"/>
              <w:right w:val="single" w:sz="6" w:space="0" w:color="auto"/>
            </w:tcBorders>
          </w:tcPr>
          <w:p w14:paraId="470BC1E8" w14:textId="77777777" w:rsidR="009701E0" w:rsidRDefault="009701E0" w:rsidP="007A7F73">
            <w:pPr>
              <w:jc w:val="center"/>
              <w:rPr>
                <w:b/>
                <w:color w:val="000000"/>
                <w:sz w:val="24"/>
              </w:rPr>
            </w:pPr>
            <w:r>
              <w:rPr>
                <w:b/>
                <w:color w:val="000000"/>
                <w:sz w:val="24"/>
              </w:rPr>
              <w:t>Comments</w:t>
            </w:r>
          </w:p>
        </w:tc>
      </w:tr>
      <w:tr w:rsidR="009701E0" w14:paraId="0C57645C" w14:textId="77777777" w:rsidTr="007A7F73">
        <w:tc>
          <w:tcPr>
            <w:tcW w:w="3412" w:type="dxa"/>
            <w:tcBorders>
              <w:left w:val="single" w:sz="6" w:space="0" w:color="auto"/>
              <w:right w:val="single" w:sz="6" w:space="0" w:color="auto"/>
            </w:tcBorders>
          </w:tcPr>
          <w:p w14:paraId="02893A6D" w14:textId="77777777" w:rsidR="009701E0" w:rsidRDefault="009701E0" w:rsidP="007A7F73">
            <w:pPr>
              <w:rPr>
                <w:b/>
                <w:color w:val="000000"/>
                <w:sz w:val="24"/>
              </w:rPr>
            </w:pPr>
          </w:p>
        </w:tc>
        <w:tc>
          <w:tcPr>
            <w:tcW w:w="648" w:type="dxa"/>
            <w:tcBorders>
              <w:top w:val="single" w:sz="6" w:space="0" w:color="auto"/>
              <w:left w:val="single" w:sz="6" w:space="0" w:color="auto"/>
              <w:bottom w:val="single" w:sz="6" w:space="0" w:color="auto"/>
              <w:right w:val="single" w:sz="6" w:space="0" w:color="auto"/>
            </w:tcBorders>
          </w:tcPr>
          <w:p w14:paraId="65932B7B" w14:textId="77777777" w:rsidR="009701E0" w:rsidRDefault="009701E0" w:rsidP="007A7F73">
            <w:pPr>
              <w:jc w:val="center"/>
              <w:rPr>
                <w:b/>
                <w:color w:val="000000"/>
                <w:sz w:val="24"/>
              </w:rPr>
            </w:pPr>
            <w:r>
              <w:rPr>
                <w:b/>
                <w:color w:val="000000"/>
                <w:sz w:val="24"/>
              </w:rPr>
              <w:t>Pass</w:t>
            </w:r>
          </w:p>
        </w:tc>
        <w:tc>
          <w:tcPr>
            <w:tcW w:w="648" w:type="dxa"/>
            <w:tcBorders>
              <w:top w:val="single" w:sz="6" w:space="0" w:color="auto"/>
              <w:left w:val="single" w:sz="6" w:space="0" w:color="auto"/>
              <w:bottom w:val="single" w:sz="6" w:space="0" w:color="auto"/>
              <w:right w:val="single" w:sz="6" w:space="0" w:color="auto"/>
            </w:tcBorders>
          </w:tcPr>
          <w:p w14:paraId="59F7FD41" w14:textId="77777777" w:rsidR="009701E0" w:rsidRDefault="009701E0" w:rsidP="007A7F73">
            <w:pPr>
              <w:jc w:val="center"/>
              <w:rPr>
                <w:b/>
                <w:color w:val="000000"/>
                <w:sz w:val="24"/>
              </w:rPr>
            </w:pPr>
            <w:r>
              <w:rPr>
                <w:b/>
                <w:color w:val="000000"/>
                <w:sz w:val="24"/>
              </w:rPr>
              <w:t>Fail</w:t>
            </w:r>
          </w:p>
        </w:tc>
        <w:tc>
          <w:tcPr>
            <w:tcW w:w="648" w:type="dxa"/>
            <w:tcBorders>
              <w:top w:val="single" w:sz="6" w:space="0" w:color="auto"/>
              <w:left w:val="single" w:sz="6" w:space="0" w:color="auto"/>
              <w:bottom w:val="single" w:sz="6" w:space="0" w:color="auto"/>
              <w:right w:val="single" w:sz="6" w:space="0" w:color="auto"/>
            </w:tcBorders>
          </w:tcPr>
          <w:p w14:paraId="19BB82DA" w14:textId="77777777" w:rsidR="009701E0" w:rsidRDefault="009701E0" w:rsidP="007A7F73">
            <w:pPr>
              <w:jc w:val="center"/>
              <w:rPr>
                <w:b/>
                <w:color w:val="000000"/>
                <w:sz w:val="24"/>
              </w:rPr>
            </w:pPr>
            <w:r>
              <w:rPr>
                <w:b/>
                <w:color w:val="000000"/>
                <w:sz w:val="24"/>
              </w:rPr>
              <w:t>N/A</w:t>
            </w:r>
          </w:p>
        </w:tc>
        <w:tc>
          <w:tcPr>
            <w:tcW w:w="648" w:type="dxa"/>
            <w:tcBorders>
              <w:top w:val="single" w:sz="6" w:space="0" w:color="auto"/>
              <w:left w:val="single" w:sz="6" w:space="0" w:color="auto"/>
              <w:bottom w:val="single" w:sz="6" w:space="0" w:color="auto"/>
              <w:right w:val="single" w:sz="6" w:space="0" w:color="auto"/>
            </w:tcBorders>
          </w:tcPr>
          <w:p w14:paraId="4997AFAC" w14:textId="77777777" w:rsidR="009701E0" w:rsidRDefault="009701E0" w:rsidP="007A7F73">
            <w:pPr>
              <w:jc w:val="center"/>
              <w:rPr>
                <w:b/>
                <w:color w:val="000000"/>
                <w:sz w:val="24"/>
              </w:rPr>
            </w:pPr>
            <w:r>
              <w:rPr>
                <w:b/>
                <w:color w:val="000000"/>
                <w:sz w:val="24"/>
              </w:rPr>
              <w:t xml:space="preserve"> </w:t>
            </w:r>
          </w:p>
        </w:tc>
        <w:tc>
          <w:tcPr>
            <w:tcW w:w="3176" w:type="dxa"/>
            <w:tcBorders>
              <w:left w:val="single" w:sz="6" w:space="0" w:color="auto"/>
              <w:right w:val="single" w:sz="6" w:space="0" w:color="auto"/>
            </w:tcBorders>
          </w:tcPr>
          <w:p w14:paraId="5B3B4874" w14:textId="77777777" w:rsidR="009701E0" w:rsidRDefault="009701E0" w:rsidP="007A7F73">
            <w:pPr>
              <w:rPr>
                <w:b/>
                <w:color w:val="000000"/>
                <w:sz w:val="24"/>
              </w:rPr>
            </w:pPr>
          </w:p>
        </w:tc>
      </w:tr>
      <w:tr w:rsidR="009701E0" w14:paraId="7CC44D9C" w14:textId="77777777" w:rsidTr="007A7F73">
        <w:trPr>
          <w:trHeight w:val="336"/>
        </w:trPr>
        <w:tc>
          <w:tcPr>
            <w:tcW w:w="3412" w:type="dxa"/>
            <w:tcBorders>
              <w:top w:val="single" w:sz="6" w:space="0" w:color="auto"/>
              <w:left w:val="single" w:sz="6" w:space="0" w:color="auto"/>
              <w:bottom w:val="single" w:sz="6" w:space="0" w:color="auto"/>
              <w:right w:val="single" w:sz="6" w:space="0" w:color="auto"/>
            </w:tcBorders>
          </w:tcPr>
          <w:p w14:paraId="0FB1C536" w14:textId="77777777" w:rsidR="009701E0" w:rsidRPr="00084D93" w:rsidRDefault="009701E0" w:rsidP="007A7F73">
            <w:pPr>
              <w:pStyle w:val="CellBody"/>
              <w:rPr>
                <w:sz w:val="20"/>
              </w:rPr>
            </w:pPr>
            <w:r w:rsidRPr="00084D93">
              <w:rPr>
                <w:sz w:val="20"/>
              </w:rPr>
              <w:t>Document Revision Index and Record of Changes</w:t>
            </w:r>
          </w:p>
        </w:tc>
        <w:tc>
          <w:tcPr>
            <w:tcW w:w="648" w:type="dxa"/>
            <w:tcBorders>
              <w:top w:val="single" w:sz="6" w:space="0" w:color="auto"/>
              <w:left w:val="single" w:sz="6" w:space="0" w:color="auto"/>
              <w:bottom w:val="single" w:sz="6" w:space="0" w:color="auto"/>
              <w:right w:val="single" w:sz="6" w:space="0" w:color="auto"/>
            </w:tcBorders>
          </w:tcPr>
          <w:p w14:paraId="31E76D67"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165CD885"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02EB2077" w14:textId="77777777" w:rsidR="009701E0" w:rsidRDefault="009701E0" w:rsidP="007A7F73">
            <w:pPr>
              <w:pStyle w:val="CellBody"/>
              <w:jc w:val="center"/>
            </w:pPr>
            <w:r>
              <w:t>X</w:t>
            </w:r>
          </w:p>
        </w:tc>
        <w:tc>
          <w:tcPr>
            <w:tcW w:w="648" w:type="dxa"/>
            <w:tcBorders>
              <w:top w:val="single" w:sz="6" w:space="0" w:color="auto"/>
              <w:left w:val="single" w:sz="6" w:space="0" w:color="auto"/>
              <w:bottom w:val="single" w:sz="6" w:space="0" w:color="auto"/>
              <w:right w:val="single" w:sz="6" w:space="0" w:color="auto"/>
            </w:tcBorders>
          </w:tcPr>
          <w:p w14:paraId="114926E9" w14:textId="77777777" w:rsidR="009701E0" w:rsidRDefault="009701E0" w:rsidP="007A7F73">
            <w:pPr>
              <w:pStyle w:val="CellBody"/>
              <w:jc w:val="center"/>
            </w:pPr>
          </w:p>
        </w:tc>
        <w:tc>
          <w:tcPr>
            <w:tcW w:w="3176" w:type="dxa"/>
            <w:tcBorders>
              <w:top w:val="single" w:sz="6" w:space="0" w:color="auto"/>
              <w:left w:val="single" w:sz="6" w:space="0" w:color="auto"/>
              <w:bottom w:val="single" w:sz="6" w:space="0" w:color="auto"/>
              <w:right w:val="single" w:sz="6" w:space="0" w:color="auto"/>
            </w:tcBorders>
          </w:tcPr>
          <w:p w14:paraId="3E667C88" w14:textId="77777777" w:rsidR="009701E0" w:rsidRPr="009B0319" w:rsidRDefault="009701E0" w:rsidP="007A7F73">
            <w:pPr>
              <w:pStyle w:val="CellBody"/>
              <w:jc w:val="center"/>
              <w:rPr>
                <w:color w:val="0070C0"/>
              </w:rPr>
            </w:pPr>
          </w:p>
        </w:tc>
      </w:tr>
      <w:tr w:rsidR="009701E0" w14:paraId="13212406" w14:textId="77777777" w:rsidTr="007A7F73">
        <w:trPr>
          <w:trHeight w:val="336"/>
        </w:trPr>
        <w:tc>
          <w:tcPr>
            <w:tcW w:w="3412" w:type="dxa"/>
            <w:tcBorders>
              <w:top w:val="single" w:sz="6" w:space="0" w:color="auto"/>
              <w:left w:val="single" w:sz="6" w:space="0" w:color="auto"/>
              <w:bottom w:val="single" w:sz="6" w:space="0" w:color="auto"/>
              <w:right w:val="single" w:sz="6" w:space="0" w:color="auto"/>
            </w:tcBorders>
          </w:tcPr>
          <w:p w14:paraId="11E26292" w14:textId="77777777" w:rsidR="009701E0" w:rsidRPr="00084D93" w:rsidRDefault="009701E0" w:rsidP="007A7F73">
            <w:pPr>
              <w:pStyle w:val="CellBody"/>
              <w:rPr>
                <w:sz w:val="20"/>
              </w:rPr>
            </w:pPr>
            <w:r w:rsidRPr="00084D93">
              <w:rPr>
                <w:sz w:val="20"/>
              </w:rPr>
              <w:t>1.0 Software Test Identifier</w:t>
            </w:r>
          </w:p>
        </w:tc>
        <w:tc>
          <w:tcPr>
            <w:tcW w:w="648" w:type="dxa"/>
            <w:tcBorders>
              <w:top w:val="single" w:sz="6" w:space="0" w:color="auto"/>
              <w:left w:val="single" w:sz="6" w:space="0" w:color="auto"/>
              <w:bottom w:val="single" w:sz="6" w:space="0" w:color="auto"/>
              <w:right w:val="single" w:sz="6" w:space="0" w:color="auto"/>
            </w:tcBorders>
          </w:tcPr>
          <w:p w14:paraId="34EC291F"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62F258EF"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064ABE64" w14:textId="77777777" w:rsidR="009701E0" w:rsidRDefault="009701E0" w:rsidP="007A7F73">
            <w:pPr>
              <w:pStyle w:val="CellBody"/>
              <w:jc w:val="center"/>
            </w:pPr>
            <w:r>
              <w:t>X</w:t>
            </w:r>
          </w:p>
        </w:tc>
        <w:tc>
          <w:tcPr>
            <w:tcW w:w="648" w:type="dxa"/>
            <w:tcBorders>
              <w:top w:val="single" w:sz="6" w:space="0" w:color="auto"/>
              <w:left w:val="single" w:sz="6" w:space="0" w:color="auto"/>
              <w:bottom w:val="single" w:sz="6" w:space="0" w:color="auto"/>
              <w:right w:val="single" w:sz="6" w:space="0" w:color="auto"/>
            </w:tcBorders>
          </w:tcPr>
          <w:p w14:paraId="7C76B593" w14:textId="77777777" w:rsidR="009701E0" w:rsidRDefault="009701E0" w:rsidP="007A7F73">
            <w:pPr>
              <w:pStyle w:val="CellBody"/>
              <w:jc w:val="center"/>
            </w:pPr>
          </w:p>
        </w:tc>
        <w:tc>
          <w:tcPr>
            <w:tcW w:w="3176" w:type="dxa"/>
            <w:tcBorders>
              <w:top w:val="single" w:sz="6" w:space="0" w:color="auto"/>
              <w:left w:val="single" w:sz="6" w:space="0" w:color="auto"/>
              <w:bottom w:val="single" w:sz="6" w:space="0" w:color="auto"/>
              <w:right w:val="single" w:sz="6" w:space="0" w:color="auto"/>
            </w:tcBorders>
          </w:tcPr>
          <w:p w14:paraId="7120D1E5" w14:textId="77777777" w:rsidR="009701E0" w:rsidRPr="009B0319" w:rsidRDefault="009701E0" w:rsidP="007A7F73">
            <w:pPr>
              <w:pStyle w:val="CellBody"/>
              <w:jc w:val="center"/>
              <w:rPr>
                <w:color w:val="0070C0"/>
              </w:rPr>
            </w:pPr>
          </w:p>
        </w:tc>
      </w:tr>
      <w:tr w:rsidR="009701E0" w14:paraId="60370085" w14:textId="77777777" w:rsidTr="007A7F73">
        <w:trPr>
          <w:trHeight w:val="336"/>
        </w:trPr>
        <w:tc>
          <w:tcPr>
            <w:tcW w:w="3412" w:type="dxa"/>
            <w:tcBorders>
              <w:top w:val="single" w:sz="6" w:space="0" w:color="auto"/>
              <w:left w:val="single" w:sz="6" w:space="0" w:color="auto"/>
              <w:bottom w:val="single" w:sz="6" w:space="0" w:color="auto"/>
              <w:right w:val="single" w:sz="6" w:space="0" w:color="auto"/>
            </w:tcBorders>
          </w:tcPr>
          <w:p w14:paraId="796FA7F5" w14:textId="77777777" w:rsidR="009701E0" w:rsidRPr="00084D93" w:rsidRDefault="009701E0" w:rsidP="007A7F73">
            <w:pPr>
              <w:pStyle w:val="CellBody"/>
              <w:rPr>
                <w:sz w:val="20"/>
              </w:rPr>
            </w:pPr>
            <w:r w:rsidRPr="00084D93">
              <w:rPr>
                <w:sz w:val="20"/>
              </w:rPr>
              <w:t>2.0 Purpose</w:t>
            </w:r>
          </w:p>
        </w:tc>
        <w:tc>
          <w:tcPr>
            <w:tcW w:w="648" w:type="dxa"/>
            <w:tcBorders>
              <w:top w:val="single" w:sz="6" w:space="0" w:color="auto"/>
              <w:left w:val="single" w:sz="6" w:space="0" w:color="auto"/>
              <w:bottom w:val="single" w:sz="6" w:space="0" w:color="auto"/>
              <w:right w:val="single" w:sz="6" w:space="0" w:color="auto"/>
            </w:tcBorders>
          </w:tcPr>
          <w:p w14:paraId="4B8B6188"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3D297E3D"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7BDCD036" w14:textId="77777777" w:rsidR="009701E0" w:rsidRDefault="009701E0" w:rsidP="007A7F73">
            <w:pPr>
              <w:pStyle w:val="CellBody"/>
              <w:jc w:val="center"/>
            </w:pPr>
            <w:r>
              <w:t>X</w:t>
            </w:r>
          </w:p>
        </w:tc>
        <w:tc>
          <w:tcPr>
            <w:tcW w:w="648" w:type="dxa"/>
            <w:tcBorders>
              <w:top w:val="single" w:sz="6" w:space="0" w:color="auto"/>
              <w:left w:val="single" w:sz="6" w:space="0" w:color="auto"/>
              <w:bottom w:val="single" w:sz="6" w:space="0" w:color="auto"/>
              <w:right w:val="single" w:sz="6" w:space="0" w:color="auto"/>
            </w:tcBorders>
          </w:tcPr>
          <w:p w14:paraId="612C9097" w14:textId="77777777" w:rsidR="009701E0" w:rsidRDefault="009701E0" w:rsidP="007A7F73">
            <w:pPr>
              <w:pStyle w:val="CellBody"/>
              <w:jc w:val="center"/>
            </w:pPr>
          </w:p>
        </w:tc>
        <w:tc>
          <w:tcPr>
            <w:tcW w:w="3176" w:type="dxa"/>
            <w:tcBorders>
              <w:top w:val="single" w:sz="6" w:space="0" w:color="auto"/>
              <w:left w:val="single" w:sz="6" w:space="0" w:color="auto"/>
              <w:bottom w:val="single" w:sz="6" w:space="0" w:color="auto"/>
              <w:right w:val="single" w:sz="6" w:space="0" w:color="auto"/>
            </w:tcBorders>
          </w:tcPr>
          <w:p w14:paraId="05B3DD21" w14:textId="77777777" w:rsidR="009701E0" w:rsidRPr="009B0319" w:rsidRDefault="009701E0" w:rsidP="007A7F73">
            <w:pPr>
              <w:pStyle w:val="CellBody"/>
              <w:jc w:val="center"/>
              <w:rPr>
                <w:color w:val="0070C0"/>
              </w:rPr>
            </w:pPr>
          </w:p>
        </w:tc>
      </w:tr>
      <w:tr w:rsidR="009701E0" w14:paraId="299690D7" w14:textId="77777777" w:rsidTr="007A7F73">
        <w:trPr>
          <w:trHeight w:val="336"/>
        </w:trPr>
        <w:tc>
          <w:tcPr>
            <w:tcW w:w="3412" w:type="dxa"/>
            <w:tcBorders>
              <w:top w:val="single" w:sz="6" w:space="0" w:color="auto"/>
              <w:left w:val="single" w:sz="6" w:space="0" w:color="auto"/>
              <w:bottom w:val="single" w:sz="6" w:space="0" w:color="auto"/>
              <w:right w:val="single" w:sz="6" w:space="0" w:color="auto"/>
            </w:tcBorders>
          </w:tcPr>
          <w:p w14:paraId="391BDDBC" w14:textId="77777777" w:rsidR="009701E0" w:rsidRPr="00084D93" w:rsidRDefault="009701E0" w:rsidP="007A7F73">
            <w:pPr>
              <w:pStyle w:val="CellBody"/>
              <w:rPr>
                <w:sz w:val="20"/>
              </w:rPr>
            </w:pPr>
            <w:r w:rsidRPr="00084D93">
              <w:rPr>
                <w:sz w:val="20"/>
              </w:rPr>
              <w:t>3.0 Approach</w:t>
            </w:r>
          </w:p>
        </w:tc>
        <w:tc>
          <w:tcPr>
            <w:tcW w:w="648" w:type="dxa"/>
            <w:tcBorders>
              <w:top w:val="single" w:sz="6" w:space="0" w:color="auto"/>
              <w:left w:val="single" w:sz="6" w:space="0" w:color="auto"/>
              <w:bottom w:val="single" w:sz="6" w:space="0" w:color="auto"/>
              <w:right w:val="single" w:sz="6" w:space="0" w:color="auto"/>
            </w:tcBorders>
          </w:tcPr>
          <w:p w14:paraId="7D1652F4"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5C795CCA"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36E99EDB" w14:textId="77777777" w:rsidR="009701E0" w:rsidRDefault="009701E0" w:rsidP="007A7F73">
            <w:pPr>
              <w:pStyle w:val="CellBody"/>
              <w:jc w:val="center"/>
            </w:pPr>
            <w:r>
              <w:t>X</w:t>
            </w:r>
          </w:p>
        </w:tc>
        <w:tc>
          <w:tcPr>
            <w:tcW w:w="648" w:type="dxa"/>
            <w:tcBorders>
              <w:top w:val="single" w:sz="6" w:space="0" w:color="auto"/>
              <w:left w:val="single" w:sz="6" w:space="0" w:color="auto"/>
              <w:bottom w:val="single" w:sz="6" w:space="0" w:color="auto"/>
              <w:right w:val="single" w:sz="6" w:space="0" w:color="auto"/>
            </w:tcBorders>
          </w:tcPr>
          <w:p w14:paraId="3B7FF97F" w14:textId="77777777" w:rsidR="009701E0" w:rsidRDefault="009701E0" w:rsidP="007A7F73">
            <w:pPr>
              <w:pStyle w:val="CellBody"/>
              <w:jc w:val="center"/>
            </w:pPr>
          </w:p>
        </w:tc>
        <w:tc>
          <w:tcPr>
            <w:tcW w:w="3176" w:type="dxa"/>
            <w:tcBorders>
              <w:top w:val="single" w:sz="6" w:space="0" w:color="auto"/>
              <w:left w:val="single" w:sz="6" w:space="0" w:color="auto"/>
              <w:bottom w:val="single" w:sz="6" w:space="0" w:color="auto"/>
              <w:right w:val="single" w:sz="6" w:space="0" w:color="auto"/>
            </w:tcBorders>
          </w:tcPr>
          <w:p w14:paraId="379350FB" w14:textId="77777777" w:rsidR="009701E0" w:rsidRPr="009B0319" w:rsidRDefault="009701E0" w:rsidP="007A7F73">
            <w:pPr>
              <w:pStyle w:val="CellBody"/>
              <w:jc w:val="center"/>
              <w:rPr>
                <w:color w:val="0070C0"/>
              </w:rPr>
            </w:pPr>
          </w:p>
        </w:tc>
      </w:tr>
      <w:tr w:rsidR="009701E0" w14:paraId="1AB723C8" w14:textId="77777777" w:rsidTr="007A7F73">
        <w:trPr>
          <w:trHeight w:val="336"/>
        </w:trPr>
        <w:tc>
          <w:tcPr>
            <w:tcW w:w="3412" w:type="dxa"/>
            <w:tcBorders>
              <w:top w:val="single" w:sz="6" w:space="0" w:color="auto"/>
              <w:left w:val="single" w:sz="6" w:space="0" w:color="auto"/>
              <w:bottom w:val="single" w:sz="6" w:space="0" w:color="auto"/>
              <w:right w:val="single" w:sz="6" w:space="0" w:color="auto"/>
            </w:tcBorders>
          </w:tcPr>
          <w:p w14:paraId="103F51EA" w14:textId="77777777" w:rsidR="009701E0" w:rsidRPr="00084D93" w:rsidRDefault="009701E0" w:rsidP="007A7F73">
            <w:pPr>
              <w:pStyle w:val="CellBody"/>
              <w:rPr>
                <w:sz w:val="20"/>
              </w:rPr>
            </w:pPr>
            <w:r w:rsidRPr="00084D93">
              <w:rPr>
                <w:sz w:val="20"/>
              </w:rPr>
              <w:t>4.0 Features</w:t>
            </w:r>
          </w:p>
        </w:tc>
        <w:tc>
          <w:tcPr>
            <w:tcW w:w="648" w:type="dxa"/>
            <w:tcBorders>
              <w:top w:val="single" w:sz="6" w:space="0" w:color="auto"/>
              <w:left w:val="single" w:sz="6" w:space="0" w:color="auto"/>
              <w:bottom w:val="single" w:sz="6" w:space="0" w:color="auto"/>
              <w:right w:val="single" w:sz="6" w:space="0" w:color="auto"/>
            </w:tcBorders>
          </w:tcPr>
          <w:p w14:paraId="68362E42"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01999949"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7C9A29EE" w14:textId="77777777" w:rsidR="009701E0" w:rsidRDefault="009701E0" w:rsidP="007A7F73">
            <w:pPr>
              <w:pStyle w:val="CellBody"/>
              <w:jc w:val="center"/>
            </w:pPr>
            <w:r>
              <w:t>X</w:t>
            </w:r>
          </w:p>
        </w:tc>
        <w:tc>
          <w:tcPr>
            <w:tcW w:w="648" w:type="dxa"/>
            <w:tcBorders>
              <w:top w:val="single" w:sz="6" w:space="0" w:color="auto"/>
              <w:left w:val="single" w:sz="6" w:space="0" w:color="auto"/>
              <w:bottom w:val="single" w:sz="6" w:space="0" w:color="auto"/>
              <w:right w:val="single" w:sz="6" w:space="0" w:color="auto"/>
            </w:tcBorders>
          </w:tcPr>
          <w:p w14:paraId="41479A4E" w14:textId="77777777" w:rsidR="009701E0" w:rsidRDefault="009701E0" w:rsidP="007A7F73">
            <w:pPr>
              <w:pStyle w:val="CellBody"/>
              <w:jc w:val="center"/>
            </w:pPr>
          </w:p>
        </w:tc>
        <w:tc>
          <w:tcPr>
            <w:tcW w:w="3176" w:type="dxa"/>
            <w:tcBorders>
              <w:top w:val="single" w:sz="6" w:space="0" w:color="auto"/>
              <w:left w:val="single" w:sz="6" w:space="0" w:color="auto"/>
              <w:bottom w:val="single" w:sz="6" w:space="0" w:color="auto"/>
              <w:right w:val="single" w:sz="6" w:space="0" w:color="auto"/>
            </w:tcBorders>
          </w:tcPr>
          <w:p w14:paraId="72F777AD" w14:textId="77777777" w:rsidR="009701E0" w:rsidRPr="009B0319" w:rsidRDefault="009701E0" w:rsidP="007A7F73">
            <w:pPr>
              <w:pStyle w:val="CellBody"/>
              <w:jc w:val="center"/>
              <w:rPr>
                <w:color w:val="0070C0"/>
              </w:rPr>
            </w:pPr>
          </w:p>
        </w:tc>
      </w:tr>
      <w:tr w:rsidR="009701E0" w14:paraId="78C307D8" w14:textId="77777777" w:rsidTr="007A7F73">
        <w:trPr>
          <w:trHeight w:val="336"/>
        </w:trPr>
        <w:tc>
          <w:tcPr>
            <w:tcW w:w="3412" w:type="dxa"/>
            <w:tcBorders>
              <w:top w:val="single" w:sz="6" w:space="0" w:color="auto"/>
              <w:left w:val="single" w:sz="6" w:space="0" w:color="auto"/>
              <w:bottom w:val="single" w:sz="6" w:space="0" w:color="auto"/>
              <w:right w:val="single" w:sz="6" w:space="0" w:color="auto"/>
            </w:tcBorders>
          </w:tcPr>
          <w:p w14:paraId="7EE473EA" w14:textId="77777777" w:rsidR="009701E0" w:rsidRPr="000778CE" w:rsidRDefault="009701E0" w:rsidP="007A7F73">
            <w:pPr>
              <w:pStyle w:val="CellBody"/>
              <w:rPr>
                <w:color w:val="auto"/>
                <w:sz w:val="20"/>
              </w:rPr>
            </w:pPr>
            <w:r w:rsidRPr="000778CE">
              <w:rPr>
                <w:color w:val="auto"/>
                <w:sz w:val="20"/>
              </w:rPr>
              <w:t>5.0 Procedure Steps</w:t>
            </w:r>
          </w:p>
        </w:tc>
        <w:tc>
          <w:tcPr>
            <w:tcW w:w="648" w:type="dxa"/>
            <w:tcBorders>
              <w:top w:val="single" w:sz="6" w:space="0" w:color="auto"/>
              <w:left w:val="single" w:sz="6" w:space="0" w:color="auto"/>
              <w:bottom w:val="single" w:sz="6" w:space="0" w:color="auto"/>
              <w:right w:val="single" w:sz="6" w:space="0" w:color="auto"/>
            </w:tcBorders>
          </w:tcPr>
          <w:p w14:paraId="1D3FC40F" w14:textId="77777777" w:rsidR="009701E0" w:rsidRPr="000778CE" w:rsidRDefault="009701E0" w:rsidP="007A7F73">
            <w:pPr>
              <w:pStyle w:val="CellBody"/>
              <w:jc w:val="center"/>
              <w:rPr>
                <w:color w:val="auto"/>
              </w:rPr>
            </w:pPr>
          </w:p>
        </w:tc>
        <w:tc>
          <w:tcPr>
            <w:tcW w:w="648" w:type="dxa"/>
            <w:tcBorders>
              <w:top w:val="single" w:sz="6" w:space="0" w:color="auto"/>
              <w:left w:val="single" w:sz="6" w:space="0" w:color="auto"/>
              <w:bottom w:val="single" w:sz="6" w:space="0" w:color="auto"/>
              <w:right w:val="single" w:sz="6" w:space="0" w:color="auto"/>
            </w:tcBorders>
          </w:tcPr>
          <w:p w14:paraId="3251243B"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6DE7A86C" w14:textId="77777777" w:rsidR="009701E0" w:rsidRDefault="009701E0" w:rsidP="007A7F73">
            <w:pPr>
              <w:pStyle w:val="CellBody"/>
              <w:jc w:val="center"/>
            </w:pPr>
            <w:r>
              <w:t>X</w:t>
            </w:r>
          </w:p>
        </w:tc>
        <w:tc>
          <w:tcPr>
            <w:tcW w:w="648" w:type="dxa"/>
            <w:tcBorders>
              <w:top w:val="single" w:sz="6" w:space="0" w:color="auto"/>
              <w:left w:val="single" w:sz="6" w:space="0" w:color="auto"/>
              <w:bottom w:val="single" w:sz="6" w:space="0" w:color="auto"/>
              <w:right w:val="single" w:sz="6" w:space="0" w:color="auto"/>
            </w:tcBorders>
          </w:tcPr>
          <w:p w14:paraId="6B3531E4" w14:textId="77777777" w:rsidR="009701E0" w:rsidRDefault="009701E0" w:rsidP="007A7F73">
            <w:pPr>
              <w:pStyle w:val="CellBody"/>
              <w:jc w:val="center"/>
            </w:pPr>
          </w:p>
        </w:tc>
        <w:tc>
          <w:tcPr>
            <w:tcW w:w="3176" w:type="dxa"/>
            <w:tcBorders>
              <w:top w:val="single" w:sz="6" w:space="0" w:color="auto"/>
              <w:left w:val="single" w:sz="6" w:space="0" w:color="auto"/>
              <w:bottom w:val="single" w:sz="6" w:space="0" w:color="auto"/>
              <w:right w:val="single" w:sz="6" w:space="0" w:color="auto"/>
            </w:tcBorders>
          </w:tcPr>
          <w:p w14:paraId="72C7DF00" w14:textId="77777777" w:rsidR="009701E0" w:rsidRPr="009B0319" w:rsidRDefault="009701E0" w:rsidP="007A7F73">
            <w:pPr>
              <w:pStyle w:val="CellBody"/>
              <w:jc w:val="center"/>
              <w:rPr>
                <w:color w:val="0070C0"/>
              </w:rPr>
            </w:pPr>
          </w:p>
        </w:tc>
      </w:tr>
      <w:tr w:rsidR="009701E0" w14:paraId="55D43855" w14:textId="77777777" w:rsidTr="007A7F73">
        <w:trPr>
          <w:trHeight w:val="336"/>
        </w:trPr>
        <w:tc>
          <w:tcPr>
            <w:tcW w:w="3412" w:type="dxa"/>
            <w:tcBorders>
              <w:top w:val="single" w:sz="6" w:space="0" w:color="auto"/>
              <w:left w:val="single" w:sz="6" w:space="0" w:color="auto"/>
              <w:bottom w:val="single" w:sz="6" w:space="0" w:color="auto"/>
              <w:right w:val="single" w:sz="6" w:space="0" w:color="auto"/>
            </w:tcBorders>
          </w:tcPr>
          <w:p w14:paraId="6D10EB9E" w14:textId="4E56B554" w:rsidR="009701E0" w:rsidRPr="000778CE" w:rsidRDefault="009701E0" w:rsidP="007A7F73">
            <w:pPr>
              <w:pStyle w:val="CellBody"/>
              <w:rPr>
                <w:color w:val="auto"/>
                <w:sz w:val="22"/>
                <w:szCs w:val="22"/>
              </w:rPr>
            </w:pPr>
            <w:r w:rsidRPr="000778CE">
              <w:rPr>
                <w:color w:val="auto"/>
                <w:sz w:val="22"/>
                <w:szCs w:val="22"/>
              </w:rPr>
              <w:t xml:space="preserve">5.1  SRF </w:t>
            </w:r>
            <w:r w:rsidR="001F3F66">
              <w:rPr>
                <w:color w:val="auto"/>
                <w:sz w:val="22"/>
                <w:szCs w:val="22"/>
              </w:rPr>
              <w:t>2347</w:t>
            </w:r>
          </w:p>
        </w:tc>
        <w:tc>
          <w:tcPr>
            <w:tcW w:w="648" w:type="dxa"/>
            <w:tcBorders>
              <w:top w:val="single" w:sz="6" w:space="0" w:color="auto"/>
              <w:left w:val="single" w:sz="6" w:space="0" w:color="auto"/>
              <w:bottom w:val="single" w:sz="6" w:space="0" w:color="auto"/>
              <w:right w:val="single" w:sz="6" w:space="0" w:color="auto"/>
            </w:tcBorders>
          </w:tcPr>
          <w:p w14:paraId="3D2BF9DF" w14:textId="77777777" w:rsidR="009701E0" w:rsidRPr="000778CE" w:rsidRDefault="009701E0" w:rsidP="007A7F73">
            <w:pPr>
              <w:pStyle w:val="CellBody"/>
              <w:jc w:val="center"/>
              <w:rPr>
                <w:color w:val="auto"/>
              </w:rPr>
            </w:pPr>
          </w:p>
        </w:tc>
        <w:tc>
          <w:tcPr>
            <w:tcW w:w="648" w:type="dxa"/>
            <w:tcBorders>
              <w:top w:val="single" w:sz="6" w:space="0" w:color="auto"/>
              <w:left w:val="single" w:sz="6" w:space="0" w:color="auto"/>
              <w:bottom w:val="single" w:sz="6" w:space="0" w:color="auto"/>
              <w:right w:val="single" w:sz="6" w:space="0" w:color="auto"/>
            </w:tcBorders>
          </w:tcPr>
          <w:p w14:paraId="5B1DA206"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1ADD9AFF"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428FE1CF" w14:textId="77777777" w:rsidR="009701E0" w:rsidRDefault="009701E0" w:rsidP="007A7F73">
            <w:pPr>
              <w:pStyle w:val="CellBody"/>
              <w:jc w:val="center"/>
            </w:pPr>
          </w:p>
        </w:tc>
        <w:tc>
          <w:tcPr>
            <w:tcW w:w="3176" w:type="dxa"/>
            <w:tcBorders>
              <w:top w:val="single" w:sz="6" w:space="0" w:color="auto"/>
              <w:left w:val="single" w:sz="6" w:space="0" w:color="auto"/>
              <w:bottom w:val="single" w:sz="6" w:space="0" w:color="auto"/>
              <w:right w:val="single" w:sz="6" w:space="0" w:color="auto"/>
            </w:tcBorders>
          </w:tcPr>
          <w:p w14:paraId="24D68C61" w14:textId="77777777" w:rsidR="009701E0" w:rsidRPr="009B0319" w:rsidRDefault="009701E0" w:rsidP="007A7F73">
            <w:pPr>
              <w:pStyle w:val="CellBody"/>
              <w:jc w:val="center"/>
              <w:rPr>
                <w:color w:val="0070C0"/>
              </w:rPr>
            </w:pPr>
          </w:p>
        </w:tc>
      </w:tr>
      <w:tr w:rsidR="009701E0" w14:paraId="3E4DBAF8" w14:textId="77777777" w:rsidTr="007A7F73">
        <w:trPr>
          <w:trHeight w:val="336"/>
        </w:trPr>
        <w:tc>
          <w:tcPr>
            <w:tcW w:w="3412" w:type="dxa"/>
            <w:tcBorders>
              <w:top w:val="single" w:sz="6" w:space="0" w:color="auto"/>
              <w:left w:val="single" w:sz="6" w:space="0" w:color="auto"/>
              <w:bottom w:val="single" w:sz="6" w:space="0" w:color="auto"/>
              <w:right w:val="single" w:sz="6" w:space="0" w:color="auto"/>
            </w:tcBorders>
          </w:tcPr>
          <w:p w14:paraId="4981FF94" w14:textId="3699D26B" w:rsidR="009701E0" w:rsidRPr="000778CE" w:rsidRDefault="009701E0" w:rsidP="007A7F73">
            <w:pPr>
              <w:pStyle w:val="CellBody"/>
              <w:rPr>
                <w:color w:val="auto"/>
                <w:sz w:val="22"/>
                <w:szCs w:val="22"/>
              </w:rPr>
            </w:pPr>
            <w:r w:rsidRPr="000778CE">
              <w:rPr>
                <w:color w:val="auto"/>
                <w:sz w:val="22"/>
                <w:szCs w:val="22"/>
              </w:rPr>
              <w:t xml:space="preserve">5.2  SRF </w:t>
            </w:r>
            <w:r w:rsidR="001F3F66">
              <w:rPr>
                <w:color w:val="auto"/>
                <w:sz w:val="22"/>
                <w:szCs w:val="22"/>
              </w:rPr>
              <w:t>2347</w:t>
            </w:r>
          </w:p>
        </w:tc>
        <w:tc>
          <w:tcPr>
            <w:tcW w:w="648" w:type="dxa"/>
            <w:tcBorders>
              <w:top w:val="single" w:sz="6" w:space="0" w:color="auto"/>
              <w:left w:val="single" w:sz="6" w:space="0" w:color="auto"/>
              <w:bottom w:val="single" w:sz="6" w:space="0" w:color="auto"/>
              <w:right w:val="single" w:sz="6" w:space="0" w:color="auto"/>
            </w:tcBorders>
          </w:tcPr>
          <w:p w14:paraId="1B369D6B" w14:textId="77777777" w:rsidR="009701E0" w:rsidRPr="000778CE" w:rsidRDefault="009701E0" w:rsidP="007A7F73">
            <w:pPr>
              <w:pStyle w:val="CellBody"/>
              <w:jc w:val="center"/>
              <w:rPr>
                <w:color w:val="auto"/>
              </w:rPr>
            </w:pPr>
          </w:p>
        </w:tc>
        <w:tc>
          <w:tcPr>
            <w:tcW w:w="648" w:type="dxa"/>
            <w:tcBorders>
              <w:top w:val="single" w:sz="6" w:space="0" w:color="auto"/>
              <w:left w:val="single" w:sz="6" w:space="0" w:color="auto"/>
              <w:bottom w:val="single" w:sz="6" w:space="0" w:color="auto"/>
              <w:right w:val="single" w:sz="6" w:space="0" w:color="auto"/>
            </w:tcBorders>
          </w:tcPr>
          <w:p w14:paraId="1941E4BF"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0FF122D2"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30D184F1" w14:textId="77777777" w:rsidR="009701E0" w:rsidRDefault="009701E0" w:rsidP="007A7F73">
            <w:pPr>
              <w:pStyle w:val="CellBody"/>
              <w:jc w:val="center"/>
            </w:pPr>
          </w:p>
        </w:tc>
        <w:tc>
          <w:tcPr>
            <w:tcW w:w="3176" w:type="dxa"/>
            <w:tcBorders>
              <w:top w:val="single" w:sz="6" w:space="0" w:color="auto"/>
              <w:left w:val="single" w:sz="6" w:space="0" w:color="auto"/>
              <w:bottom w:val="single" w:sz="6" w:space="0" w:color="auto"/>
              <w:right w:val="single" w:sz="6" w:space="0" w:color="auto"/>
            </w:tcBorders>
          </w:tcPr>
          <w:p w14:paraId="70E5E34B" w14:textId="77777777" w:rsidR="009701E0" w:rsidRPr="009B0319" w:rsidRDefault="009701E0" w:rsidP="007A7F73">
            <w:pPr>
              <w:pStyle w:val="CellBody"/>
              <w:jc w:val="center"/>
              <w:rPr>
                <w:color w:val="0070C0"/>
              </w:rPr>
            </w:pPr>
          </w:p>
        </w:tc>
      </w:tr>
      <w:tr w:rsidR="009701E0" w14:paraId="11490CAA" w14:textId="77777777" w:rsidTr="007A7F73">
        <w:trPr>
          <w:trHeight w:val="336"/>
        </w:trPr>
        <w:tc>
          <w:tcPr>
            <w:tcW w:w="3412" w:type="dxa"/>
            <w:tcBorders>
              <w:top w:val="single" w:sz="6" w:space="0" w:color="auto"/>
              <w:left w:val="single" w:sz="6" w:space="0" w:color="auto"/>
              <w:bottom w:val="single" w:sz="6" w:space="0" w:color="auto"/>
              <w:right w:val="single" w:sz="6" w:space="0" w:color="auto"/>
            </w:tcBorders>
          </w:tcPr>
          <w:p w14:paraId="470A8659" w14:textId="5C4CA4EA" w:rsidR="009701E0" w:rsidRPr="000778CE" w:rsidRDefault="009701E0" w:rsidP="007A7F73">
            <w:pPr>
              <w:pStyle w:val="CellBody"/>
              <w:rPr>
                <w:color w:val="auto"/>
                <w:sz w:val="22"/>
                <w:szCs w:val="22"/>
              </w:rPr>
            </w:pPr>
            <w:r w:rsidRPr="000778CE">
              <w:rPr>
                <w:color w:val="auto"/>
                <w:sz w:val="22"/>
                <w:szCs w:val="22"/>
              </w:rPr>
              <w:t xml:space="preserve">5.3  SRF </w:t>
            </w:r>
            <w:r w:rsidR="001F3F66">
              <w:rPr>
                <w:color w:val="auto"/>
                <w:sz w:val="22"/>
                <w:szCs w:val="22"/>
              </w:rPr>
              <w:t>2347</w:t>
            </w:r>
          </w:p>
        </w:tc>
        <w:tc>
          <w:tcPr>
            <w:tcW w:w="648" w:type="dxa"/>
            <w:tcBorders>
              <w:top w:val="single" w:sz="6" w:space="0" w:color="auto"/>
              <w:left w:val="single" w:sz="6" w:space="0" w:color="auto"/>
              <w:bottom w:val="single" w:sz="6" w:space="0" w:color="auto"/>
              <w:right w:val="single" w:sz="6" w:space="0" w:color="auto"/>
            </w:tcBorders>
          </w:tcPr>
          <w:p w14:paraId="79D0DE65" w14:textId="77777777" w:rsidR="009701E0" w:rsidRPr="000778CE" w:rsidRDefault="009701E0" w:rsidP="007A7F73">
            <w:pPr>
              <w:pStyle w:val="CellBody"/>
              <w:jc w:val="center"/>
              <w:rPr>
                <w:color w:val="auto"/>
              </w:rPr>
            </w:pPr>
          </w:p>
        </w:tc>
        <w:tc>
          <w:tcPr>
            <w:tcW w:w="648" w:type="dxa"/>
            <w:tcBorders>
              <w:top w:val="single" w:sz="6" w:space="0" w:color="auto"/>
              <w:left w:val="single" w:sz="6" w:space="0" w:color="auto"/>
              <w:bottom w:val="single" w:sz="6" w:space="0" w:color="auto"/>
              <w:right w:val="single" w:sz="6" w:space="0" w:color="auto"/>
            </w:tcBorders>
          </w:tcPr>
          <w:p w14:paraId="5CF0AF44"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1880B72C"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1CFFC2F1" w14:textId="77777777" w:rsidR="009701E0" w:rsidRDefault="009701E0" w:rsidP="007A7F73">
            <w:pPr>
              <w:pStyle w:val="CellBody"/>
              <w:jc w:val="center"/>
            </w:pPr>
          </w:p>
        </w:tc>
        <w:tc>
          <w:tcPr>
            <w:tcW w:w="3176" w:type="dxa"/>
            <w:tcBorders>
              <w:top w:val="single" w:sz="6" w:space="0" w:color="auto"/>
              <w:left w:val="single" w:sz="6" w:space="0" w:color="auto"/>
              <w:bottom w:val="single" w:sz="6" w:space="0" w:color="auto"/>
              <w:right w:val="single" w:sz="6" w:space="0" w:color="auto"/>
            </w:tcBorders>
          </w:tcPr>
          <w:p w14:paraId="1AE6549F" w14:textId="77777777" w:rsidR="009701E0" w:rsidRPr="009B0319" w:rsidRDefault="009701E0" w:rsidP="007A7F73">
            <w:pPr>
              <w:pStyle w:val="CellBody"/>
              <w:jc w:val="center"/>
              <w:rPr>
                <w:color w:val="0070C0"/>
              </w:rPr>
            </w:pPr>
          </w:p>
        </w:tc>
      </w:tr>
      <w:tr w:rsidR="009701E0" w14:paraId="450FC1F3" w14:textId="77777777" w:rsidTr="007A7F73">
        <w:trPr>
          <w:trHeight w:val="336"/>
        </w:trPr>
        <w:tc>
          <w:tcPr>
            <w:tcW w:w="3412" w:type="dxa"/>
            <w:tcBorders>
              <w:top w:val="single" w:sz="6" w:space="0" w:color="auto"/>
              <w:left w:val="single" w:sz="6" w:space="0" w:color="auto"/>
              <w:bottom w:val="single" w:sz="6" w:space="0" w:color="auto"/>
              <w:right w:val="single" w:sz="6" w:space="0" w:color="auto"/>
            </w:tcBorders>
          </w:tcPr>
          <w:p w14:paraId="3A779260" w14:textId="0538527A" w:rsidR="009701E0" w:rsidRPr="000778CE" w:rsidRDefault="009701E0" w:rsidP="007A7F73">
            <w:pPr>
              <w:pStyle w:val="CellBody"/>
              <w:rPr>
                <w:color w:val="auto"/>
                <w:sz w:val="22"/>
                <w:szCs w:val="22"/>
              </w:rPr>
            </w:pPr>
            <w:r w:rsidRPr="000778CE">
              <w:rPr>
                <w:color w:val="auto"/>
                <w:sz w:val="22"/>
                <w:szCs w:val="22"/>
              </w:rPr>
              <w:t xml:space="preserve">5.4  SRF </w:t>
            </w:r>
            <w:r w:rsidR="001F3F66">
              <w:rPr>
                <w:color w:val="auto"/>
                <w:sz w:val="22"/>
                <w:szCs w:val="22"/>
              </w:rPr>
              <w:t>2347</w:t>
            </w:r>
          </w:p>
        </w:tc>
        <w:tc>
          <w:tcPr>
            <w:tcW w:w="648" w:type="dxa"/>
            <w:tcBorders>
              <w:top w:val="single" w:sz="6" w:space="0" w:color="auto"/>
              <w:left w:val="single" w:sz="6" w:space="0" w:color="auto"/>
              <w:bottom w:val="single" w:sz="6" w:space="0" w:color="auto"/>
              <w:right w:val="single" w:sz="6" w:space="0" w:color="auto"/>
            </w:tcBorders>
          </w:tcPr>
          <w:p w14:paraId="183744B2" w14:textId="77777777" w:rsidR="009701E0" w:rsidRPr="000778CE" w:rsidRDefault="009701E0" w:rsidP="007A7F73">
            <w:pPr>
              <w:pStyle w:val="CellBody"/>
              <w:jc w:val="center"/>
              <w:rPr>
                <w:color w:val="auto"/>
              </w:rPr>
            </w:pPr>
          </w:p>
        </w:tc>
        <w:tc>
          <w:tcPr>
            <w:tcW w:w="648" w:type="dxa"/>
            <w:tcBorders>
              <w:top w:val="single" w:sz="6" w:space="0" w:color="auto"/>
              <w:left w:val="single" w:sz="6" w:space="0" w:color="auto"/>
              <w:bottom w:val="single" w:sz="6" w:space="0" w:color="auto"/>
              <w:right w:val="single" w:sz="6" w:space="0" w:color="auto"/>
            </w:tcBorders>
          </w:tcPr>
          <w:p w14:paraId="1B530FA6"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5C8C0282"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02491FB4" w14:textId="77777777" w:rsidR="009701E0" w:rsidRDefault="009701E0" w:rsidP="007A7F73">
            <w:pPr>
              <w:pStyle w:val="CellBody"/>
              <w:jc w:val="center"/>
            </w:pPr>
          </w:p>
        </w:tc>
        <w:tc>
          <w:tcPr>
            <w:tcW w:w="3176" w:type="dxa"/>
            <w:tcBorders>
              <w:top w:val="single" w:sz="6" w:space="0" w:color="auto"/>
              <w:left w:val="single" w:sz="6" w:space="0" w:color="auto"/>
              <w:bottom w:val="single" w:sz="6" w:space="0" w:color="auto"/>
              <w:right w:val="single" w:sz="6" w:space="0" w:color="auto"/>
            </w:tcBorders>
          </w:tcPr>
          <w:p w14:paraId="4A51F423" w14:textId="77777777" w:rsidR="009701E0" w:rsidRPr="009B0319" w:rsidRDefault="009701E0" w:rsidP="007A7F73">
            <w:pPr>
              <w:pStyle w:val="CellBody"/>
              <w:jc w:val="center"/>
              <w:rPr>
                <w:color w:val="0070C0"/>
              </w:rPr>
            </w:pPr>
          </w:p>
        </w:tc>
      </w:tr>
      <w:tr w:rsidR="009701E0" w14:paraId="1AB588F0" w14:textId="77777777" w:rsidTr="007A7F73">
        <w:trPr>
          <w:trHeight w:val="336"/>
        </w:trPr>
        <w:tc>
          <w:tcPr>
            <w:tcW w:w="3412" w:type="dxa"/>
            <w:tcBorders>
              <w:top w:val="single" w:sz="6" w:space="0" w:color="auto"/>
              <w:left w:val="single" w:sz="6" w:space="0" w:color="auto"/>
              <w:bottom w:val="single" w:sz="6" w:space="0" w:color="auto"/>
              <w:right w:val="single" w:sz="6" w:space="0" w:color="auto"/>
            </w:tcBorders>
          </w:tcPr>
          <w:p w14:paraId="089072F4" w14:textId="6AE10FBC" w:rsidR="009701E0" w:rsidRPr="000778CE" w:rsidRDefault="009701E0" w:rsidP="009701E0">
            <w:pPr>
              <w:pStyle w:val="CellBody"/>
              <w:rPr>
                <w:color w:val="auto"/>
                <w:sz w:val="22"/>
                <w:szCs w:val="22"/>
              </w:rPr>
            </w:pPr>
            <w:r w:rsidRPr="000778CE">
              <w:rPr>
                <w:color w:val="auto"/>
                <w:sz w:val="22"/>
                <w:szCs w:val="22"/>
              </w:rPr>
              <w:t xml:space="preserve">5.5  SRF </w:t>
            </w:r>
            <w:r w:rsidR="001F3F66">
              <w:rPr>
                <w:color w:val="auto"/>
                <w:sz w:val="22"/>
                <w:szCs w:val="22"/>
              </w:rPr>
              <w:t>2347</w:t>
            </w:r>
          </w:p>
        </w:tc>
        <w:tc>
          <w:tcPr>
            <w:tcW w:w="648" w:type="dxa"/>
            <w:tcBorders>
              <w:top w:val="single" w:sz="6" w:space="0" w:color="auto"/>
              <w:left w:val="single" w:sz="6" w:space="0" w:color="auto"/>
              <w:bottom w:val="single" w:sz="6" w:space="0" w:color="auto"/>
              <w:right w:val="single" w:sz="6" w:space="0" w:color="auto"/>
            </w:tcBorders>
          </w:tcPr>
          <w:p w14:paraId="2896AECB" w14:textId="77777777" w:rsidR="009701E0" w:rsidRPr="000778CE" w:rsidRDefault="009701E0" w:rsidP="007A7F73">
            <w:pPr>
              <w:pStyle w:val="CellBody"/>
              <w:jc w:val="center"/>
              <w:rPr>
                <w:color w:val="auto"/>
              </w:rPr>
            </w:pPr>
          </w:p>
        </w:tc>
        <w:tc>
          <w:tcPr>
            <w:tcW w:w="648" w:type="dxa"/>
            <w:tcBorders>
              <w:top w:val="single" w:sz="6" w:space="0" w:color="auto"/>
              <w:left w:val="single" w:sz="6" w:space="0" w:color="auto"/>
              <w:bottom w:val="single" w:sz="6" w:space="0" w:color="auto"/>
              <w:right w:val="single" w:sz="6" w:space="0" w:color="auto"/>
            </w:tcBorders>
          </w:tcPr>
          <w:p w14:paraId="37BC6568"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518B2172" w14:textId="77777777" w:rsidR="009701E0" w:rsidRDefault="009701E0" w:rsidP="007A7F73">
            <w:pPr>
              <w:pStyle w:val="CellBody"/>
              <w:jc w:val="center"/>
            </w:pPr>
          </w:p>
        </w:tc>
        <w:tc>
          <w:tcPr>
            <w:tcW w:w="648" w:type="dxa"/>
            <w:tcBorders>
              <w:top w:val="single" w:sz="6" w:space="0" w:color="auto"/>
              <w:left w:val="single" w:sz="6" w:space="0" w:color="auto"/>
              <w:bottom w:val="single" w:sz="6" w:space="0" w:color="auto"/>
              <w:right w:val="single" w:sz="6" w:space="0" w:color="auto"/>
            </w:tcBorders>
          </w:tcPr>
          <w:p w14:paraId="618EE402" w14:textId="77777777" w:rsidR="009701E0" w:rsidRDefault="009701E0" w:rsidP="007A7F73">
            <w:pPr>
              <w:pStyle w:val="CellBody"/>
              <w:jc w:val="center"/>
            </w:pPr>
          </w:p>
        </w:tc>
        <w:tc>
          <w:tcPr>
            <w:tcW w:w="3176" w:type="dxa"/>
            <w:tcBorders>
              <w:top w:val="single" w:sz="6" w:space="0" w:color="auto"/>
              <w:left w:val="single" w:sz="6" w:space="0" w:color="auto"/>
              <w:bottom w:val="single" w:sz="6" w:space="0" w:color="auto"/>
              <w:right w:val="single" w:sz="6" w:space="0" w:color="auto"/>
            </w:tcBorders>
          </w:tcPr>
          <w:p w14:paraId="41CE1983" w14:textId="77777777" w:rsidR="009701E0" w:rsidRPr="009B0319" w:rsidRDefault="009701E0" w:rsidP="007A7F73">
            <w:pPr>
              <w:pStyle w:val="CellBody"/>
              <w:jc w:val="center"/>
              <w:rPr>
                <w:color w:val="0070C0"/>
              </w:rPr>
            </w:pPr>
          </w:p>
        </w:tc>
      </w:tr>
    </w:tbl>
    <w:p w14:paraId="41532A91" w14:textId="77777777" w:rsidR="007C4F6B" w:rsidRDefault="007C4F6B" w:rsidP="007C4F6B">
      <w:pPr>
        <w:pStyle w:val="Body10"/>
        <w:tabs>
          <w:tab w:val="clear" w:pos="2160"/>
          <w:tab w:val="clear" w:pos="2880"/>
          <w:tab w:val="clear" w:pos="3600"/>
          <w:tab w:val="clear" w:pos="4320"/>
          <w:tab w:val="clear" w:pos="5040"/>
          <w:tab w:val="left" w:pos="1830"/>
        </w:tabs>
        <w:spacing w:after="240"/>
        <w:rPr>
          <w:sz w:val="24"/>
        </w:rPr>
      </w:pPr>
    </w:p>
    <w:tbl>
      <w:tblPr>
        <w:tblW w:w="0" w:type="auto"/>
        <w:tblInd w:w="8" w:type="dxa"/>
        <w:tblLayout w:type="fixed"/>
        <w:tblCellMar>
          <w:left w:w="0" w:type="dxa"/>
          <w:right w:w="0" w:type="dxa"/>
        </w:tblCellMar>
        <w:tblLook w:val="0000" w:firstRow="0" w:lastRow="0" w:firstColumn="0" w:lastColumn="0" w:noHBand="0" w:noVBand="0"/>
      </w:tblPr>
      <w:tblGrid>
        <w:gridCol w:w="2610"/>
        <w:gridCol w:w="1620"/>
        <w:gridCol w:w="3240"/>
        <w:gridCol w:w="1710"/>
      </w:tblGrid>
      <w:tr w:rsidR="007C4F6B" w:rsidRPr="009B0319" w14:paraId="4C98799A" w14:textId="77777777" w:rsidTr="005146DE">
        <w:tc>
          <w:tcPr>
            <w:tcW w:w="2610" w:type="dxa"/>
            <w:tcBorders>
              <w:top w:val="single" w:sz="6" w:space="0" w:color="auto"/>
              <w:left w:val="single" w:sz="6" w:space="0" w:color="auto"/>
              <w:bottom w:val="single" w:sz="6" w:space="0" w:color="auto"/>
              <w:right w:val="single" w:sz="4" w:space="0" w:color="auto"/>
            </w:tcBorders>
          </w:tcPr>
          <w:p w14:paraId="2E94CC2D" w14:textId="77777777" w:rsidR="007C4F6B" w:rsidRDefault="007C4F6B" w:rsidP="005146DE">
            <w:pPr>
              <w:pStyle w:val="CellBody"/>
              <w:rPr>
                <w:b/>
              </w:rPr>
            </w:pPr>
            <w:r>
              <w:rPr>
                <w:b/>
              </w:rPr>
              <w:t xml:space="preserve">Tester Name: </w:t>
            </w:r>
          </w:p>
          <w:p w14:paraId="1D69A979" w14:textId="77777777" w:rsidR="007C4F6B" w:rsidRPr="009B0319" w:rsidRDefault="007C4F6B" w:rsidP="005146DE">
            <w:pPr>
              <w:pStyle w:val="CellBody"/>
              <w:rPr>
                <w:b/>
                <w:color w:val="0070C0"/>
              </w:rPr>
            </w:pPr>
          </w:p>
        </w:tc>
        <w:tc>
          <w:tcPr>
            <w:tcW w:w="1620" w:type="dxa"/>
            <w:tcBorders>
              <w:top w:val="single" w:sz="6" w:space="0" w:color="auto"/>
              <w:left w:val="single" w:sz="4" w:space="0" w:color="auto"/>
              <w:bottom w:val="single" w:sz="6" w:space="0" w:color="auto"/>
              <w:right w:val="single" w:sz="4" w:space="0" w:color="auto"/>
            </w:tcBorders>
          </w:tcPr>
          <w:p w14:paraId="7997599A" w14:textId="4FAED906" w:rsidR="007C4F6B" w:rsidRDefault="007C4F6B" w:rsidP="005146DE">
            <w:pPr>
              <w:pStyle w:val="CellBody"/>
              <w:rPr>
                <w:b/>
              </w:rPr>
            </w:pPr>
            <w:r>
              <w:rPr>
                <w:b/>
              </w:rPr>
              <w:t xml:space="preserve">Tester </w:t>
            </w:r>
            <w:r w:rsidR="007C2A25">
              <w:rPr>
                <w:b/>
                <w:noProof w:val="0"/>
              </w:rPr>
              <w:t>Initial</w:t>
            </w:r>
            <w:r w:rsidR="007C2A25">
              <w:rPr>
                <w:b/>
              </w:rPr>
              <w:t>s</w:t>
            </w:r>
            <w:r>
              <w:rPr>
                <w:b/>
              </w:rPr>
              <w:t xml:space="preserve">: </w:t>
            </w:r>
          </w:p>
          <w:p w14:paraId="3E555032" w14:textId="77777777" w:rsidR="007C4F6B" w:rsidRPr="009B0319" w:rsidRDefault="007C4F6B" w:rsidP="005146DE">
            <w:pPr>
              <w:pStyle w:val="CellBody"/>
              <w:rPr>
                <w:b/>
                <w:color w:val="0070C0"/>
              </w:rPr>
            </w:pPr>
          </w:p>
        </w:tc>
        <w:tc>
          <w:tcPr>
            <w:tcW w:w="3240" w:type="dxa"/>
            <w:tcBorders>
              <w:top w:val="single" w:sz="6" w:space="0" w:color="auto"/>
              <w:left w:val="single" w:sz="4" w:space="0" w:color="auto"/>
              <w:bottom w:val="single" w:sz="6" w:space="0" w:color="auto"/>
              <w:right w:val="single" w:sz="6" w:space="0" w:color="auto"/>
            </w:tcBorders>
          </w:tcPr>
          <w:p w14:paraId="69F273B1" w14:textId="77777777" w:rsidR="007C4F6B" w:rsidRPr="009B0319" w:rsidRDefault="007C4F6B" w:rsidP="005146DE">
            <w:pPr>
              <w:pStyle w:val="CellBody"/>
              <w:rPr>
                <w:b/>
                <w:color w:val="0070C0"/>
              </w:rPr>
            </w:pPr>
            <w:r>
              <w:rPr>
                <w:b/>
              </w:rPr>
              <w:t>Tester Signature:</w:t>
            </w:r>
            <w:r>
              <w:rPr>
                <w:b/>
              </w:rPr>
              <w:br/>
            </w:r>
          </w:p>
        </w:tc>
        <w:tc>
          <w:tcPr>
            <w:tcW w:w="1710" w:type="dxa"/>
            <w:tcBorders>
              <w:top w:val="single" w:sz="6" w:space="0" w:color="auto"/>
              <w:left w:val="single" w:sz="4" w:space="0" w:color="auto"/>
              <w:bottom w:val="single" w:sz="6" w:space="0" w:color="auto"/>
              <w:right w:val="single" w:sz="6" w:space="0" w:color="auto"/>
            </w:tcBorders>
          </w:tcPr>
          <w:p w14:paraId="154D2BDD" w14:textId="77777777" w:rsidR="007C4F6B" w:rsidRPr="00C7270B" w:rsidRDefault="007C4F6B" w:rsidP="005146DE">
            <w:pPr>
              <w:pStyle w:val="CellBody"/>
              <w:rPr>
                <w:b/>
                <w:color w:val="0070C0"/>
              </w:rPr>
            </w:pPr>
            <w:r w:rsidRPr="00C7270B">
              <w:rPr>
                <w:b/>
                <w:color w:val="auto"/>
              </w:rPr>
              <w:t>Date:</w:t>
            </w:r>
            <w:r w:rsidRPr="00C7270B">
              <w:rPr>
                <w:b/>
                <w:color w:val="0070C0"/>
              </w:rPr>
              <w:br/>
            </w:r>
          </w:p>
        </w:tc>
      </w:tr>
    </w:tbl>
    <w:p w14:paraId="107DEB41" w14:textId="77777777" w:rsidR="007C4F6B" w:rsidRDefault="007C4F6B" w:rsidP="007C4F6B">
      <w:pPr>
        <w:pStyle w:val="Body10"/>
        <w:tabs>
          <w:tab w:val="clear" w:pos="2160"/>
          <w:tab w:val="clear" w:pos="2880"/>
          <w:tab w:val="clear" w:pos="3600"/>
          <w:tab w:val="clear" w:pos="4320"/>
          <w:tab w:val="clear" w:pos="5040"/>
          <w:tab w:val="left" w:pos="1830"/>
        </w:tabs>
        <w:spacing w:after="240"/>
      </w:pPr>
      <w:r>
        <w:br/>
      </w:r>
    </w:p>
    <w:p w14:paraId="49B6DC14" w14:textId="77777777" w:rsidR="009701E0" w:rsidRDefault="009701E0">
      <w:r>
        <w:br/>
      </w:r>
      <w:r>
        <w:br/>
      </w:r>
      <w:r>
        <w:br/>
      </w:r>
      <w:r>
        <w:br/>
      </w:r>
      <w:r>
        <w:br w:type="page"/>
      </w:r>
    </w:p>
    <w:p w14:paraId="0725BF57" w14:textId="77777777" w:rsidR="002A24AE" w:rsidRDefault="007C4F6B">
      <w:pPr>
        <w:pStyle w:val="BlankPage"/>
        <w:rPr>
          <w:sz w:val="48"/>
        </w:rPr>
      </w:pPr>
      <w:r>
        <w:rPr>
          <w:sz w:val="48"/>
        </w:rPr>
        <w:lastRenderedPageBreak/>
        <w:br/>
      </w:r>
      <w:r>
        <w:rPr>
          <w:sz w:val="48"/>
        </w:rPr>
        <w:br/>
      </w:r>
      <w:r>
        <w:rPr>
          <w:sz w:val="48"/>
        </w:rPr>
        <w:br/>
      </w:r>
      <w:r>
        <w:rPr>
          <w:sz w:val="48"/>
        </w:rPr>
        <w:br/>
      </w:r>
      <w:r>
        <w:rPr>
          <w:sz w:val="48"/>
        </w:rPr>
        <w:br/>
      </w:r>
      <w:r>
        <w:rPr>
          <w:sz w:val="48"/>
        </w:rPr>
        <w:br/>
      </w:r>
      <w:r w:rsidR="002A24AE">
        <w:rPr>
          <w:sz w:val="48"/>
        </w:rPr>
        <w:t xml:space="preserve">Emerson </w:t>
      </w:r>
      <w:r>
        <w:rPr>
          <w:sz w:val="48"/>
        </w:rPr>
        <w:t>Automation Solutions</w:t>
      </w:r>
    </w:p>
    <w:p w14:paraId="4E2A1870" w14:textId="77777777" w:rsidR="002A24AE" w:rsidRDefault="002A24AE">
      <w:pPr>
        <w:pStyle w:val="DIRTitle"/>
      </w:pPr>
      <w:r>
        <w:t>Product Development Department</w:t>
      </w:r>
    </w:p>
    <w:p w14:paraId="3FF8647E" w14:textId="77777777" w:rsidR="002A24AE" w:rsidRDefault="002A24AE">
      <w:pPr>
        <w:pStyle w:val="DIRTitle"/>
      </w:pPr>
      <w:smartTag w:uri="urn:schemas-microsoft-com:office:smarttags" w:element="Street">
        <w:smartTag w:uri="urn:schemas-microsoft-com:office:smarttags" w:element="address">
          <w:r>
            <w:t>200 Beta Drive</w:t>
          </w:r>
        </w:smartTag>
      </w:smartTag>
    </w:p>
    <w:p w14:paraId="37340D84" w14:textId="01C88E94" w:rsidR="002A24AE" w:rsidRDefault="002A24AE">
      <w:pPr>
        <w:pStyle w:val="DIRTitle"/>
      </w:pPr>
      <w:r>
        <w:t>Pittsburgh, P</w:t>
      </w:r>
      <w:r w:rsidR="00BD5272">
        <w:t>A</w:t>
      </w:r>
      <w:r>
        <w:t xml:space="preserve"> 15238</w:t>
      </w:r>
    </w:p>
    <w:p w14:paraId="62F74F54" w14:textId="77777777" w:rsidR="002A24AE" w:rsidRDefault="002A24AE">
      <w:pPr>
        <w:pStyle w:val="SectL1"/>
        <w:spacing w:after="240"/>
        <w:jc w:val="center"/>
        <w:rPr>
          <w:sz w:val="32"/>
        </w:rPr>
      </w:pPr>
    </w:p>
    <w:p w14:paraId="44AB2334" w14:textId="77777777" w:rsidR="002A24AE" w:rsidRDefault="002A24AE">
      <w:pPr>
        <w:pStyle w:val="UAListNext"/>
        <w:ind w:left="0" w:firstLine="0"/>
      </w:pPr>
    </w:p>
    <w:p w14:paraId="74726BFC" w14:textId="77777777" w:rsidR="002A24AE" w:rsidRDefault="002A24AE">
      <w:pPr>
        <w:pStyle w:val="UAListNext"/>
        <w:ind w:left="0" w:firstLine="0"/>
      </w:pPr>
    </w:p>
    <w:p w14:paraId="64A5AA8A" w14:textId="77777777" w:rsidR="002A24AE" w:rsidRDefault="002A24AE">
      <w:pPr>
        <w:pStyle w:val="UAListNext"/>
        <w:ind w:left="0" w:firstLine="0"/>
      </w:pPr>
    </w:p>
    <w:p w14:paraId="428C640C" w14:textId="77777777" w:rsidR="002A24AE" w:rsidRDefault="002A24AE"/>
    <w:p w14:paraId="1EE6FA20" w14:textId="77777777" w:rsidR="002A24AE" w:rsidRDefault="002A24AE"/>
    <w:sectPr w:rsidR="002A24AE">
      <w:headerReference w:type="default" r:id="rId21"/>
      <w:footerReference w:type="default" r:id="rId22"/>
      <w:pgSz w:w="12240" w:h="15840" w:code="1"/>
      <w:pgMar w:top="1440" w:right="1152" w:bottom="1440" w:left="1440" w:header="576"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77F4A" w14:textId="77777777" w:rsidR="00C04E34" w:rsidRDefault="00C04E34">
      <w:r>
        <w:separator/>
      </w:r>
    </w:p>
  </w:endnote>
  <w:endnote w:type="continuationSeparator" w:id="0">
    <w:p w14:paraId="69F73F2E" w14:textId="77777777" w:rsidR="00C04E34" w:rsidRDefault="00C04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4B8A" w14:textId="77777777" w:rsidR="00D252E2" w:rsidRDefault="00D252E2">
    <w:pPr>
      <w:pStyle w:val="Footer"/>
      <w:framePr w:wrap="auto" w:vAnchor="text" w:hAnchor="margin" w:xAlign="center" w:y="1"/>
      <w:rPr>
        <w:rStyle w:val="PageNumber"/>
      </w:rPr>
    </w:pPr>
  </w:p>
  <w:p w14:paraId="491A925F" w14:textId="2B7398F0" w:rsidR="00D252E2" w:rsidRPr="000778CE" w:rsidRDefault="00D252E2">
    <w:pPr>
      <w:pStyle w:val="Footer"/>
      <w:tabs>
        <w:tab w:val="left" w:pos="7920"/>
      </w:tabs>
    </w:pPr>
    <w:r>
      <w:tab/>
    </w:r>
    <w:r w:rsidR="0094556F">
      <w:fldChar w:fldCharType="begin"/>
    </w:r>
    <w:r w:rsidR="0094556F">
      <w:instrText xml:space="preserve"> FILENAME </w:instrText>
    </w:r>
    <w:r w:rsidR="0094556F">
      <w:fldChar w:fldCharType="separate"/>
    </w:r>
    <w:r w:rsidR="0094556F">
      <w:rPr>
        <w:noProof/>
      </w:rPr>
      <w:t>SRF</w:t>
    </w:r>
    <w:r w:rsidR="00B37BE8">
      <w:rPr>
        <w:noProof/>
      </w:rPr>
      <w:t>2347</w:t>
    </w:r>
    <w:r w:rsidR="0094556F">
      <w:rPr>
        <w:noProof/>
      </w:rPr>
      <w:t>_SVTP_rev1.</w:t>
    </w:r>
    <w:ins w:id="6" w:author="Jindal, Deepak [AUTOSOL/PWS/NOIDA]" w:date="2022-12-06T14:28:00Z">
      <w:r w:rsidR="000A7DE9">
        <w:rPr>
          <w:noProof/>
        </w:rPr>
        <w:t>4</w:t>
      </w:r>
    </w:ins>
    <w:del w:id="7" w:author="Jindal, Deepak [AUTOSOL/PWS/NOIDA]" w:date="2022-06-09T22:49:00Z">
      <w:r w:rsidR="0094556F" w:rsidDel="004D0967">
        <w:rPr>
          <w:noProof/>
        </w:rPr>
        <w:delText>0</w:delText>
      </w:r>
    </w:del>
    <w:r w:rsidR="0094556F">
      <w:rPr>
        <w:noProof/>
      </w:rPr>
      <w:t>.docx</w:t>
    </w:r>
    <w:r w:rsidR="0094556F">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4CF2" w14:textId="77777777" w:rsidR="00D252E2" w:rsidRDefault="00D252E2">
    <w:pPr>
      <w:pStyle w:val="Footer"/>
      <w:framePr w:wrap="auto" w:vAnchor="text" w:hAnchor="margin" w:xAlign="center" w:y="1"/>
      <w:rPr>
        <w:rStyle w:val="PageNumber"/>
      </w:rPr>
    </w:pPr>
  </w:p>
  <w:p w14:paraId="361DADEA" w14:textId="77777777" w:rsidR="00D252E2" w:rsidRDefault="00D252E2">
    <w:pPr>
      <w:pStyle w:val="Footer"/>
      <w:tabs>
        <w:tab w:val="clear" w:pos="8640"/>
        <w:tab w:val="right" w:pos="9000"/>
      </w:tabs>
    </w:pPr>
    <w:r>
      <w:t>____________________________________________________________________________________________</w:t>
    </w:r>
  </w:p>
  <w:p w14:paraId="2BA5C738" w14:textId="77777777" w:rsidR="00D252E2" w:rsidRDefault="00D252E2">
    <w:pPr>
      <w:pStyle w:val="Footer"/>
      <w:tabs>
        <w:tab w:val="clear" w:pos="8640"/>
        <w:tab w:val="right" w:pos="9000"/>
      </w:tabs>
    </w:pPr>
  </w:p>
  <w:p w14:paraId="11D887B0" w14:textId="2FB1D7DB" w:rsidR="00D252E2" w:rsidRPr="000778CE" w:rsidRDefault="00D252E2">
    <w:pPr>
      <w:pStyle w:val="Footer"/>
      <w:tabs>
        <w:tab w:val="clear" w:pos="8640"/>
        <w:tab w:val="right" w:pos="9630"/>
      </w:tabs>
      <w:jc w:val="right"/>
    </w:pPr>
    <w:r>
      <w:t xml:space="preserve">- </w:t>
    </w:r>
    <w:r>
      <w:fldChar w:fldCharType="begin"/>
    </w:r>
    <w:r>
      <w:instrText xml:space="preserve"> PAGE  \* MERGEFORMAT </w:instrText>
    </w:r>
    <w:r>
      <w:fldChar w:fldCharType="separate"/>
    </w:r>
    <w:r w:rsidR="007C4F6B">
      <w:rPr>
        <w:noProof/>
      </w:rPr>
      <w:t>14</w:t>
    </w:r>
    <w:r>
      <w:fldChar w:fldCharType="end"/>
    </w:r>
    <w:r>
      <w:t xml:space="preserve"> </w:t>
    </w:r>
    <w:r w:rsidRPr="000778CE">
      <w:t xml:space="preserve">-                                                          </w:t>
    </w:r>
    <w:fldSimple w:instr=" FILENAME  \* MERGEFORMAT ">
      <w:r w:rsidR="0094556F">
        <w:rPr>
          <w:noProof/>
        </w:rPr>
        <w:t>SRF</w:t>
      </w:r>
      <w:r w:rsidR="009B6547">
        <w:rPr>
          <w:noProof/>
        </w:rPr>
        <w:t>2347</w:t>
      </w:r>
      <w:r w:rsidR="0094556F">
        <w:rPr>
          <w:noProof/>
        </w:rPr>
        <w:t>_SVTP_rev1.</w:t>
      </w:r>
      <w:ins w:id="50" w:author="Jindal, Deepak [AUTOSOL/PWS/NOIDA]" w:date="2022-10-27T14:19:00Z">
        <w:r w:rsidR="00AD6898">
          <w:rPr>
            <w:noProof/>
          </w:rPr>
          <w:t>4</w:t>
        </w:r>
      </w:ins>
      <w:del w:id="51" w:author="Jindal, Deepak [AUTOSOL/PWS/NOIDA]" w:date="2022-06-09T22:48:00Z">
        <w:r w:rsidR="0094556F" w:rsidDel="004D0967">
          <w:rPr>
            <w:noProof/>
          </w:rPr>
          <w:delText>0</w:delText>
        </w:r>
      </w:del>
      <w:r w:rsidR="0094556F">
        <w:rPr>
          <w:noProof/>
        </w:rPr>
        <w:t>.docx</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A0D3" w14:textId="0813E4B2" w:rsidR="00D252E2" w:rsidRDefault="00D252E2">
    <w:pPr>
      <w:pStyle w:val="Footer"/>
      <w:tabs>
        <w:tab w:val="clear" w:pos="8640"/>
        <w:tab w:val="right" w:pos="9000"/>
      </w:tabs>
    </w:pPr>
    <w:r>
      <w:t>____________________________________________________________________________________________</w:t>
    </w:r>
  </w:p>
  <w:p w14:paraId="137A8730" w14:textId="77777777" w:rsidR="00D252E2" w:rsidRDefault="00D252E2">
    <w:pPr>
      <w:pStyle w:val="Footer"/>
      <w:tabs>
        <w:tab w:val="clear" w:pos="8640"/>
        <w:tab w:val="right" w:pos="9000"/>
      </w:tabs>
    </w:pPr>
  </w:p>
  <w:p w14:paraId="5EA0E951" w14:textId="0C5A33F1" w:rsidR="00D252E2" w:rsidRDefault="00D252E2" w:rsidP="00B815CF">
    <w:pPr>
      <w:pStyle w:val="Footer"/>
      <w:tabs>
        <w:tab w:val="clear" w:pos="8640"/>
        <w:tab w:val="right" w:pos="9630"/>
      </w:tabs>
      <w:jc w:val="center"/>
    </w:pPr>
    <w:r>
      <w:t xml:space="preserve">- </w:t>
    </w:r>
    <w:r>
      <w:fldChar w:fldCharType="begin"/>
    </w:r>
    <w:r>
      <w:instrText xml:space="preserve"> PAGE  \* MERGEFORMAT </w:instrText>
    </w:r>
    <w:r>
      <w:fldChar w:fldCharType="separate"/>
    </w:r>
    <w:r w:rsidR="007C4F6B">
      <w:rPr>
        <w:noProof/>
      </w:rPr>
      <w:t>15</w:t>
    </w:r>
    <w:r>
      <w:fldChar w:fldCharType="end"/>
    </w:r>
    <w:r>
      <w:t xml:space="preserve"> - </w:t>
    </w:r>
  </w:p>
  <w:p w14:paraId="5E23C10F" w14:textId="77777777" w:rsidR="00D252E2" w:rsidRDefault="00D252E2">
    <w:pPr>
      <w:pStyle w:val="Footer"/>
      <w:tabs>
        <w:tab w:val="clear" w:pos="8640"/>
        <w:tab w:val="right" w:pos="963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550E6" w14:textId="77777777" w:rsidR="00C04E34" w:rsidRDefault="00C04E34">
      <w:r>
        <w:separator/>
      </w:r>
    </w:p>
  </w:footnote>
  <w:footnote w:type="continuationSeparator" w:id="0">
    <w:p w14:paraId="15798FBE" w14:textId="77777777" w:rsidR="00C04E34" w:rsidRDefault="00C04E34">
      <w:r>
        <w:continuationSeparator/>
      </w:r>
    </w:p>
  </w:footnote>
  <w:footnote w:id="1">
    <w:p w14:paraId="79B04A2F" w14:textId="77777777" w:rsidR="00153EC9" w:rsidRDefault="00153EC9" w:rsidP="00153EC9">
      <w:pPr>
        <w:pStyle w:val="FootnoteText"/>
      </w:pPr>
      <w:r>
        <w:rPr>
          <w:rStyle w:val="FootnoteReference"/>
        </w:rPr>
        <w:footnoteRef/>
      </w:r>
      <w:r>
        <w:t xml:space="preserve"> The standalone controller may be either simplex or redundant.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23A5" w14:textId="77777777" w:rsidR="00D252E2" w:rsidRDefault="00D252E2">
    <w:pPr>
      <w:pStyle w:val="Header"/>
      <w:rPr>
        <w:color w:val="000080"/>
      </w:rPr>
    </w:pPr>
    <w:r>
      <w:rPr>
        <w:rFonts w:ascii="Arial" w:hAnsi="Arial"/>
        <w:b/>
        <w:color w:val="000080"/>
        <w:sz w:val="24"/>
      </w:rPr>
      <w:t xml:space="preserve">Emerson </w:t>
    </w:r>
    <w:r w:rsidR="007C4F6B">
      <w:rPr>
        <w:rFonts w:ascii="Arial" w:hAnsi="Arial"/>
        <w:b/>
        <w:color w:val="000080"/>
        <w:sz w:val="24"/>
      </w:rPr>
      <w:t>Automation Solutions</w:t>
    </w:r>
  </w:p>
  <w:p w14:paraId="030C5413" w14:textId="77777777" w:rsidR="00D252E2" w:rsidRDefault="00D252E2">
    <w:pPr>
      <w:pStyle w:val="Header"/>
      <w:jc w:val="center"/>
    </w:pPr>
    <w:r>
      <w:rPr>
        <w:rFonts w:ascii="Arial" w:hAnsi="Arial"/>
        <w:color w:val="0000FF"/>
        <w:sz w:val="28"/>
      </w:rPr>
      <w:t>Product Development Department</w:t>
    </w:r>
  </w:p>
  <w:p w14:paraId="0B021C5F" w14:textId="77777777" w:rsidR="00D252E2" w:rsidRDefault="001F0CE3">
    <w:pPr>
      <w:pStyle w:val="Header"/>
    </w:pPr>
    <w:r>
      <w:rPr>
        <w:noProof/>
      </w:rPr>
      <mc:AlternateContent>
        <mc:Choice Requires="wps">
          <w:drawing>
            <wp:anchor distT="0" distB="0" distL="114300" distR="114300" simplePos="0" relativeHeight="251657728" behindDoc="0" locked="0" layoutInCell="0" allowOverlap="1" wp14:anchorId="3D354A44" wp14:editId="406EE8F2">
              <wp:simplePos x="0" y="0"/>
              <wp:positionH relativeFrom="column">
                <wp:posOffset>0</wp:posOffset>
              </wp:positionH>
              <wp:positionV relativeFrom="paragraph">
                <wp:posOffset>64135</wp:posOffset>
              </wp:positionV>
              <wp:extent cx="6127115" cy="635"/>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7115" cy="635"/>
                      </a:xfrm>
                      <a:prstGeom prst="line">
                        <a:avLst/>
                      </a:prstGeom>
                      <a:noFill/>
                      <a:ln w="508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4BEA597"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05pt" to="482.4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" o:allowincell="f" strokeweight="4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3C21" w14:textId="77777777" w:rsidR="00D252E2" w:rsidRDefault="00D252E2">
    <w:pPr>
      <w:pStyle w:val="Header"/>
      <w:rPr>
        <w:b/>
      </w:rPr>
    </w:pPr>
    <w:r>
      <w:tab/>
    </w:r>
    <w:r>
      <w:rPr>
        <w:b/>
      </w:rPr>
      <w:t xml:space="preserve">Emerson </w:t>
    </w:r>
    <w:r w:rsidR="007C4F6B">
      <w:rPr>
        <w:b/>
      </w:rPr>
      <w:t>Automation Solutions</w:t>
    </w:r>
    <w:r>
      <w:rPr>
        <w:b/>
      </w:rPr>
      <w:t xml:space="preserve"> Proprietary Class 2</w:t>
    </w:r>
  </w:p>
  <w:p w14:paraId="4F1CB81F" w14:textId="77777777" w:rsidR="00D252E2" w:rsidRDefault="00D252E2">
    <w:pPr>
      <w:pStyle w:val="Header"/>
    </w:pPr>
    <w:r>
      <w:rPr>
        <w:b/>
      </w:rPr>
      <w:t>____________________________________________________________________________________________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0AFF6" w14:textId="77777777" w:rsidR="00D252E2" w:rsidRDefault="00D252E2">
    <w:pPr>
      <w:pStyle w:val="Header"/>
      <w:pBdr>
        <w:bottom w:val="single" w:sz="12" w:space="1" w:color="auto"/>
      </w:pBdr>
      <w:rPr>
        <w:b/>
      </w:rPr>
    </w:pPr>
    <w:r>
      <w:tab/>
    </w:r>
    <w:r>
      <w:rPr>
        <w:b/>
      </w:rPr>
      <w:t>Emerson Process Management Proprietary Class 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63B0" w14:textId="77777777" w:rsidR="00D252E2" w:rsidRDefault="00D252E2">
    <w:pPr>
      <w:pStyle w:val="Header"/>
      <w:rPr>
        <w:b/>
      </w:rPr>
    </w:pPr>
    <w:r>
      <w:tab/>
    </w:r>
    <w:r>
      <w:rPr>
        <w:b/>
      </w:rPr>
      <w:t xml:space="preserve">Emerson </w:t>
    </w:r>
    <w:r w:rsidR="007C4F6B">
      <w:rPr>
        <w:b/>
      </w:rPr>
      <w:t xml:space="preserve">Automation Solutions </w:t>
    </w:r>
    <w:r>
      <w:rPr>
        <w:b/>
      </w:rPr>
      <w:t>Proprietary Class 2</w:t>
    </w:r>
  </w:p>
  <w:p w14:paraId="6C863F63" w14:textId="77777777" w:rsidR="00D252E2" w:rsidRDefault="00D252E2">
    <w:pPr>
      <w:pStyle w:val="Header"/>
    </w:pPr>
    <w:r>
      <w:rPr>
        <w:b/>
      </w:rPr>
      <w:t>____________________________________________________________________________________________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2C9D" w14:textId="0FDF80BB" w:rsidR="00D252E2" w:rsidRDefault="00D252E2">
    <w:pPr>
      <w:pStyle w:val="Header"/>
      <w:rPr>
        <w:b/>
      </w:rPr>
    </w:pPr>
    <w:r>
      <w:tab/>
    </w:r>
    <w:r>
      <w:rPr>
        <w:b/>
      </w:rPr>
      <w:t xml:space="preserve">Emerson </w:t>
    </w:r>
    <w:r w:rsidR="00BD5272">
      <w:rPr>
        <w:b/>
      </w:rPr>
      <w:t>Automation Solutions</w:t>
    </w:r>
    <w:r>
      <w:rPr>
        <w:b/>
      </w:rPr>
      <w:t xml:space="preserve"> Proprietary Class 2</w:t>
    </w:r>
  </w:p>
  <w:p w14:paraId="329D72C1" w14:textId="77777777" w:rsidR="00D252E2" w:rsidRDefault="00D252E2">
    <w:pPr>
      <w:pStyle w:val="Header"/>
    </w:pPr>
    <w:r>
      <w:rPr>
        <w:b/>
      </w:rPr>
      <w:t>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20" w:legacyIndent="432"/>
      <w:lvlJc w:val="left"/>
      <w:pPr>
        <w:ind w:left="432" w:hanging="432"/>
      </w:pPr>
    </w:lvl>
    <w:lvl w:ilvl="1">
      <w:start w:val="1"/>
      <w:numFmt w:val="decimal"/>
      <w:lvlText w:val="%1.%2"/>
      <w:legacy w:legacy="1" w:legacySpace="120" w:legacyIndent="576"/>
      <w:lvlJc w:val="left"/>
      <w:pPr>
        <w:ind w:left="576" w:hanging="576"/>
      </w:pPr>
    </w:lvl>
    <w:lvl w:ilvl="2">
      <w:start w:val="1"/>
      <w:numFmt w:val="decimal"/>
      <w:pStyle w:val="Heading3"/>
      <w:lvlText w:val="%1.%2.%3"/>
      <w:legacy w:legacy="1" w:legacySpace="120" w:legacyIndent="720"/>
      <w:lvlJc w:val="left"/>
      <w:pPr>
        <w:ind w:left="720" w:hanging="720"/>
      </w:pPr>
    </w:lvl>
    <w:lvl w:ilvl="3">
      <w:start w:val="1"/>
      <w:numFmt w:val="decimal"/>
      <w:pStyle w:val="Heading4"/>
      <w:lvlText w:val="%1.%2.%3.%4"/>
      <w:legacy w:legacy="1" w:legacySpace="120" w:legacyIndent="864"/>
      <w:lvlJc w:val="left"/>
      <w:pPr>
        <w:ind w:left="864" w:hanging="864"/>
      </w:pPr>
    </w:lvl>
    <w:lvl w:ilvl="4">
      <w:start w:val="1"/>
      <w:numFmt w:val="decimal"/>
      <w:pStyle w:val="Heading5"/>
      <w:lvlText w:val="%1.%2.%3.%4.%5"/>
      <w:legacy w:legacy="1" w:legacySpace="120" w:legacyIndent="1008"/>
      <w:lvlJc w:val="left"/>
      <w:pPr>
        <w:ind w:left="1008" w:hanging="1008"/>
      </w:pPr>
    </w:lvl>
    <w:lvl w:ilvl="5">
      <w:start w:val="1"/>
      <w:numFmt w:val="decimal"/>
      <w:pStyle w:val="Heading6"/>
      <w:lvlText w:val="%1.%2.%3.%4.%5.%6"/>
      <w:legacy w:legacy="1" w:legacySpace="120" w:legacyIndent="1152"/>
      <w:lvlJc w:val="left"/>
      <w:pPr>
        <w:ind w:left="1152" w:hanging="1152"/>
      </w:pPr>
    </w:lvl>
    <w:lvl w:ilvl="6">
      <w:start w:val="1"/>
      <w:numFmt w:val="decimal"/>
      <w:pStyle w:val="Heading7"/>
      <w:lvlText w:val="%1.%2.%3.%4.%5.%6.%7"/>
      <w:legacy w:legacy="1" w:legacySpace="120" w:legacyIndent="1296"/>
      <w:lvlJc w:val="left"/>
      <w:pPr>
        <w:ind w:left="1296" w:hanging="1296"/>
      </w:pPr>
    </w:lvl>
    <w:lvl w:ilvl="7">
      <w:start w:val="1"/>
      <w:numFmt w:val="decimal"/>
      <w:pStyle w:val="Heading8"/>
      <w:lvlText w:val="%1.%2.%3.%4.%5.%6.%7.%8"/>
      <w:legacy w:legacy="1" w:legacySpace="120" w:legacyIndent="1440"/>
      <w:lvlJc w:val="left"/>
      <w:pPr>
        <w:ind w:left="1440" w:hanging="1440"/>
      </w:pPr>
    </w:lvl>
    <w:lvl w:ilvl="8">
      <w:start w:val="1"/>
      <w:numFmt w:val="decimal"/>
      <w:pStyle w:val="Heading9"/>
      <w:lvlText w:val="%1.%2.%3.%4.%5.%6.%7.%8.%9"/>
      <w:legacy w:legacy="1" w:legacySpace="120" w:legacyIndent="1584"/>
      <w:lvlJc w:val="left"/>
      <w:pPr>
        <w:ind w:left="1584" w:hanging="1584"/>
      </w:pPr>
    </w:lvl>
  </w:abstractNum>
  <w:abstractNum w:abstractNumId="1" w15:restartNumberingAfterBreak="0">
    <w:nsid w:val="01A70939"/>
    <w:multiLevelType w:val="hybridMultilevel"/>
    <w:tmpl w:val="045EC1FC"/>
    <w:lvl w:ilvl="0" w:tplc="FFFFFFFF">
      <w:start w:val="1"/>
      <w:numFmt w:val="lowerLetter"/>
      <w:lvlText w:val="%1)"/>
      <w:lvlJc w:val="left"/>
      <w:pPr>
        <w:ind w:left="720" w:hanging="360"/>
      </w:pPr>
      <w:rPr>
        <w:rFonts w:hint="default"/>
      </w:rPr>
    </w:lvl>
    <w:lvl w:ilvl="1" w:tplc="FFFFFFFF">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F42357"/>
    <w:multiLevelType w:val="hybridMultilevel"/>
    <w:tmpl w:val="F90492C8"/>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21B73C9"/>
    <w:multiLevelType w:val="hybridMultilevel"/>
    <w:tmpl w:val="BED698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7F75B3"/>
    <w:multiLevelType w:val="hybridMultilevel"/>
    <w:tmpl w:val="383005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2A3571A"/>
    <w:multiLevelType w:val="hybridMultilevel"/>
    <w:tmpl w:val="9FE8F122"/>
    <w:lvl w:ilvl="0" w:tplc="3B160406">
      <w:start w:val="1"/>
      <w:numFmt w:val="lowerLetter"/>
      <w:lvlText w:val="%1)"/>
      <w:lvlJc w:val="left"/>
      <w:pPr>
        <w:ind w:left="777" w:hanging="360"/>
      </w:pPr>
      <w:rPr>
        <w:rFonts w:hint="default"/>
      </w:r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6" w15:restartNumberingAfterBreak="0">
    <w:nsid w:val="031F6838"/>
    <w:multiLevelType w:val="hybridMultilevel"/>
    <w:tmpl w:val="BED6980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3DF3102"/>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780D7C"/>
    <w:multiLevelType w:val="hybridMultilevel"/>
    <w:tmpl w:val="28FA4C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4950AE5"/>
    <w:multiLevelType w:val="hybridMultilevel"/>
    <w:tmpl w:val="51DE42C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57B6248"/>
    <w:multiLevelType w:val="hybridMultilevel"/>
    <w:tmpl w:val="0D70F5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5C17D31"/>
    <w:multiLevelType w:val="hybridMultilevel"/>
    <w:tmpl w:val="738A0F8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62B557C"/>
    <w:multiLevelType w:val="hybridMultilevel"/>
    <w:tmpl w:val="EF70521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7335718"/>
    <w:multiLevelType w:val="hybridMultilevel"/>
    <w:tmpl w:val="DB8AB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9D4F55"/>
    <w:multiLevelType w:val="hybridMultilevel"/>
    <w:tmpl w:val="9D3C9E6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7FA4132"/>
    <w:multiLevelType w:val="hybridMultilevel"/>
    <w:tmpl w:val="A80E9FF4"/>
    <w:lvl w:ilvl="0" w:tplc="FFFFFFFF">
      <w:start w:val="1"/>
      <w:numFmt w:val="decimal"/>
      <w:lvlText w:val="%1."/>
      <w:lvlJc w:val="left"/>
      <w:pPr>
        <w:tabs>
          <w:tab w:val="num" w:pos="864"/>
        </w:tabs>
        <w:ind w:left="864" w:hanging="360"/>
      </w:pPr>
    </w:lvl>
    <w:lvl w:ilvl="1" w:tplc="FFFFFFFF">
      <w:start w:val="1"/>
      <w:numFmt w:val="decimal"/>
      <w:lvlText w:val="%2)"/>
      <w:lvlJc w:val="left"/>
      <w:pPr>
        <w:tabs>
          <w:tab w:val="num" w:pos="1584"/>
        </w:tabs>
        <w:ind w:left="1584" w:hanging="360"/>
      </w:pPr>
      <w:rPr>
        <w:rFonts w:hint="default"/>
      </w:rPr>
    </w:lvl>
    <w:lvl w:ilvl="2" w:tplc="BEC2881A">
      <w:start w:val="1"/>
      <w:numFmt w:val="lowerLetter"/>
      <w:lvlText w:val="%3."/>
      <w:lvlJc w:val="left"/>
      <w:pPr>
        <w:tabs>
          <w:tab w:val="num" w:pos="2484"/>
        </w:tabs>
        <w:ind w:left="2484" w:hanging="360"/>
      </w:pPr>
      <w:rPr>
        <w:rFonts w:hint="default"/>
      </w:rPr>
    </w:lvl>
    <w:lvl w:ilvl="3" w:tplc="FFFFFFFF" w:tentative="1">
      <w:start w:val="1"/>
      <w:numFmt w:val="decimal"/>
      <w:lvlText w:val="%4."/>
      <w:lvlJc w:val="left"/>
      <w:pPr>
        <w:tabs>
          <w:tab w:val="num" w:pos="3024"/>
        </w:tabs>
        <w:ind w:left="3024" w:hanging="360"/>
      </w:pPr>
    </w:lvl>
    <w:lvl w:ilvl="4" w:tplc="FFFFFFFF" w:tentative="1">
      <w:start w:val="1"/>
      <w:numFmt w:val="lowerLetter"/>
      <w:lvlText w:val="%5."/>
      <w:lvlJc w:val="left"/>
      <w:pPr>
        <w:tabs>
          <w:tab w:val="num" w:pos="3744"/>
        </w:tabs>
        <w:ind w:left="3744" w:hanging="360"/>
      </w:pPr>
    </w:lvl>
    <w:lvl w:ilvl="5" w:tplc="FFFFFFFF" w:tentative="1">
      <w:start w:val="1"/>
      <w:numFmt w:val="lowerRoman"/>
      <w:lvlText w:val="%6."/>
      <w:lvlJc w:val="right"/>
      <w:pPr>
        <w:tabs>
          <w:tab w:val="num" w:pos="4464"/>
        </w:tabs>
        <w:ind w:left="4464" w:hanging="180"/>
      </w:pPr>
    </w:lvl>
    <w:lvl w:ilvl="6" w:tplc="FFFFFFFF" w:tentative="1">
      <w:start w:val="1"/>
      <w:numFmt w:val="decimal"/>
      <w:lvlText w:val="%7."/>
      <w:lvlJc w:val="left"/>
      <w:pPr>
        <w:tabs>
          <w:tab w:val="num" w:pos="5184"/>
        </w:tabs>
        <w:ind w:left="5184" w:hanging="360"/>
      </w:pPr>
    </w:lvl>
    <w:lvl w:ilvl="7" w:tplc="FFFFFFFF" w:tentative="1">
      <w:start w:val="1"/>
      <w:numFmt w:val="lowerLetter"/>
      <w:lvlText w:val="%8."/>
      <w:lvlJc w:val="left"/>
      <w:pPr>
        <w:tabs>
          <w:tab w:val="num" w:pos="5904"/>
        </w:tabs>
        <w:ind w:left="5904" w:hanging="360"/>
      </w:pPr>
    </w:lvl>
    <w:lvl w:ilvl="8" w:tplc="FFFFFFFF" w:tentative="1">
      <w:start w:val="1"/>
      <w:numFmt w:val="lowerRoman"/>
      <w:lvlText w:val="%9."/>
      <w:lvlJc w:val="right"/>
      <w:pPr>
        <w:tabs>
          <w:tab w:val="num" w:pos="6624"/>
        </w:tabs>
        <w:ind w:left="6624" w:hanging="180"/>
      </w:pPr>
    </w:lvl>
  </w:abstractNum>
  <w:abstractNum w:abstractNumId="16" w15:restartNumberingAfterBreak="0">
    <w:nsid w:val="082E0557"/>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8E97C54"/>
    <w:multiLevelType w:val="hybridMultilevel"/>
    <w:tmpl w:val="A60219E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0A005F0C"/>
    <w:multiLevelType w:val="hybridMultilevel"/>
    <w:tmpl w:val="2F58BDA2"/>
    <w:lvl w:ilvl="0" w:tplc="E438F5F4">
      <w:start w:val="1"/>
      <w:numFmt w:val="lowerLetter"/>
      <w:lvlText w:val="%1)"/>
      <w:lvlJc w:val="left"/>
      <w:pPr>
        <w:ind w:left="777" w:hanging="360"/>
      </w:pPr>
      <w:rPr>
        <w:rFonts w:hint="default"/>
      </w:rPr>
    </w:lvl>
    <w:lvl w:ilvl="1" w:tplc="40090019" w:tentative="1">
      <w:start w:val="1"/>
      <w:numFmt w:val="lowerLetter"/>
      <w:lvlText w:val="%2."/>
      <w:lvlJc w:val="left"/>
      <w:pPr>
        <w:ind w:left="1497" w:hanging="360"/>
      </w:pPr>
    </w:lvl>
    <w:lvl w:ilvl="2" w:tplc="4009001B">
      <w:start w:val="1"/>
      <w:numFmt w:val="lowerRoman"/>
      <w:lvlText w:val="%3."/>
      <w:lvlJc w:val="right"/>
      <w:pPr>
        <w:ind w:left="2217" w:hanging="180"/>
      </w:pPr>
    </w:lvl>
    <w:lvl w:ilvl="3" w:tplc="4009000F">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19" w15:restartNumberingAfterBreak="0">
    <w:nsid w:val="0A2015FA"/>
    <w:multiLevelType w:val="multilevel"/>
    <w:tmpl w:val="BE72CC82"/>
    <w:lvl w:ilvl="0">
      <w:start w:val="1"/>
      <w:numFmt w:val="decimal"/>
      <w:lvlText w:val="%1.0"/>
      <w:legacy w:legacy="1" w:legacySpace="120" w:legacyIndent="432"/>
      <w:lvlJc w:val="left"/>
      <w:pPr>
        <w:ind w:left="432" w:hanging="432"/>
      </w:pPr>
    </w:lvl>
    <w:lvl w:ilvl="1">
      <w:numFmt w:val="none"/>
      <w:lvlText w:val="4.1"/>
      <w:legacy w:legacy="1" w:legacySpace="120" w:legacyIndent="576"/>
      <w:lvlJc w:val="left"/>
      <w:pPr>
        <w:ind w:left="1008" w:hanging="576"/>
      </w:pPr>
    </w:lvl>
    <w:lvl w:ilvl="2">
      <w:start w:val="1"/>
      <w:numFmt w:val="decimal"/>
      <w:lvlText w:val="4.1.%3"/>
      <w:legacy w:legacy="1" w:legacySpace="120" w:legacyIndent="720"/>
      <w:lvlJc w:val="left"/>
      <w:pPr>
        <w:ind w:left="1728" w:hanging="720"/>
      </w:pPr>
    </w:lvl>
    <w:lvl w:ilvl="3">
      <w:numFmt w:val="decimal"/>
      <w:lvlText w:val=".%4"/>
      <w:legacy w:legacy="1" w:legacySpace="0" w:legacyIndent="0"/>
      <w:lvlJc w:val="left"/>
    </w:lvl>
    <w:lvl w:ilvl="4">
      <w:numFmt w:val="decimal"/>
      <w:lvlText w:val=".%4.%5"/>
      <w:legacy w:legacy="1" w:legacySpace="0" w:legacyIndent="0"/>
      <w:lvlJc w:val="left"/>
    </w:lvl>
    <w:lvl w:ilvl="5">
      <w:numFmt w:val="decimal"/>
      <w:lvlText w:val=".%4.%5.%6"/>
      <w:legacy w:legacy="1" w:legacySpace="0" w:legacyIndent="0"/>
      <w:lvlJc w:val="left"/>
    </w:lvl>
    <w:lvl w:ilvl="6">
      <w:numFmt w:val="decimal"/>
      <w:lvlText w:val=".%4.%5.%6.%7"/>
      <w:legacy w:legacy="1" w:legacySpace="0" w:legacyIndent="0"/>
      <w:lvlJc w:val="left"/>
    </w:lvl>
    <w:lvl w:ilvl="7">
      <w:numFmt w:val="decimal"/>
      <w:lvlText w:val=".%4.%5.%6.%7.%8"/>
      <w:legacy w:legacy="1" w:legacySpace="0" w:legacyIndent="0"/>
      <w:lvlJc w:val="left"/>
    </w:lvl>
    <w:lvl w:ilvl="8">
      <w:numFmt w:val="decimal"/>
      <w:lvlText w:val=".%4.%5.%6.%7.%8.%9"/>
      <w:legacy w:legacy="1" w:legacySpace="120" w:legacyIndent="1584"/>
      <w:lvlJc w:val="left"/>
      <w:pPr>
        <w:ind w:left="3312" w:hanging="1584"/>
      </w:pPr>
    </w:lvl>
  </w:abstractNum>
  <w:abstractNum w:abstractNumId="20" w15:restartNumberingAfterBreak="0">
    <w:nsid w:val="0B9C10E2"/>
    <w:multiLevelType w:val="hybridMultilevel"/>
    <w:tmpl w:val="7378422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C7A61F2"/>
    <w:multiLevelType w:val="multilevel"/>
    <w:tmpl w:val="3A4E12C2"/>
    <w:lvl w:ilvl="0">
      <w:start w:val="5"/>
      <w:numFmt w:val="decimal"/>
      <w:suff w:val="space"/>
      <w:lvlText w:val="%1.0"/>
      <w:lvlJc w:val="left"/>
      <w:pPr>
        <w:ind w:left="0" w:firstLine="0"/>
      </w:pPr>
      <w:rPr>
        <w:rFonts w:hint="default"/>
      </w:rPr>
    </w:lvl>
    <w:lvl w:ilvl="1">
      <w:start w:val="3"/>
      <w:numFmt w:val="decimal"/>
      <w:suff w:val="space"/>
      <w:lvlText w:val="%1.%2"/>
      <w:lvlJc w:val="left"/>
      <w:pPr>
        <w:ind w:left="0" w:firstLine="0"/>
      </w:pPr>
      <w:rPr>
        <w:rFonts w:hint="default"/>
      </w:rPr>
    </w:lvl>
    <w:lvl w:ilvl="2">
      <w:start w:val="2"/>
      <w:numFmt w:val="decimal"/>
      <w:suff w:val="space"/>
      <w:lvlText w:val="%1.%2.%3"/>
      <w:lvlJc w:val="left"/>
      <w:pPr>
        <w:ind w:left="0" w:firstLine="0"/>
      </w:pPr>
      <w:rPr>
        <w:rFonts w:hint="default"/>
        <w:b/>
        <w:bCs/>
      </w:rPr>
    </w:lvl>
    <w:lvl w:ilvl="3">
      <w:start w:val="1"/>
      <w:numFmt w:val="decimal"/>
      <w:lvlRestart w:val="0"/>
      <w:suff w:val="space"/>
      <w:lvlText w:val="%1.%2.%3.%4"/>
      <w:lvlJc w:val="left"/>
      <w:pPr>
        <w:ind w:left="0" w:firstLine="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22" w15:restartNumberingAfterBreak="0">
    <w:nsid w:val="0D6F03CE"/>
    <w:multiLevelType w:val="hybridMultilevel"/>
    <w:tmpl w:val="7D6E74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D9F32DD"/>
    <w:multiLevelType w:val="hybridMultilevel"/>
    <w:tmpl w:val="0AACB7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0DDE2224"/>
    <w:multiLevelType w:val="multilevel"/>
    <w:tmpl w:val="F2F8D278"/>
    <w:lvl w:ilvl="0">
      <w:start w:val="5"/>
      <w:numFmt w:val="decimal"/>
      <w:lvlText w:val="%1.0"/>
      <w:lvlJc w:val="left"/>
      <w:pPr>
        <w:tabs>
          <w:tab w:val="num" w:pos="864"/>
        </w:tabs>
        <w:ind w:left="864" w:hanging="720"/>
      </w:pPr>
      <w:rPr>
        <w:rFonts w:hint="default"/>
        <w:b/>
        <w:sz w:val="36"/>
      </w:rPr>
    </w:lvl>
    <w:lvl w:ilvl="1">
      <w:start w:val="1"/>
      <w:numFmt w:val="decimal"/>
      <w:lvlText w:val="%1.%2"/>
      <w:lvlJc w:val="left"/>
      <w:pPr>
        <w:tabs>
          <w:tab w:val="num" w:pos="1440"/>
        </w:tabs>
        <w:ind w:left="1440" w:hanging="720"/>
      </w:pPr>
      <w:rPr>
        <w:rFonts w:ascii="Times New Roman" w:hAnsi="Times New Roman" w:hint="default"/>
        <w:b/>
        <w:i w:val="0"/>
        <w:sz w:val="32"/>
      </w:rPr>
    </w:lvl>
    <w:lvl w:ilvl="2">
      <w:start w:val="1"/>
      <w:numFmt w:val="decimal"/>
      <w:lvlText w:val="%1.%2.%3"/>
      <w:lvlJc w:val="left"/>
      <w:pPr>
        <w:tabs>
          <w:tab w:val="num" w:pos="2664"/>
        </w:tabs>
        <w:ind w:left="2304" w:hanging="720"/>
      </w:pPr>
      <w:rPr>
        <w:rFonts w:hint="default"/>
        <w:b/>
        <w:sz w:val="36"/>
      </w:rPr>
    </w:lvl>
    <w:lvl w:ilvl="3">
      <w:start w:val="1"/>
      <w:numFmt w:val="decimal"/>
      <w:lvlText w:val="%1.%2.%3.%4"/>
      <w:lvlJc w:val="left"/>
      <w:pPr>
        <w:tabs>
          <w:tab w:val="num" w:pos="3024"/>
        </w:tabs>
        <w:ind w:left="3024" w:hanging="720"/>
      </w:pPr>
      <w:rPr>
        <w:rFonts w:hint="default"/>
        <w:b/>
        <w:sz w:val="36"/>
      </w:rPr>
    </w:lvl>
    <w:lvl w:ilvl="4">
      <w:start w:val="1"/>
      <w:numFmt w:val="decimal"/>
      <w:lvlText w:val="%1.%2.%3.%4.%5"/>
      <w:lvlJc w:val="left"/>
      <w:pPr>
        <w:tabs>
          <w:tab w:val="num" w:pos="4104"/>
        </w:tabs>
        <w:ind w:left="4104" w:hanging="1080"/>
      </w:pPr>
      <w:rPr>
        <w:rFonts w:hint="default"/>
        <w:b/>
        <w:sz w:val="36"/>
      </w:rPr>
    </w:lvl>
    <w:lvl w:ilvl="5">
      <w:start w:val="1"/>
      <w:numFmt w:val="decimal"/>
      <w:lvlText w:val="%1.%2.%3.%4.%5.%6"/>
      <w:lvlJc w:val="left"/>
      <w:pPr>
        <w:tabs>
          <w:tab w:val="num" w:pos="4824"/>
        </w:tabs>
        <w:ind w:left="4824" w:hanging="1080"/>
      </w:pPr>
      <w:rPr>
        <w:rFonts w:hint="default"/>
        <w:b/>
        <w:sz w:val="36"/>
      </w:rPr>
    </w:lvl>
    <w:lvl w:ilvl="6">
      <w:start w:val="1"/>
      <w:numFmt w:val="decimal"/>
      <w:lvlText w:val="%1.%2.%3.%4.%5.%6.%7"/>
      <w:lvlJc w:val="left"/>
      <w:pPr>
        <w:tabs>
          <w:tab w:val="num" w:pos="5904"/>
        </w:tabs>
        <w:ind w:left="5904" w:hanging="1440"/>
      </w:pPr>
      <w:rPr>
        <w:rFonts w:hint="default"/>
        <w:b/>
        <w:sz w:val="36"/>
      </w:rPr>
    </w:lvl>
    <w:lvl w:ilvl="7">
      <w:start w:val="1"/>
      <w:numFmt w:val="decimal"/>
      <w:lvlText w:val="%1.%2.%3.%4.%5.%6.%7.%8"/>
      <w:lvlJc w:val="left"/>
      <w:pPr>
        <w:tabs>
          <w:tab w:val="num" w:pos="6624"/>
        </w:tabs>
        <w:ind w:left="6624" w:hanging="1440"/>
      </w:pPr>
      <w:rPr>
        <w:rFonts w:hint="default"/>
        <w:b/>
        <w:sz w:val="36"/>
      </w:rPr>
    </w:lvl>
    <w:lvl w:ilvl="8">
      <w:start w:val="1"/>
      <w:numFmt w:val="decimal"/>
      <w:lvlText w:val="%1.%2.%3.%4.%5.%6.%7.%8.%9"/>
      <w:lvlJc w:val="left"/>
      <w:pPr>
        <w:tabs>
          <w:tab w:val="num" w:pos="7704"/>
        </w:tabs>
        <w:ind w:left="7704" w:hanging="1800"/>
      </w:pPr>
      <w:rPr>
        <w:rFonts w:hint="default"/>
        <w:b/>
        <w:sz w:val="36"/>
      </w:rPr>
    </w:lvl>
  </w:abstractNum>
  <w:abstractNum w:abstractNumId="25" w15:restartNumberingAfterBreak="0">
    <w:nsid w:val="0E9C1E66"/>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01653B3"/>
    <w:multiLevelType w:val="hybridMultilevel"/>
    <w:tmpl w:val="8C7034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01F1A26"/>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0583924"/>
    <w:multiLevelType w:val="multilevel"/>
    <w:tmpl w:val="AD005E6E"/>
    <w:lvl w:ilvl="0">
      <w:start w:val="5"/>
      <w:numFmt w:val="decimal"/>
      <w:suff w:val="space"/>
      <w:lvlText w:val="%1.0"/>
      <w:lvlJc w:val="left"/>
      <w:pPr>
        <w:ind w:left="0" w:firstLine="0"/>
      </w:pPr>
      <w:rPr>
        <w:rFonts w:hint="default"/>
      </w:rPr>
    </w:lvl>
    <w:lvl w:ilvl="1">
      <w:start w:val="10"/>
      <w:numFmt w:val="decimal"/>
      <w:lvlText w:val="%1.%2"/>
      <w:lvlJc w:val="left"/>
      <w:pPr>
        <w:ind w:left="0" w:firstLine="851"/>
      </w:pPr>
      <w:rPr>
        <w:rFonts w:hint="default"/>
      </w:rPr>
    </w:lvl>
    <w:lvl w:ilvl="2">
      <w:start w:val="3"/>
      <w:numFmt w:val="decimal"/>
      <w:lvlText w:val="%1.%2.%3"/>
      <w:lvlJc w:val="left"/>
      <w:pPr>
        <w:ind w:left="0" w:firstLine="0"/>
      </w:pPr>
      <w:rPr>
        <w:rFonts w:ascii="Times" w:hAnsi="Times" w:cs="Times" w:hint="default"/>
        <w:b/>
        <w:bCs/>
        <w:sz w:val="24"/>
        <w:szCs w:val="24"/>
      </w:rPr>
    </w:lvl>
    <w:lvl w:ilvl="3">
      <w:start w:val="1"/>
      <w:numFmt w:val="decimal"/>
      <w:lvlRestart w:val="0"/>
      <w:suff w:val="space"/>
      <w:lvlText w:val="%1.%2.%3.%4"/>
      <w:lvlJc w:val="left"/>
      <w:pPr>
        <w:ind w:left="0" w:firstLine="0"/>
      </w:pPr>
      <w:rPr>
        <w:rFonts w:hint="default"/>
        <w:b/>
        <w:bCs/>
        <w:sz w:val="24"/>
        <w:szCs w:val="24"/>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29" w15:restartNumberingAfterBreak="0">
    <w:nsid w:val="10D90E93"/>
    <w:multiLevelType w:val="multilevel"/>
    <w:tmpl w:val="F2E03ECA"/>
    <w:lvl w:ilvl="0">
      <w:start w:val="5"/>
      <w:numFmt w:val="decimal"/>
      <w:suff w:val="space"/>
      <w:lvlText w:val="%1.0"/>
      <w:lvlJc w:val="left"/>
      <w:pPr>
        <w:ind w:left="0" w:firstLine="0"/>
      </w:pPr>
      <w:rPr>
        <w:rFonts w:hint="default"/>
      </w:rPr>
    </w:lvl>
    <w:lvl w:ilvl="1">
      <w:start w:val="10"/>
      <w:numFmt w:val="decimal"/>
      <w:lvlText w:val="%1.%2"/>
      <w:lvlJc w:val="left"/>
      <w:pPr>
        <w:ind w:left="0" w:firstLine="851"/>
      </w:pPr>
      <w:rPr>
        <w:rFonts w:hint="default"/>
      </w:rPr>
    </w:lvl>
    <w:lvl w:ilvl="2">
      <w:start w:val="7"/>
      <w:numFmt w:val="decimal"/>
      <w:lvlText w:val="%1.%2.%3"/>
      <w:lvlJc w:val="left"/>
      <w:pPr>
        <w:ind w:left="0" w:firstLine="0"/>
      </w:pPr>
      <w:rPr>
        <w:rFonts w:ascii="Times" w:hAnsi="Times" w:cs="Times" w:hint="default"/>
        <w:b/>
        <w:bCs/>
        <w:sz w:val="24"/>
        <w:szCs w:val="24"/>
      </w:rPr>
    </w:lvl>
    <w:lvl w:ilvl="3">
      <w:start w:val="1"/>
      <w:numFmt w:val="decimal"/>
      <w:lvlRestart w:val="0"/>
      <w:suff w:val="space"/>
      <w:lvlText w:val="%1.%2.%3.%4"/>
      <w:lvlJc w:val="left"/>
      <w:pPr>
        <w:ind w:left="0" w:firstLine="0"/>
      </w:pPr>
      <w:rPr>
        <w:rFonts w:hint="default"/>
        <w:b/>
        <w:bCs/>
        <w:sz w:val="24"/>
        <w:szCs w:val="24"/>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30" w15:restartNumberingAfterBreak="0">
    <w:nsid w:val="11826DEB"/>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26A2C08"/>
    <w:multiLevelType w:val="hybridMultilevel"/>
    <w:tmpl w:val="72604D3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26E484B"/>
    <w:multiLevelType w:val="hybridMultilevel"/>
    <w:tmpl w:val="883AA73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38D29D1"/>
    <w:multiLevelType w:val="hybridMultilevel"/>
    <w:tmpl w:val="446AEDC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13E20459"/>
    <w:multiLevelType w:val="hybridMultilevel"/>
    <w:tmpl w:val="33C46FC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14A35323"/>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61B2D4A"/>
    <w:multiLevelType w:val="hybridMultilevel"/>
    <w:tmpl w:val="3830057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7233E3E"/>
    <w:multiLevelType w:val="hybridMultilevel"/>
    <w:tmpl w:val="DB8AC622"/>
    <w:lvl w:ilvl="0" w:tplc="AF40D2FC">
      <w:start w:val="1"/>
      <w:numFmt w:val="lowerRoman"/>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78751CA"/>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7DD2F21"/>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80A7EAB"/>
    <w:multiLevelType w:val="hybridMultilevel"/>
    <w:tmpl w:val="6610EFE6"/>
    <w:lvl w:ilvl="0" w:tplc="40090013">
      <w:start w:val="1"/>
      <w:numFmt w:val="upp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18C6184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191166C4"/>
    <w:multiLevelType w:val="hybridMultilevel"/>
    <w:tmpl w:val="FB2A41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191317E8"/>
    <w:multiLevelType w:val="hybridMultilevel"/>
    <w:tmpl w:val="B4C0962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98D5A7C"/>
    <w:multiLevelType w:val="hybridMultilevel"/>
    <w:tmpl w:val="A40CCB1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1A52621A"/>
    <w:multiLevelType w:val="hybridMultilevel"/>
    <w:tmpl w:val="AAFE58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1AA72ED2"/>
    <w:multiLevelType w:val="hybridMultilevel"/>
    <w:tmpl w:val="952C62B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1AF42BAC"/>
    <w:multiLevelType w:val="hybridMultilevel"/>
    <w:tmpl w:val="0D7499A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B7F04D7"/>
    <w:multiLevelType w:val="hybridMultilevel"/>
    <w:tmpl w:val="5BCE57F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1BDC7DE8"/>
    <w:multiLevelType w:val="hybridMultilevel"/>
    <w:tmpl w:val="A60219E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1C1C2571"/>
    <w:multiLevelType w:val="hybridMultilevel"/>
    <w:tmpl w:val="FB2A41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74054"/>
    <w:multiLevelType w:val="hybridMultilevel"/>
    <w:tmpl w:val="3F6A12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1C942003"/>
    <w:multiLevelType w:val="hybridMultilevel"/>
    <w:tmpl w:val="8D68743C"/>
    <w:lvl w:ilvl="0" w:tplc="FFFFFFFF">
      <w:start w:val="1"/>
      <w:numFmt w:val="lowerLetter"/>
      <w:lvlText w:val="%1)"/>
      <w:lvlJc w:val="left"/>
      <w:pPr>
        <w:ind w:left="720" w:hanging="360"/>
      </w:pPr>
      <w:rPr>
        <w:rFonts w:hint="default"/>
      </w:rPr>
    </w:lvl>
    <w:lvl w:ilvl="1" w:tplc="40090013">
      <w:start w:val="1"/>
      <w:numFmt w:val="upp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D2A793E"/>
    <w:multiLevelType w:val="hybridMultilevel"/>
    <w:tmpl w:val="EFA884F6"/>
    <w:lvl w:ilvl="0" w:tplc="7368FC6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1E2E0593"/>
    <w:multiLevelType w:val="hybridMultilevel"/>
    <w:tmpl w:val="47C6CDB0"/>
    <w:lvl w:ilvl="0" w:tplc="E68AED2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1ECB0CB6"/>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F1113B5"/>
    <w:multiLevelType w:val="hybridMultilevel"/>
    <w:tmpl w:val="C65C455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F604B61"/>
    <w:multiLevelType w:val="hybridMultilevel"/>
    <w:tmpl w:val="8DF2FF5C"/>
    <w:lvl w:ilvl="0" w:tplc="40090017">
      <w:start w:val="1"/>
      <w:numFmt w:val="lowerLetter"/>
      <w:lvlText w:val="%1)"/>
      <w:lvlJc w:val="left"/>
      <w:pPr>
        <w:ind w:left="720" w:hanging="360"/>
      </w:pPr>
      <w:rPr>
        <w:rFonts w:hint="default"/>
      </w:rPr>
    </w:lvl>
    <w:lvl w:ilvl="1" w:tplc="40090013">
      <w:start w:val="1"/>
      <w:numFmt w:val="upp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220A0E64"/>
    <w:multiLevelType w:val="hybridMultilevel"/>
    <w:tmpl w:val="6AC6C89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3262348"/>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3676EF2"/>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3CC78AB"/>
    <w:multiLevelType w:val="hybridMultilevel"/>
    <w:tmpl w:val="5A34E37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251C6EBC"/>
    <w:multiLevelType w:val="hybridMultilevel"/>
    <w:tmpl w:val="A9B627D4"/>
    <w:lvl w:ilvl="0" w:tplc="D854AE50">
      <w:start w:val="1"/>
      <w:numFmt w:val="lowerLetter"/>
      <w:lvlText w:val="%1)"/>
      <w:lvlJc w:val="left"/>
      <w:pPr>
        <w:ind w:left="2340" w:hanging="360"/>
      </w:pPr>
      <w:rPr>
        <w:rFonts w:hint="default"/>
      </w:r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63" w15:restartNumberingAfterBreak="0">
    <w:nsid w:val="25DC1E8B"/>
    <w:multiLevelType w:val="hybridMultilevel"/>
    <w:tmpl w:val="CDD4C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6665D71"/>
    <w:multiLevelType w:val="hybridMultilevel"/>
    <w:tmpl w:val="E486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7EC4C34"/>
    <w:multiLevelType w:val="hybridMultilevel"/>
    <w:tmpl w:val="FE8AC14C"/>
    <w:lvl w:ilvl="0" w:tplc="7368FC6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282A06B5"/>
    <w:multiLevelType w:val="hybridMultilevel"/>
    <w:tmpl w:val="678013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965424A"/>
    <w:multiLevelType w:val="hybridMultilevel"/>
    <w:tmpl w:val="A988680E"/>
    <w:lvl w:ilvl="0" w:tplc="7368FC6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29E04177"/>
    <w:multiLevelType w:val="multilevel"/>
    <w:tmpl w:val="B07AB7F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520"/>
        </w:tabs>
        <w:ind w:left="2520" w:hanging="108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69" w15:restartNumberingAfterBreak="0">
    <w:nsid w:val="2B616739"/>
    <w:multiLevelType w:val="hybridMultilevel"/>
    <w:tmpl w:val="8A0C6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B952696"/>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BC02E95"/>
    <w:multiLevelType w:val="hybridMultilevel"/>
    <w:tmpl w:val="1B8040B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2BDD6D28"/>
    <w:multiLevelType w:val="hybridMultilevel"/>
    <w:tmpl w:val="FE98CA3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CA27946"/>
    <w:multiLevelType w:val="hybridMultilevel"/>
    <w:tmpl w:val="9FFCF85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2CF3320E"/>
    <w:multiLevelType w:val="hybridMultilevel"/>
    <w:tmpl w:val="232CAE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2DD754C7"/>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2DFF43A4"/>
    <w:multiLevelType w:val="hybridMultilevel"/>
    <w:tmpl w:val="3AD44D1A"/>
    <w:lvl w:ilvl="0" w:tplc="B7BAEE9A">
      <w:start w:val="1"/>
      <w:numFmt w:val="lowerLetter"/>
      <w:lvlText w:val="%1)"/>
      <w:lvlJc w:val="left"/>
      <w:pPr>
        <w:ind w:left="1080" w:hanging="360"/>
      </w:pPr>
      <w:rPr>
        <w:rFonts w:ascii="Times" w:hAnsi="Times" w:hint="default"/>
        <w:color w:val="0000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7" w15:restartNumberingAfterBreak="0">
    <w:nsid w:val="2E507EE6"/>
    <w:multiLevelType w:val="hybridMultilevel"/>
    <w:tmpl w:val="6C00954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EE708A7"/>
    <w:multiLevelType w:val="hybridMultilevel"/>
    <w:tmpl w:val="0E32E86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2F4F2BCB"/>
    <w:multiLevelType w:val="hybridMultilevel"/>
    <w:tmpl w:val="5D9CB80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30126B6D"/>
    <w:multiLevelType w:val="hybridMultilevel"/>
    <w:tmpl w:val="1246629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307355FD"/>
    <w:multiLevelType w:val="hybridMultilevel"/>
    <w:tmpl w:val="EF70521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0A553EF"/>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0E33FD9"/>
    <w:multiLevelType w:val="hybridMultilevel"/>
    <w:tmpl w:val="678013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331D1D6D"/>
    <w:multiLevelType w:val="hybridMultilevel"/>
    <w:tmpl w:val="324288D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3323166B"/>
    <w:multiLevelType w:val="hybridMultilevel"/>
    <w:tmpl w:val="3AD44D1A"/>
    <w:lvl w:ilvl="0" w:tplc="FFFFFFFF">
      <w:start w:val="1"/>
      <w:numFmt w:val="lowerLetter"/>
      <w:lvlText w:val="%1)"/>
      <w:lvlJc w:val="left"/>
      <w:pPr>
        <w:ind w:left="1080" w:hanging="360"/>
      </w:pPr>
      <w:rPr>
        <w:rFonts w:ascii="Times" w:hAnsi="Times" w:hint="default"/>
        <w:color w:val="00000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6" w15:restartNumberingAfterBreak="0">
    <w:nsid w:val="33D07BFC"/>
    <w:multiLevelType w:val="multilevel"/>
    <w:tmpl w:val="2E6659FA"/>
    <w:lvl w:ilvl="0">
      <w:start w:val="5"/>
      <w:numFmt w:val="decimal"/>
      <w:suff w:val="space"/>
      <w:lvlText w:val="%1.0"/>
      <w:lvlJc w:val="left"/>
      <w:pPr>
        <w:ind w:left="0" w:firstLine="0"/>
      </w:pPr>
      <w:rPr>
        <w:rFonts w:hint="default"/>
      </w:rPr>
    </w:lvl>
    <w:lvl w:ilvl="1">
      <w:start w:val="3"/>
      <w:numFmt w:val="decimal"/>
      <w:suff w:val="space"/>
      <w:lvlText w:val="%1.%2"/>
      <w:lvlJc w:val="left"/>
      <w:pPr>
        <w:ind w:left="0" w:firstLine="0"/>
      </w:pPr>
      <w:rPr>
        <w:rFonts w:hint="default"/>
      </w:rPr>
    </w:lvl>
    <w:lvl w:ilvl="2">
      <w:start w:val="2"/>
      <w:numFmt w:val="decimal"/>
      <w:suff w:val="space"/>
      <w:lvlText w:val="%1.%2.%3"/>
      <w:lvlJc w:val="left"/>
      <w:pPr>
        <w:ind w:left="0" w:firstLine="0"/>
      </w:pPr>
      <w:rPr>
        <w:rFonts w:hint="default"/>
        <w:b/>
        <w:bCs/>
      </w:rPr>
    </w:lvl>
    <w:lvl w:ilvl="3">
      <w:start w:val="1"/>
      <w:numFmt w:val="decimal"/>
      <w:lvlRestart w:val="0"/>
      <w:suff w:val="space"/>
      <w:lvlText w:val="%1.%2.%3.%4"/>
      <w:lvlJc w:val="left"/>
      <w:pPr>
        <w:ind w:left="0" w:firstLine="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87" w15:restartNumberingAfterBreak="0">
    <w:nsid w:val="33E0464F"/>
    <w:multiLevelType w:val="multilevel"/>
    <w:tmpl w:val="A580C638"/>
    <w:lvl w:ilvl="0">
      <w:start w:val="5"/>
      <w:numFmt w:val="decimal"/>
      <w:suff w:val="space"/>
      <w:lvlText w:val="%1.0"/>
      <w:lvlJc w:val="left"/>
      <w:pPr>
        <w:ind w:left="0" w:firstLine="0"/>
      </w:pPr>
      <w:rPr>
        <w:rFonts w:hint="default"/>
      </w:rPr>
    </w:lvl>
    <w:lvl w:ilvl="1">
      <w:start w:val="1"/>
      <w:numFmt w:val="decimal"/>
      <w:lvlText w:val="%1.%2"/>
      <w:lvlJc w:val="left"/>
      <w:pPr>
        <w:ind w:left="0" w:firstLine="851"/>
      </w:pPr>
      <w:rPr>
        <w:rFonts w:hint="default"/>
      </w:rPr>
    </w:lvl>
    <w:lvl w:ilvl="2">
      <w:start w:val="1"/>
      <w:numFmt w:val="decimal"/>
      <w:lvlText w:val="%1.%2.%3"/>
      <w:lvlJc w:val="left"/>
      <w:pPr>
        <w:ind w:left="0" w:firstLine="0"/>
      </w:pPr>
      <w:rPr>
        <w:rFonts w:hint="default"/>
        <w:b/>
        <w:bCs/>
      </w:rPr>
    </w:lvl>
    <w:lvl w:ilvl="3">
      <w:start w:val="1"/>
      <w:numFmt w:val="decimal"/>
      <w:lvlRestart w:val="0"/>
      <w:suff w:val="space"/>
      <w:lvlText w:val="%1.%2.%3.%4"/>
      <w:lvlJc w:val="left"/>
      <w:pPr>
        <w:ind w:left="0" w:firstLine="0"/>
      </w:pPr>
      <w:rPr>
        <w:rFonts w:hint="default"/>
        <w:b/>
        <w:bCs w:val="0"/>
      </w:rPr>
    </w:lvl>
    <w:lvl w:ilvl="4">
      <w:start w:val="1"/>
      <w:numFmt w:val="decimal"/>
      <w:suff w:val="space"/>
      <w:lvlText w:val="%1.%2.%3.%4.%5"/>
      <w:lvlJc w:val="left"/>
      <w:pPr>
        <w:ind w:left="1474" w:hanging="1474"/>
      </w:pPr>
      <w:rPr>
        <w:rFonts w:hint="default"/>
        <w:b/>
        <w:bCs/>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88" w15:restartNumberingAfterBreak="0">
    <w:nsid w:val="343E615E"/>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345315F1"/>
    <w:multiLevelType w:val="hybridMultilevel"/>
    <w:tmpl w:val="E916B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54F55AF"/>
    <w:multiLevelType w:val="hybridMultilevel"/>
    <w:tmpl w:val="AA82D0C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35536B0F"/>
    <w:multiLevelType w:val="hybridMultilevel"/>
    <w:tmpl w:val="9F86578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362158BF"/>
    <w:multiLevelType w:val="multilevel"/>
    <w:tmpl w:val="E982B5E4"/>
    <w:lvl w:ilvl="0">
      <w:start w:val="5"/>
      <w:numFmt w:val="decimal"/>
      <w:suff w:val="space"/>
      <w:lvlText w:val="%1.0"/>
      <w:lvlJc w:val="left"/>
      <w:pPr>
        <w:ind w:left="0" w:firstLine="0"/>
      </w:pPr>
      <w:rPr>
        <w:rFonts w:hint="default"/>
      </w:rPr>
    </w:lvl>
    <w:lvl w:ilvl="1">
      <w:start w:val="10"/>
      <w:numFmt w:val="decimal"/>
      <w:lvlText w:val="%1.%2"/>
      <w:lvlJc w:val="left"/>
      <w:pPr>
        <w:ind w:left="0" w:firstLine="851"/>
      </w:pPr>
      <w:rPr>
        <w:rFonts w:hint="default"/>
      </w:rPr>
    </w:lvl>
    <w:lvl w:ilvl="2">
      <w:start w:val="5"/>
      <w:numFmt w:val="decimal"/>
      <w:lvlText w:val="%1.%2.%3"/>
      <w:lvlJc w:val="left"/>
      <w:pPr>
        <w:ind w:left="0" w:firstLine="0"/>
      </w:pPr>
      <w:rPr>
        <w:rFonts w:ascii="Times" w:hAnsi="Times" w:cs="Times" w:hint="default"/>
        <w:b/>
        <w:bCs/>
        <w:sz w:val="24"/>
        <w:szCs w:val="24"/>
      </w:rPr>
    </w:lvl>
    <w:lvl w:ilvl="3">
      <w:start w:val="1"/>
      <w:numFmt w:val="decimal"/>
      <w:lvlRestart w:val="0"/>
      <w:suff w:val="space"/>
      <w:lvlText w:val="%1.%2.%3.%4"/>
      <w:lvlJc w:val="left"/>
      <w:pPr>
        <w:ind w:left="0" w:firstLine="0"/>
      </w:pPr>
      <w:rPr>
        <w:rFonts w:hint="default"/>
        <w:b/>
        <w:bCs/>
        <w:sz w:val="24"/>
        <w:szCs w:val="24"/>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93" w15:restartNumberingAfterBreak="0">
    <w:nsid w:val="36244E0B"/>
    <w:multiLevelType w:val="hybridMultilevel"/>
    <w:tmpl w:val="98E4EB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4" w15:restartNumberingAfterBreak="0">
    <w:nsid w:val="36290D65"/>
    <w:multiLevelType w:val="hybridMultilevel"/>
    <w:tmpl w:val="73BEA63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36650AFA"/>
    <w:multiLevelType w:val="hybridMultilevel"/>
    <w:tmpl w:val="113A40D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368C589D"/>
    <w:multiLevelType w:val="hybridMultilevel"/>
    <w:tmpl w:val="AAD8A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7132131"/>
    <w:multiLevelType w:val="hybridMultilevel"/>
    <w:tmpl w:val="71E028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37866175"/>
    <w:multiLevelType w:val="hybridMultilevel"/>
    <w:tmpl w:val="423C4D3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386E1896"/>
    <w:multiLevelType w:val="hybridMultilevel"/>
    <w:tmpl w:val="41E205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38944966"/>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38EE545B"/>
    <w:multiLevelType w:val="hybridMultilevel"/>
    <w:tmpl w:val="1EF05E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39676C12"/>
    <w:multiLevelType w:val="hybridMultilevel"/>
    <w:tmpl w:val="94A0562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3ABB670A"/>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BF27124"/>
    <w:multiLevelType w:val="hybridMultilevel"/>
    <w:tmpl w:val="C5B8B4E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3C6E0CD9"/>
    <w:multiLevelType w:val="hybridMultilevel"/>
    <w:tmpl w:val="1EF05E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D6478C4"/>
    <w:multiLevelType w:val="hybridMultilevel"/>
    <w:tmpl w:val="E020BE9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3EC008F0"/>
    <w:multiLevelType w:val="hybridMultilevel"/>
    <w:tmpl w:val="EFF8B9B0"/>
    <w:lvl w:ilvl="0" w:tplc="FFFFFFFF">
      <w:start w:val="1"/>
      <w:numFmt w:val="lowerLetter"/>
      <w:lvlText w:val="%1)"/>
      <w:lvlJc w:val="left"/>
      <w:pPr>
        <w:ind w:left="720" w:hanging="360"/>
      </w:pPr>
      <w:rPr>
        <w:rFonts w:hint="default"/>
      </w:rPr>
    </w:lvl>
    <w:lvl w:ilvl="1" w:tplc="FFFFFFFF">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3F3A45F5"/>
    <w:multiLevelType w:val="hybridMultilevel"/>
    <w:tmpl w:val="952C62B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FBC4B4C"/>
    <w:multiLevelType w:val="hybridMultilevel"/>
    <w:tmpl w:val="7DF253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3FCD5D5A"/>
    <w:multiLevelType w:val="hybridMultilevel"/>
    <w:tmpl w:val="C77451B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3FDF08FE"/>
    <w:multiLevelType w:val="hybridMultilevel"/>
    <w:tmpl w:val="A4028B2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411B6F5D"/>
    <w:multiLevelType w:val="hybridMultilevel"/>
    <w:tmpl w:val="045EC1FC"/>
    <w:lvl w:ilvl="0" w:tplc="FFFFFFFF">
      <w:start w:val="1"/>
      <w:numFmt w:val="lowerLetter"/>
      <w:lvlText w:val="%1)"/>
      <w:lvlJc w:val="left"/>
      <w:pPr>
        <w:ind w:left="720" w:hanging="360"/>
      </w:pPr>
      <w:rPr>
        <w:rFonts w:hint="default"/>
      </w:rPr>
    </w:lvl>
    <w:lvl w:ilvl="1" w:tplc="FFFFFFFF">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1854357"/>
    <w:multiLevelType w:val="hybridMultilevel"/>
    <w:tmpl w:val="045EC1FC"/>
    <w:lvl w:ilvl="0" w:tplc="FFFFFFFF">
      <w:start w:val="1"/>
      <w:numFmt w:val="lowerLetter"/>
      <w:lvlText w:val="%1)"/>
      <w:lvlJc w:val="left"/>
      <w:pPr>
        <w:ind w:left="720" w:hanging="360"/>
      </w:pPr>
      <w:rPr>
        <w:rFonts w:hint="default"/>
      </w:rPr>
    </w:lvl>
    <w:lvl w:ilvl="1" w:tplc="40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21010BF"/>
    <w:multiLevelType w:val="hybridMultilevel"/>
    <w:tmpl w:val="C6AAE000"/>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42DB09C7"/>
    <w:multiLevelType w:val="hybridMultilevel"/>
    <w:tmpl w:val="73006BAA"/>
    <w:lvl w:ilvl="0" w:tplc="C02CE7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6" w15:restartNumberingAfterBreak="0">
    <w:nsid w:val="43D215F7"/>
    <w:multiLevelType w:val="hybridMultilevel"/>
    <w:tmpl w:val="1F3A47F0"/>
    <w:lvl w:ilvl="0" w:tplc="92A89B2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43E3130B"/>
    <w:multiLevelType w:val="hybridMultilevel"/>
    <w:tmpl w:val="A60219EC"/>
    <w:lvl w:ilvl="0" w:tplc="7368FC6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8" w15:restartNumberingAfterBreak="0">
    <w:nsid w:val="440C3144"/>
    <w:multiLevelType w:val="hybridMultilevel"/>
    <w:tmpl w:val="41E2D93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44302E76"/>
    <w:multiLevelType w:val="hybridMultilevel"/>
    <w:tmpl w:val="6096C0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4435602F"/>
    <w:multiLevelType w:val="hybridMultilevel"/>
    <w:tmpl w:val="F17A80E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45080CB4"/>
    <w:multiLevelType w:val="hybridMultilevel"/>
    <w:tmpl w:val="A4A6FA8A"/>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456F690D"/>
    <w:multiLevelType w:val="hybridMultilevel"/>
    <w:tmpl w:val="E00CEF6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45DE0E6F"/>
    <w:multiLevelType w:val="multilevel"/>
    <w:tmpl w:val="628C0E6C"/>
    <w:lvl w:ilvl="0">
      <w:start w:val="5"/>
      <w:numFmt w:val="decimal"/>
      <w:suff w:val="space"/>
      <w:lvlText w:val="%1.0"/>
      <w:lvlJc w:val="left"/>
      <w:pPr>
        <w:ind w:left="0" w:firstLine="0"/>
      </w:pPr>
      <w:rPr>
        <w:rFonts w:hint="default"/>
      </w:rPr>
    </w:lvl>
    <w:lvl w:ilvl="1">
      <w:start w:val="10"/>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bCs/>
        <w:sz w:val="24"/>
        <w:szCs w:val="24"/>
      </w:rPr>
    </w:lvl>
    <w:lvl w:ilvl="3">
      <w:start w:val="1"/>
      <w:numFmt w:val="decimal"/>
      <w:lvlRestart w:val="0"/>
      <w:suff w:val="space"/>
      <w:lvlText w:val="%1.%2.%3.%4"/>
      <w:lvlJc w:val="left"/>
      <w:pPr>
        <w:ind w:left="0" w:firstLine="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24" w15:restartNumberingAfterBreak="0">
    <w:nsid w:val="461C7439"/>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46433E56"/>
    <w:multiLevelType w:val="multilevel"/>
    <w:tmpl w:val="5E08DA64"/>
    <w:lvl w:ilvl="0">
      <w:start w:val="5"/>
      <w:numFmt w:val="decimal"/>
      <w:suff w:val="space"/>
      <w:lvlText w:val="%1.0"/>
      <w:lvlJc w:val="left"/>
      <w:pPr>
        <w:ind w:left="0" w:firstLine="0"/>
      </w:pPr>
      <w:rPr>
        <w:rFonts w:hint="default"/>
      </w:rPr>
    </w:lvl>
    <w:lvl w:ilvl="1">
      <w:start w:val="9"/>
      <w:numFmt w:val="decimal"/>
      <w:suff w:val="space"/>
      <w:lvlText w:val="%1.%2"/>
      <w:lvlJc w:val="left"/>
      <w:pPr>
        <w:ind w:left="0" w:firstLine="0"/>
      </w:pPr>
      <w:rPr>
        <w:rFonts w:hint="default"/>
      </w:rPr>
    </w:lvl>
    <w:lvl w:ilvl="2">
      <w:start w:val="3"/>
      <w:numFmt w:val="decimal"/>
      <w:suff w:val="space"/>
      <w:lvlText w:val="%1.%2.%3"/>
      <w:lvlJc w:val="left"/>
      <w:pPr>
        <w:ind w:left="0" w:firstLine="0"/>
      </w:pPr>
      <w:rPr>
        <w:rFonts w:hint="default"/>
        <w:b/>
        <w:bCs/>
      </w:rPr>
    </w:lvl>
    <w:lvl w:ilvl="3">
      <w:start w:val="1"/>
      <w:numFmt w:val="decimal"/>
      <w:lvlRestart w:val="0"/>
      <w:suff w:val="space"/>
      <w:lvlText w:val="%1.%2.%3.%4"/>
      <w:lvlJc w:val="left"/>
      <w:pPr>
        <w:ind w:left="0" w:firstLine="0"/>
      </w:pPr>
      <w:rPr>
        <w:rFonts w:ascii="Times" w:hAnsi="Times" w:cs="Times" w:hint="default"/>
        <w:sz w:val="24"/>
        <w:szCs w:val="24"/>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26" w15:restartNumberingAfterBreak="0">
    <w:nsid w:val="477106F0"/>
    <w:multiLevelType w:val="multilevel"/>
    <w:tmpl w:val="7B3047B2"/>
    <w:lvl w:ilvl="0">
      <w:start w:val="5"/>
      <w:numFmt w:val="decimal"/>
      <w:suff w:val="space"/>
      <w:lvlText w:val="%1.0"/>
      <w:lvlJc w:val="left"/>
      <w:pPr>
        <w:ind w:left="0" w:firstLine="0"/>
      </w:pPr>
      <w:rPr>
        <w:rFonts w:hint="default"/>
      </w:rPr>
    </w:lvl>
    <w:lvl w:ilvl="1">
      <w:start w:val="9"/>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bCs/>
      </w:rPr>
    </w:lvl>
    <w:lvl w:ilvl="3">
      <w:start w:val="1"/>
      <w:numFmt w:val="decimal"/>
      <w:lvlRestart w:val="0"/>
      <w:suff w:val="space"/>
      <w:lvlText w:val="%1.%2.%3.%4"/>
      <w:lvlJc w:val="left"/>
      <w:pPr>
        <w:ind w:left="0" w:firstLine="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27" w15:restartNumberingAfterBreak="0">
    <w:nsid w:val="4798681A"/>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48163A18"/>
    <w:multiLevelType w:val="multilevel"/>
    <w:tmpl w:val="784432A0"/>
    <w:lvl w:ilvl="0">
      <w:start w:val="5"/>
      <w:numFmt w:val="decimal"/>
      <w:suff w:val="space"/>
      <w:lvlText w:val="%1.0"/>
      <w:lvlJc w:val="left"/>
      <w:pPr>
        <w:ind w:left="0" w:firstLine="0"/>
      </w:pPr>
      <w:rPr>
        <w:rFonts w:hint="default"/>
      </w:rPr>
    </w:lvl>
    <w:lvl w:ilvl="1">
      <w:start w:val="9"/>
      <w:numFmt w:val="decimal"/>
      <w:suff w:val="space"/>
      <w:lvlText w:val="%1.%2"/>
      <w:lvlJc w:val="left"/>
      <w:pPr>
        <w:ind w:left="0" w:firstLine="0"/>
      </w:pPr>
      <w:rPr>
        <w:rFonts w:hint="default"/>
      </w:rPr>
    </w:lvl>
    <w:lvl w:ilvl="2">
      <w:start w:val="4"/>
      <w:numFmt w:val="decimal"/>
      <w:suff w:val="space"/>
      <w:lvlText w:val="%1.%2.%3"/>
      <w:lvlJc w:val="left"/>
      <w:pPr>
        <w:ind w:left="0" w:firstLine="0"/>
      </w:pPr>
      <w:rPr>
        <w:rFonts w:hint="default"/>
        <w:b/>
        <w:bCs/>
      </w:rPr>
    </w:lvl>
    <w:lvl w:ilvl="3">
      <w:start w:val="1"/>
      <w:numFmt w:val="decimal"/>
      <w:lvlRestart w:val="0"/>
      <w:suff w:val="space"/>
      <w:lvlText w:val="%1.%2.%3.%4"/>
      <w:lvlJc w:val="left"/>
      <w:pPr>
        <w:ind w:left="0" w:firstLine="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29" w15:restartNumberingAfterBreak="0">
    <w:nsid w:val="48174EDF"/>
    <w:multiLevelType w:val="hybridMultilevel"/>
    <w:tmpl w:val="A0625B8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48A364A8"/>
    <w:multiLevelType w:val="hybridMultilevel"/>
    <w:tmpl w:val="6AC6C89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48B50947"/>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493B23E4"/>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4A4C17E7"/>
    <w:multiLevelType w:val="hybridMultilevel"/>
    <w:tmpl w:val="DFA8DF6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4A544478"/>
    <w:multiLevelType w:val="hybridMultilevel"/>
    <w:tmpl w:val="7D6E74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4A986A3F"/>
    <w:multiLevelType w:val="multilevel"/>
    <w:tmpl w:val="60E0E9EC"/>
    <w:lvl w:ilvl="0">
      <w:start w:val="5"/>
      <w:numFmt w:val="decimal"/>
      <w:suff w:val="space"/>
      <w:lvlText w:val="%1.0"/>
      <w:lvlJc w:val="left"/>
      <w:pPr>
        <w:ind w:left="0" w:firstLine="0"/>
      </w:pPr>
      <w:rPr>
        <w:rFonts w:hint="default"/>
      </w:rPr>
    </w:lvl>
    <w:lvl w:ilvl="1">
      <w:start w:val="10"/>
      <w:numFmt w:val="decimal"/>
      <w:lvlText w:val="%1.%2"/>
      <w:lvlJc w:val="left"/>
      <w:pPr>
        <w:ind w:left="0" w:firstLine="851"/>
      </w:pPr>
      <w:rPr>
        <w:rFonts w:hint="default"/>
      </w:rPr>
    </w:lvl>
    <w:lvl w:ilvl="2">
      <w:start w:val="2"/>
      <w:numFmt w:val="decimal"/>
      <w:lvlText w:val="%1.%2.%3"/>
      <w:lvlJc w:val="left"/>
      <w:pPr>
        <w:ind w:left="0" w:firstLine="0"/>
      </w:pPr>
      <w:rPr>
        <w:rFonts w:ascii="Times" w:hAnsi="Times" w:cs="Times" w:hint="default"/>
        <w:b/>
        <w:bCs/>
        <w:sz w:val="24"/>
        <w:szCs w:val="24"/>
      </w:rPr>
    </w:lvl>
    <w:lvl w:ilvl="3">
      <w:start w:val="1"/>
      <w:numFmt w:val="decimal"/>
      <w:lvlRestart w:val="0"/>
      <w:suff w:val="space"/>
      <w:lvlText w:val="%1.%2.%3.%4"/>
      <w:lvlJc w:val="left"/>
      <w:pPr>
        <w:ind w:left="0" w:firstLine="0"/>
      </w:pPr>
      <w:rPr>
        <w:rFonts w:hint="default"/>
        <w:b/>
        <w:bCs/>
        <w:sz w:val="24"/>
        <w:szCs w:val="24"/>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36" w15:restartNumberingAfterBreak="0">
    <w:nsid w:val="4AA3269F"/>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4B430535"/>
    <w:multiLevelType w:val="hybridMultilevel"/>
    <w:tmpl w:val="324610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4C8131A8"/>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4CB32AAB"/>
    <w:multiLevelType w:val="multilevel"/>
    <w:tmpl w:val="35824CB2"/>
    <w:lvl w:ilvl="0">
      <w:start w:val="1"/>
      <w:numFmt w:val="decimal"/>
      <w:lvlText w:val="%1.0"/>
      <w:lvlJc w:val="left"/>
      <w:pPr>
        <w:tabs>
          <w:tab w:val="num" w:pos="1440"/>
        </w:tabs>
        <w:ind w:left="1440" w:hanging="360"/>
      </w:pPr>
      <w:rPr>
        <w:rFonts w:hint="default"/>
      </w:rPr>
    </w:lvl>
    <w:lvl w:ilvl="1">
      <w:start w:val="1"/>
      <w:numFmt w:val="decimal"/>
      <w:lvlText w:val="%1.%2"/>
      <w:lvlJc w:val="left"/>
      <w:pPr>
        <w:tabs>
          <w:tab w:val="num" w:pos="2160"/>
        </w:tabs>
        <w:ind w:left="2160" w:hanging="360"/>
      </w:pPr>
      <w:rPr>
        <w:rFonts w:hint="default"/>
      </w:rPr>
    </w:lvl>
    <w:lvl w:ilvl="2">
      <w:start w:val="1"/>
      <w:numFmt w:val="decimal"/>
      <w:lvlText w:val="%1.%2.%3"/>
      <w:lvlJc w:val="left"/>
      <w:pPr>
        <w:tabs>
          <w:tab w:val="num" w:pos="3240"/>
        </w:tabs>
        <w:ind w:left="324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040"/>
        </w:tabs>
        <w:ind w:left="5040" w:hanging="1080"/>
      </w:pPr>
      <w:rPr>
        <w:rFonts w:hint="default"/>
      </w:rPr>
    </w:lvl>
    <w:lvl w:ilvl="5">
      <w:start w:val="1"/>
      <w:numFmt w:val="decimal"/>
      <w:lvlText w:val="%1.%2.%3.%4.%5.%6"/>
      <w:lvlJc w:val="left"/>
      <w:pPr>
        <w:tabs>
          <w:tab w:val="num" w:pos="5760"/>
        </w:tabs>
        <w:ind w:left="5760" w:hanging="108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7560"/>
        </w:tabs>
        <w:ind w:left="7560" w:hanging="1440"/>
      </w:pPr>
      <w:rPr>
        <w:rFonts w:hint="default"/>
      </w:rPr>
    </w:lvl>
    <w:lvl w:ilvl="8">
      <w:start w:val="1"/>
      <w:numFmt w:val="decimal"/>
      <w:lvlText w:val="%1.%2.%3.%4.%5.%6.%7.%8.%9"/>
      <w:lvlJc w:val="left"/>
      <w:pPr>
        <w:tabs>
          <w:tab w:val="num" w:pos="8640"/>
        </w:tabs>
        <w:ind w:left="8640" w:hanging="1800"/>
      </w:pPr>
      <w:rPr>
        <w:rFonts w:hint="default"/>
      </w:rPr>
    </w:lvl>
  </w:abstractNum>
  <w:abstractNum w:abstractNumId="140" w15:restartNumberingAfterBreak="0">
    <w:nsid w:val="4CB802BA"/>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D0A3694"/>
    <w:multiLevelType w:val="hybridMultilevel"/>
    <w:tmpl w:val="0798BD5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4D242655"/>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4D5E49B4"/>
    <w:multiLevelType w:val="hybridMultilevel"/>
    <w:tmpl w:val="D95C5F6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4DE33328"/>
    <w:multiLevelType w:val="hybridMultilevel"/>
    <w:tmpl w:val="8304C8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4E1E181C"/>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E891561"/>
    <w:multiLevelType w:val="hybridMultilevel"/>
    <w:tmpl w:val="008AF5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4F136027"/>
    <w:multiLevelType w:val="hybridMultilevel"/>
    <w:tmpl w:val="ACB40EFC"/>
    <w:lvl w:ilvl="0" w:tplc="6DE0C6EA">
      <w:start w:val="1"/>
      <w:numFmt w:val="lowerLetter"/>
      <w:lvlText w:val="%1)"/>
      <w:lvlJc w:val="left"/>
      <w:pPr>
        <w:ind w:left="720" w:hanging="360"/>
      </w:pPr>
      <w:rPr>
        <w:rFonts w:ascii="Times" w:hAnsi="Time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4F1E679B"/>
    <w:multiLevelType w:val="hybridMultilevel"/>
    <w:tmpl w:val="8C7034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4F331541"/>
    <w:multiLevelType w:val="multilevel"/>
    <w:tmpl w:val="D570C336"/>
    <w:lvl w:ilvl="0">
      <w:start w:val="5"/>
      <w:numFmt w:val="decimal"/>
      <w:suff w:val="space"/>
      <w:lvlText w:val="%1.0"/>
      <w:lvlJc w:val="left"/>
      <w:pPr>
        <w:ind w:left="0" w:firstLine="0"/>
      </w:pPr>
      <w:rPr>
        <w:rFonts w:hint="default"/>
      </w:rPr>
    </w:lvl>
    <w:lvl w:ilvl="1">
      <w:start w:val="10"/>
      <w:numFmt w:val="decimal"/>
      <w:lvlText w:val="%1.%2"/>
      <w:lvlJc w:val="left"/>
      <w:pPr>
        <w:ind w:left="0" w:firstLine="851"/>
      </w:pPr>
      <w:rPr>
        <w:rFonts w:hint="default"/>
      </w:rPr>
    </w:lvl>
    <w:lvl w:ilvl="2">
      <w:start w:val="4"/>
      <w:numFmt w:val="decimal"/>
      <w:lvlText w:val="%1.%2.%3"/>
      <w:lvlJc w:val="left"/>
      <w:pPr>
        <w:ind w:left="0" w:firstLine="0"/>
      </w:pPr>
      <w:rPr>
        <w:rFonts w:ascii="Times" w:hAnsi="Times" w:cs="Times" w:hint="default"/>
        <w:b/>
        <w:bCs/>
        <w:sz w:val="24"/>
        <w:szCs w:val="24"/>
      </w:rPr>
    </w:lvl>
    <w:lvl w:ilvl="3">
      <w:start w:val="1"/>
      <w:numFmt w:val="decimal"/>
      <w:lvlRestart w:val="0"/>
      <w:suff w:val="space"/>
      <w:lvlText w:val="%1.%2.%3.%4"/>
      <w:lvlJc w:val="left"/>
      <w:pPr>
        <w:ind w:left="0" w:firstLine="0"/>
      </w:pPr>
      <w:rPr>
        <w:rFonts w:hint="default"/>
        <w:b/>
        <w:bCs/>
        <w:sz w:val="24"/>
        <w:szCs w:val="24"/>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50" w15:restartNumberingAfterBreak="0">
    <w:nsid w:val="4F8603FF"/>
    <w:multiLevelType w:val="hybridMultilevel"/>
    <w:tmpl w:val="1B6A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FC16A44"/>
    <w:multiLevelType w:val="hybridMultilevel"/>
    <w:tmpl w:val="735ACAE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522057D5"/>
    <w:multiLevelType w:val="hybridMultilevel"/>
    <w:tmpl w:val="B0C025D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2427680"/>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534716B9"/>
    <w:multiLevelType w:val="hybridMultilevel"/>
    <w:tmpl w:val="2B4C635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536D3D2D"/>
    <w:multiLevelType w:val="hybridMultilevel"/>
    <w:tmpl w:val="5AEA1B92"/>
    <w:lvl w:ilvl="0" w:tplc="1212C010">
      <w:start w:val="1"/>
      <w:numFmt w:val="decimal"/>
      <w:lvlText w:val="%1."/>
      <w:lvlJc w:val="left"/>
      <w:pPr>
        <w:ind w:left="864" w:hanging="360"/>
      </w:pPr>
      <w:rPr>
        <w:b w:val="0"/>
        <w:bCs/>
        <w:sz w:val="20"/>
        <w:szCs w:val="20"/>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156" w15:restartNumberingAfterBreak="0">
    <w:nsid w:val="53C56E5F"/>
    <w:multiLevelType w:val="multilevel"/>
    <w:tmpl w:val="610A40FC"/>
    <w:lvl w:ilvl="0">
      <w:start w:val="5"/>
      <w:numFmt w:val="decimal"/>
      <w:suff w:val="space"/>
      <w:lvlText w:val="%1.0"/>
      <w:lvlJc w:val="left"/>
      <w:pPr>
        <w:ind w:left="0" w:firstLine="0"/>
      </w:pPr>
      <w:rPr>
        <w:rFonts w:hint="default"/>
      </w:rPr>
    </w:lvl>
    <w:lvl w:ilvl="1">
      <w:start w:val="4"/>
      <w:numFmt w:val="decimal"/>
      <w:lvlText w:val="%1.%2"/>
      <w:lvlJc w:val="left"/>
      <w:pPr>
        <w:ind w:left="0" w:firstLine="851"/>
      </w:pPr>
      <w:rPr>
        <w:rFonts w:hint="default"/>
      </w:rPr>
    </w:lvl>
    <w:lvl w:ilvl="2">
      <w:start w:val="2"/>
      <w:numFmt w:val="decimal"/>
      <w:lvlText w:val="%1.%2.%3"/>
      <w:lvlJc w:val="left"/>
      <w:pPr>
        <w:ind w:left="0" w:firstLine="0"/>
      </w:pPr>
      <w:rPr>
        <w:rFonts w:hint="default"/>
        <w:b/>
        <w:bCs/>
      </w:rPr>
    </w:lvl>
    <w:lvl w:ilvl="3">
      <w:start w:val="1"/>
      <w:numFmt w:val="decimal"/>
      <w:lvlRestart w:val="0"/>
      <w:suff w:val="space"/>
      <w:lvlText w:val="%1.%2.%3.%4"/>
      <w:lvlJc w:val="left"/>
      <w:pPr>
        <w:ind w:left="0" w:firstLine="0"/>
      </w:pPr>
      <w:rPr>
        <w:rFonts w:hint="default"/>
        <w:b/>
        <w:bCs/>
        <w:sz w:val="24"/>
        <w:szCs w:val="24"/>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57" w15:restartNumberingAfterBreak="0">
    <w:nsid w:val="544D5F5C"/>
    <w:multiLevelType w:val="hybridMultilevel"/>
    <w:tmpl w:val="AACCE19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54B6111A"/>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551969DE"/>
    <w:multiLevelType w:val="hybridMultilevel"/>
    <w:tmpl w:val="FE98CA3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61B1D70"/>
    <w:multiLevelType w:val="hybridMultilevel"/>
    <w:tmpl w:val="0A4A129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576B5C32"/>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57D8350C"/>
    <w:multiLevelType w:val="multilevel"/>
    <w:tmpl w:val="978C8512"/>
    <w:lvl w:ilvl="0">
      <w:start w:val="5"/>
      <w:numFmt w:val="decimal"/>
      <w:suff w:val="space"/>
      <w:lvlText w:val="%1.0"/>
      <w:lvlJc w:val="left"/>
      <w:pPr>
        <w:ind w:left="0" w:firstLine="0"/>
      </w:pPr>
      <w:rPr>
        <w:rFonts w:hint="default"/>
      </w:rPr>
    </w:lvl>
    <w:lvl w:ilvl="1">
      <w:start w:val="9"/>
      <w:numFmt w:val="decimal"/>
      <w:suff w:val="space"/>
      <w:lvlText w:val="%1.%2"/>
      <w:lvlJc w:val="left"/>
      <w:pPr>
        <w:ind w:left="0" w:firstLine="0"/>
      </w:pPr>
      <w:rPr>
        <w:rFonts w:hint="default"/>
      </w:rPr>
    </w:lvl>
    <w:lvl w:ilvl="2">
      <w:start w:val="2"/>
      <w:numFmt w:val="decimal"/>
      <w:suff w:val="space"/>
      <w:lvlText w:val="%1.%2.%3"/>
      <w:lvlJc w:val="left"/>
      <w:pPr>
        <w:ind w:left="0" w:firstLine="0"/>
      </w:pPr>
      <w:rPr>
        <w:rFonts w:hint="default"/>
        <w:b/>
        <w:bCs/>
      </w:rPr>
    </w:lvl>
    <w:lvl w:ilvl="3">
      <w:start w:val="1"/>
      <w:numFmt w:val="decimal"/>
      <w:lvlRestart w:val="0"/>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63" w15:restartNumberingAfterBreak="0">
    <w:nsid w:val="585F0F74"/>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58E04099"/>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59170903"/>
    <w:multiLevelType w:val="hybridMultilevel"/>
    <w:tmpl w:val="3382536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6" w15:restartNumberingAfterBreak="0">
    <w:nsid w:val="59D7659C"/>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5A6E74B2"/>
    <w:multiLevelType w:val="hybridMultilevel"/>
    <w:tmpl w:val="45EA7A62"/>
    <w:lvl w:ilvl="0" w:tplc="0EF40E78">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8" w15:restartNumberingAfterBreak="0">
    <w:nsid w:val="5ABC23B4"/>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5B727DC1"/>
    <w:multiLevelType w:val="hybridMultilevel"/>
    <w:tmpl w:val="56427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C271364"/>
    <w:multiLevelType w:val="hybridMultilevel"/>
    <w:tmpl w:val="56E2AD14"/>
    <w:lvl w:ilvl="0" w:tplc="7368FC6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1" w15:restartNumberingAfterBreak="0">
    <w:nsid w:val="5D0149B0"/>
    <w:multiLevelType w:val="multilevel"/>
    <w:tmpl w:val="1B1A0DEA"/>
    <w:lvl w:ilvl="0">
      <w:start w:val="5"/>
      <w:numFmt w:val="decimal"/>
      <w:suff w:val="space"/>
      <w:lvlText w:val="%1.0"/>
      <w:lvlJc w:val="left"/>
      <w:pPr>
        <w:ind w:left="0" w:firstLine="0"/>
      </w:pPr>
      <w:rPr>
        <w:rFonts w:hint="default"/>
      </w:rPr>
    </w:lvl>
    <w:lvl w:ilvl="1">
      <w:start w:val="5"/>
      <w:numFmt w:val="decimal"/>
      <w:lvlText w:val="%1.%2"/>
      <w:lvlJc w:val="left"/>
      <w:pPr>
        <w:ind w:left="0" w:firstLine="851"/>
      </w:pPr>
      <w:rPr>
        <w:rFonts w:hint="default"/>
      </w:rPr>
    </w:lvl>
    <w:lvl w:ilvl="2">
      <w:start w:val="1"/>
      <w:numFmt w:val="decimal"/>
      <w:lvlText w:val="%1.%2.%3"/>
      <w:lvlJc w:val="left"/>
      <w:pPr>
        <w:ind w:left="0" w:firstLine="0"/>
      </w:pPr>
      <w:rPr>
        <w:rFonts w:ascii="Times" w:hAnsi="Times" w:cs="Times" w:hint="default"/>
        <w:b/>
        <w:bCs/>
        <w:sz w:val="24"/>
        <w:szCs w:val="24"/>
      </w:rPr>
    </w:lvl>
    <w:lvl w:ilvl="3">
      <w:start w:val="1"/>
      <w:numFmt w:val="decimal"/>
      <w:lvlRestart w:val="0"/>
      <w:suff w:val="space"/>
      <w:lvlText w:val="%1.%2.%3.%4"/>
      <w:lvlJc w:val="left"/>
      <w:pPr>
        <w:ind w:left="0" w:firstLine="0"/>
      </w:pPr>
      <w:rPr>
        <w:rFonts w:hint="default"/>
        <w:b/>
        <w:bCs/>
        <w:sz w:val="24"/>
        <w:szCs w:val="24"/>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72" w15:restartNumberingAfterBreak="0">
    <w:nsid w:val="5E3B44A2"/>
    <w:multiLevelType w:val="hybridMultilevel"/>
    <w:tmpl w:val="A60219E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3" w15:restartNumberingAfterBreak="0">
    <w:nsid w:val="5E3F5F81"/>
    <w:multiLevelType w:val="hybridMultilevel"/>
    <w:tmpl w:val="34146A6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5F187308"/>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60962699"/>
    <w:multiLevelType w:val="hybridMultilevel"/>
    <w:tmpl w:val="16A0808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6" w15:restartNumberingAfterBreak="0">
    <w:nsid w:val="60B42F45"/>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1AD62AE"/>
    <w:multiLevelType w:val="multilevel"/>
    <w:tmpl w:val="F40E624E"/>
    <w:lvl w:ilvl="0">
      <w:start w:val="5"/>
      <w:numFmt w:val="decimal"/>
      <w:suff w:val="space"/>
      <w:lvlText w:val="%1.0"/>
      <w:lvlJc w:val="left"/>
      <w:pPr>
        <w:ind w:left="0" w:firstLine="0"/>
      </w:pPr>
      <w:rPr>
        <w:rFonts w:hint="default"/>
      </w:rPr>
    </w:lvl>
    <w:lvl w:ilvl="1">
      <w:start w:val="9"/>
      <w:numFmt w:val="decimal"/>
      <w:suff w:val="space"/>
      <w:lvlText w:val="%1.%2"/>
      <w:lvlJc w:val="left"/>
      <w:pPr>
        <w:ind w:left="0" w:firstLine="0"/>
      </w:pPr>
      <w:rPr>
        <w:rFonts w:hint="default"/>
      </w:rPr>
    </w:lvl>
    <w:lvl w:ilvl="2">
      <w:start w:val="2"/>
      <w:numFmt w:val="decimal"/>
      <w:suff w:val="space"/>
      <w:lvlText w:val="%1.%2.%3"/>
      <w:lvlJc w:val="left"/>
      <w:pPr>
        <w:ind w:left="0" w:firstLine="0"/>
      </w:pPr>
      <w:rPr>
        <w:rFonts w:hint="default"/>
        <w:b/>
        <w:bCs/>
      </w:rPr>
    </w:lvl>
    <w:lvl w:ilvl="3">
      <w:start w:val="1"/>
      <w:numFmt w:val="decimal"/>
      <w:lvlRestart w:val="0"/>
      <w:suff w:val="space"/>
      <w:lvlText w:val="%1.%2.%3.%4"/>
      <w:lvlJc w:val="left"/>
      <w:pPr>
        <w:ind w:left="0" w:firstLine="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78" w15:restartNumberingAfterBreak="0">
    <w:nsid w:val="622F71A3"/>
    <w:multiLevelType w:val="hybridMultilevel"/>
    <w:tmpl w:val="1B2CD4F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62511075"/>
    <w:multiLevelType w:val="hybridMultilevel"/>
    <w:tmpl w:val="6AC6C8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629A775D"/>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2AB00AE"/>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62AE7E44"/>
    <w:multiLevelType w:val="hybridMultilevel"/>
    <w:tmpl w:val="75A6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3307575"/>
    <w:multiLevelType w:val="hybridMultilevel"/>
    <w:tmpl w:val="6C00954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636732DD"/>
    <w:multiLevelType w:val="hybridMultilevel"/>
    <w:tmpl w:val="87D6C290"/>
    <w:lvl w:ilvl="0" w:tplc="90BC0E0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5" w15:restartNumberingAfterBreak="0">
    <w:nsid w:val="63D77907"/>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63DD581B"/>
    <w:multiLevelType w:val="hybridMultilevel"/>
    <w:tmpl w:val="9200B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44E4A3A"/>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645E3944"/>
    <w:multiLevelType w:val="hybridMultilevel"/>
    <w:tmpl w:val="8C7034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6495707A"/>
    <w:multiLevelType w:val="hybridMultilevel"/>
    <w:tmpl w:val="5DCE28F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659544A9"/>
    <w:multiLevelType w:val="hybridMultilevel"/>
    <w:tmpl w:val="FE66171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1" w15:restartNumberingAfterBreak="0">
    <w:nsid w:val="65D143BA"/>
    <w:multiLevelType w:val="multilevel"/>
    <w:tmpl w:val="F2F8D278"/>
    <w:lvl w:ilvl="0">
      <w:start w:val="5"/>
      <w:numFmt w:val="decimal"/>
      <w:lvlText w:val="%1.0"/>
      <w:lvlJc w:val="left"/>
      <w:pPr>
        <w:tabs>
          <w:tab w:val="num" w:pos="864"/>
        </w:tabs>
        <w:ind w:left="864" w:hanging="720"/>
      </w:pPr>
      <w:rPr>
        <w:rFonts w:hint="default"/>
        <w:b/>
        <w:sz w:val="36"/>
      </w:rPr>
    </w:lvl>
    <w:lvl w:ilvl="1">
      <w:start w:val="1"/>
      <w:numFmt w:val="decimal"/>
      <w:lvlText w:val="%1.%2"/>
      <w:lvlJc w:val="left"/>
      <w:pPr>
        <w:tabs>
          <w:tab w:val="num" w:pos="1440"/>
        </w:tabs>
        <w:ind w:left="1440" w:hanging="720"/>
      </w:pPr>
      <w:rPr>
        <w:rFonts w:ascii="Times New Roman" w:hAnsi="Times New Roman" w:hint="default"/>
        <w:b/>
        <w:i w:val="0"/>
        <w:sz w:val="32"/>
      </w:rPr>
    </w:lvl>
    <w:lvl w:ilvl="2">
      <w:start w:val="1"/>
      <w:numFmt w:val="decimal"/>
      <w:lvlText w:val="%1.%2.%3"/>
      <w:lvlJc w:val="left"/>
      <w:pPr>
        <w:tabs>
          <w:tab w:val="num" w:pos="2664"/>
        </w:tabs>
        <w:ind w:left="2304" w:hanging="720"/>
      </w:pPr>
      <w:rPr>
        <w:rFonts w:hint="default"/>
        <w:b/>
        <w:sz w:val="36"/>
      </w:rPr>
    </w:lvl>
    <w:lvl w:ilvl="3">
      <w:start w:val="1"/>
      <w:numFmt w:val="decimal"/>
      <w:lvlText w:val="%1.%2.%3.%4"/>
      <w:lvlJc w:val="left"/>
      <w:pPr>
        <w:tabs>
          <w:tab w:val="num" w:pos="3024"/>
        </w:tabs>
        <w:ind w:left="3024" w:hanging="720"/>
      </w:pPr>
      <w:rPr>
        <w:rFonts w:hint="default"/>
        <w:b/>
        <w:sz w:val="36"/>
      </w:rPr>
    </w:lvl>
    <w:lvl w:ilvl="4">
      <w:start w:val="1"/>
      <w:numFmt w:val="decimal"/>
      <w:lvlText w:val="%1.%2.%3.%4.%5"/>
      <w:lvlJc w:val="left"/>
      <w:pPr>
        <w:tabs>
          <w:tab w:val="num" w:pos="4104"/>
        </w:tabs>
        <w:ind w:left="4104" w:hanging="1080"/>
      </w:pPr>
      <w:rPr>
        <w:rFonts w:hint="default"/>
        <w:b/>
        <w:sz w:val="36"/>
      </w:rPr>
    </w:lvl>
    <w:lvl w:ilvl="5">
      <w:start w:val="1"/>
      <w:numFmt w:val="decimal"/>
      <w:lvlText w:val="%1.%2.%3.%4.%5.%6"/>
      <w:lvlJc w:val="left"/>
      <w:pPr>
        <w:tabs>
          <w:tab w:val="num" w:pos="4824"/>
        </w:tabs>
        <w:ind w:left="4824" w:hanging="1080"/>
      </w:pPr>
      <w:rPr>
        <w:rFonts w:hint="default"/>
        <w:b/>
        <w:sz w:val="36"/>
      </w:rPr>
    </w:lvl>
    <w:lvl w:ilvl="6">
      <w:start w:val="1"/>
      <w:numFmt w:val="decimal"/>
      <w:lvlText w:val="%1.%2.%3.%4.%5.%6.%7"/>
      <w:lvlJc w:val="left"/>
      <w:pPr>
        <w:tabs>
          <w:tab w:val="num" w:pos="5904"/>
        </w:tabs>
        <w:ind w:left="5904" w:hanging="1440"/>
      </w:pPr>
      <w:rPr>
        <w:rFonts w:hint="default"/>
        <w:b/>
        <w:sz w:val="36"/>
      </w:rPr>
    </w:lvl>
    <w:lvl w:ilvl="7">
      <w:start w:val="1"/>
      <w:numFmt w:val="decimal"/>
      <w:lvlText w:val="%1.%2.%3.%4.%5.%6.%7.%8"/>
      <w:lvlJc w:val="left"/>
      <w:pPr>
        <w:tabs>
          <w:tab w:val="num" w:pos="6624"/>
        </w:tabs>
        <w:ind w:left="6624" w:hanging="1440"/>
      </w:pPr>
      <w:rPr>
        <w:rFonts w:hint="default"/>
        <w:b/>
        <w:sz w:val="36"/>
      </w:rPr>
    </w:lvl>
    <w:lvl w:ilvl="8">
      <w:start w:val="1"/>
      <w:numFmt w:val="decimal"/>
      <w:lvlText w:val="%1.%2.%3.%4.%5.%6.%7.%8.%9"/>
      <w:lvlJc w:val="left"/>
      <w:pPr>
        <w:tabs>
          <w:tab w:val="num" w:pos="7704"/>
        </w:tabs>
        <w:ind w:left="7704" w:hanging="1800"/>
      </w:pPr>
      <w:rPr>
        <w:rFonts w:hint="default"/>
        <w:b/>
        <w:sz w:val="36"/>
      </w:rPr>
    </w:lvl>
  </w:abstractNum>
  <w:abstractNum w:abstractNumId="192" w15:restartNumberingAfterBreak="0">
    <w:nsid w:val="6636606A"/>
    <w:multiLevelType w:val="hybridMultilevel"/>
    <w:tmpl w:val="4B38297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15:restartNumberingAfterBreak="0">
    <w:nsid w:val="66730AA4"/>
    <w:multiLevelType w:val="hybridMultilevel"/>
    <w:tmpl w:val="EFF8B9B0"/>
    <w:lvl w:ilvl="0" w:tplc="FFFFFFFF">
      <w:start w:val="1"/>
      <w:numFmt w:val="lowerLetter"/>
      <w:lvlText w:val="%1)"/>
      <w:lvlJc w:val="left"/>
      <w:pPr>
        <w:ind w:left="720" w:hanging="360"/>
      </w:pPr>
      <w:rPr>
        <w:rFonts w:hint="default"/>
      </w:rPr>
    </w:lvl>
    <w:lvl w:ilvl="1" w:tplc="FFFFFFFF">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66883755"/>
    <w:multiLevelType w:val="hybridMultilevel"/>
    <w:tmpl w:val="FE98CA34"/>
    <w:lvl w:ilvl="0" w:tplc="92A89B28">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66CD2075"/>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66D670AB"/>
    <w:multiLevelType w:val="hybridMultilevel"/>
    <w:tmpl w:val="2302473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15:restartNumberingAfterBreak="0">
    <w:nsid w:val="679C25F9"/>
    <w:multiLevelType w:val="hybridMultilevel"/>
    <w:tmpl w:val="324610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67AB6AAF"/>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67E91AFD"/>
    <w:multiLevelType w:val="hybridMultilevel"/>
    <w:tmpl w:val="0AACB7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0" w15:restartNumberingAfterBreak="0">
    <w:nsid w:val="6ADB0F2E"/>
    <w:multiLevelType w:val="multilevel"/>
    <w:tmpl w:val="2974D2C8"/>
    <w:lvl w:ilvl="0">
      <w:start w:val="5"/>
      <w:numFmt w:val="decimal"/>
      <w:suff w:val="space"/>
      <w:lvlText w:val="%1.0"/>
      <w:lvlJc w:val="left"/>
      <w:pPr>
        <w:ind w:left="0" w:firstLine="0"/>
      </w:pPr>
      <w:rPr>
        <w:rFonts w:hint="default"/>
      </w:rPr>
    </w:lvl>
    <w:lvl w:ilvl="1">
      <w:start w:val="11"/>
      <w:numFmt w:val="decimal"/>
      <w:lvlText w:val="%1.%2"/>
      <w:lvlJc w:val="left"/>
      <w:pPr>
        <w:ind w:left="0" w:firstLine="851"/>
      </w:pPr>
      <w:rPr>
        <w:rFonts w:hint="default"/>
      </w:rPr>
    </w:lvl>
    <w:lvl w:ilvl="2">
      <w:start w:val="1"/>
      <w:numFmt w:val="decimal"/>
      <w:lvlText w:val="%1.%2.%3"/>
      <w:lvlJc w:val="left"/>
      <w:pPr>
        <w:ind w:left="0" w:firstLine="0"/>
      </w:pPr>
      <w:rPr>
        <w:rFonts w:ascii="Times" w:hAnsi="Times" w:cs="Times" w:hint="default"/>
        <w:b/>
        <w:bCs/>
        <w:sz w:val="24"/>
        <w:szCs w:val="24"/>
      </w:rPr>
    </w:lvl>
    <w:lvl w:ilvl="3">
      <w:start w:val="1"/>
      <w:numFmt w:val="decimal"/>
      <w:lvlRestart w:val="0"/>
      <w:suff w:val="space"/>
      <w:lvlText w:val="%1.%2.%3.%4"/>
      <w:lvlJc w:val="left"/>
      <w:pPr>
        <w:ind w:left="0" w:firstLine="0"/>
      </w:pPr>
      <w:rPr>
        <w:rFonts w:hint="default"/>
        <w:b/>
        <w:bCs/>
        <w:sz w:val="24"/>
        <w:szCs w:val="24"/>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201" w15:restartNumberingAfterBreak="0">
    <w:nsid w:val="6BDD4D61"/>
    <w:multiLevelType w:val="hybridMultilevel"/>
    <w:tmpl w:val="7D6E74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6C3034AC"/>
    <w:multiLevelType w:val="hybridMultilevel"/>
    <w:tmpl w:val="9C52A0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15:restartNumberingAfterBreak="0">
    <w:nsid w:val="6C426DCB"/>
    <w:multiLevelType w:val="hybridMultilevel"/>
    <w:tmpl w:val="B470D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C7765F6"/>
    <w:multiLevelType w:val="multilevel"/>
    <w:tmpl w:val="74AC6680"/>
    <w:lvl w:ilvl="0">
      <w:start w:val="5"/>
      <w:numFmt w:val="decimal"/>
      <w:suff w:val="space"/>
      <w:lvlText w:val="%1.0"/>
      <w:lvlJc w:val="left"/>
      <w:pPr>
        <w:ind w:left="0" w:firstLine="0"/>
      </w:pPr>
      <w:rPr>
        <w:rFonts w:hint="default"/>
      </w:rPr>
    </w:lvl>
    <w:lvl w:ilvl="1">
      <w:start w:val="10"/>
      <w:numFmt w:val="decimal"/>
      <w:lvlText w:val="%1.%2"/>
      <w:lvlJc w:val="left"/>
      <w:pPr>
        <w:ind w:left="0" w:firstLine="851"/>
      </w:pPr>
      <w:rPr>
        <w:rFonts w:hint="default"/>
      </w:rPr>
    </w:lvl>
    <w:lvl w:ilvl="2">
      <w:start w:val="6"/>
      <w:numFmt w:val="decimal"/>
      <w:lvlText w:val="%1.%2.%3"/>
      <w:lvlJc w:val="left"/>
      <w:pPr>
        <w:ind w:left="0" w:firstLine="0"/>
      </w:pPr>
      <w:rPr>
        <w:rFonts w:ascii="Times" w:hAnsi="Times" w:cs="Times" w:hint="default"/>
        <w:b/>
        <w:bCs/>
        <w:sz w:val="24"/>
        <w:szCs w:val="24"/>
      </w:rPr>
    </w:lvl>
    <w:lvl w:ilvl="3">
      <w:start w:val="1"/>
      <w:numFmt w:val="decimal"/>
      <w:lvlRestart w:val="0"/>
      <w:suff w:val="space"/>
      <w:lvlText w:val="%1.%2.%3.%4"/>
      <w:lvlJc w:val="left"/>
      <w:pPr>
        <w:ind w:left="0" w:firstLine="0"/>
      </w:pPr>
      <w:rPr>
        <w:rFonts w:hint="default"/>
        <w:b/>
        <w:bCs/>
        <w:sz w:val="24"/>
        <w:szCs w:val="24"/>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205" w15:restartNumberingAfterBreak="0">
    <w:nsid w:val="6C943BE5"/>
    <w:multiLevelType w:val="hybridMultilevel"/>
    <w:tmpl w:val="D75C879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15:restartNumberingAfterBreak="0">
    <w:nsid w:val="6D2168EF"/>
    <w:multiLevelType w:val="hybridMultilevel"/>
    <w:tmpl w:val="8DF2FF5C"/>
    <w:lvl w:ilvl="0" w:tplc="FFFFFFFF">
      <w:start w:val="1"/>
      <w:numFmt w:val="lowerLetter"/>
      <w:lvlText w:val="%1)"/>
      <w:lvlJc w:val="left"/>
      <w:pPr>
        <w:ind w:left="720" w:hanging="360"/>
      </w:pPr>
      <w:rPr>
        <w:rFonts w:hint="default"/>
      </w:rPr>
    </w:lvl>
    <w:lvl w:ilvl="1" w:tplc="FFFFFFFF">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6D872F7C"/>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6DCE4E4B"/>
    <w:multiLevelType w:val="hybridMultilevel"/>
    <w:tmpl w:val="C35C3F3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9" w15:restartNumberingAfterBreak="0">
    <w:nsid w:val="6DE247C5"/>
    <w:multiLevelType w:val="hybridMultilevel"/>
    <w:tmpl w:val="1B2CD4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0" w15:restartNumberingAfterBreak="0">
    <w:nsid w:val="6F7359C8"/>
    <w:multiLevelType w:val="hybridMultilevel"/>
    <w:tmpl w:val="FE98CA3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6FCB0234"/>
    <w:multiLevelType w:val="hybridMultilevel"/>
    <w:tmpl w:val="B618332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701E7122"/>
    <w:multiLevelType w:val="hybridMultilevel"/>
    <w:tmpl w:val="9E74701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3" w15:restartNumberingAfterBreak="0">
    <w:nsid w:val="715C14C3"/>
    <w:multiLevelType w:val="hybridMultilevel"/>
    <w:tmpl w:val="032AA3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72102DB5"/>
    <w:multiLevelType w:val="hybridMultilevel"/>
    <w:tmpl w:val="76F4F8D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15" w15:restartNumberingAfterBreak="0">
    <w:nsid w:val="72B9646A"/>
    <w:multiLevelType w:val="hybridMultilevel"/>
    <w:tmpl w:val="1396D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2D36201"/>
    <w:multiLevelType w:val="hybridMultilevel"/>
    <w:tmpl w:val="C6FE99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7" w15:restartNumberingAfterBreak="0">
    <w:nsid w:val="732E73E2"/>
    <w:multiLevelType w:val="hybridMultilevel"/>
    <w:tmpl w:val="D2B29CF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74506731"/>
    <w:multiLevelType w:val="hybridMultilevel"/>
    <w:tmpl w:val="24AAE858"/>
    <w:lvl w:ilvl="0" w:tplc="0EF40E7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9" w15:restartNumberingAfterBreak="0">
    <w:nsid w:val="74C44FA5"/>
    <w:multiLevelType w:val="hybridMultilevel"/>
    <w:tmpl w:val="44E44F8A"/>
    <w:lvl w:ilvl="0" w:tplc="4BE0595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15:restartNumberingAfterBreak="0">
    <w:nsid w:val="751F0A07"/>
    <w:multiLevelType w:val="hybridMultilevel"/>
    <w:tmpl w:val="9D1CC69A"/>
    <w:lvl w:ilvl="0" w:tplc="40090013">
      <w:start w:val="1"/>
      <w:numFmt w:val="upp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1" w15:restartNumberingAfterBreak="0">
    <w:nsid w:val="764624B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2" w15:restartNumberingAfterBreak="0">
    <w:nsid w:val="773B6E6A"/>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774031E9"/>
    <w:multiLevelType w:val="hybridMultilevel"/>
    <w:tmpl w:val="8C7034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77CB0A71"/>
    <w:multiLevelType w:val="multilevel"/>
    <w:tmpl w:val="110E89A4"/>
    <w:lvl w:ilvl="0">
      <w:start w:val="5"/>
      <w:numFmt w:val="decimal"/>
      <w:suff w:val="space"/>
      <w:lvlText w:val="%1.0"/>
      <w:lvlJc w:val="left"/>
      <w:pPr>
        <w:ind w:left="0" w:firstLine="0"/>
      </w:pPr>
      <w:rPr>
        <w:rFonts w:hint="default"/>
      </w:rPr>
    </w:lvl>
    <w:lvl w:ilvl="1">
      <w:start w:val="4"/>
      <w:numFmt w:val="decimal"/>
      <w:lvlText w:val="%1.%2"/>
      <w:lvlJc w:val="left"/>
      <w:pPr>
        <w:ind w:left="0" w:firstLine="851"/>
      </w:pPr>
      <w:rPr>
        <w:rFonts w:hint="default"/>
      </w:rPr>
    </w:lvl>
    <w:lvl w:ilvl="2">
      <w:start w:val="3"/>
      <w:numFmt w:val="decimal"/>
      <w:lvlText w:val="%1.%2.%3"/>
      <w:lvlJc w:val="left"/>
      <w:pPr>
        <w:ind w:left="0" w:firstLine="0"/>
      </w:pPr>
      <w:rPr>
        <w:rFonts w:hint="default"/>
        <w:b/>
        <w:bCs/>
      </w:rPr>
    </w:lvl>
    <w:lvl w:ilvl="3">
      <w:start w:val="1"/>
      <w:numFmt w:val="decimal"/>
      <w:lvlRestart w:val="0"/>
      <w:suff w:val="space"/>
      <w:lvlText w:val="%1.%2.%3.%4"/>
      <w:lvlJc w:val="left"/>
      <w:pPr>
        <w:ind w:left="0" w:firstLine="0"/>
      </w:pPr>
      <w:rPr>
        <w:rFonts w:hint="default"/>
        <w:b/>
        <w:bCs/>
        <w:sz w:val="24"/>
        <w:szCs w:val="24"/>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225" w15:restartNumberingAfterBreak="0">
    <w:nsid w:val="78064384"/>
    <w:multiLevelType w:val="hybridMultilevel"/>
    <w:tmpl w:val="EDD4A4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783A104D"/>
    <w:multiLevelType w:val="hybridMultilevel"/>
    <w:tmpl w:val="045EC1FC"/>
    <w:lvl w:ilvl="0" w:tplc="FFFFFFFF">
      <w:start w:val="1"/>
      <w:numFmt w:val="lowerLetter"/>
      <w:lvlText w:val="%1)"/>
      <w:lvlJc w:val="left"/>
      <w:pPr>
        <w:ind w:left="720" w:hanging="360"/>
      </w:pPr>
      <w:rPr>
        <w:rFonts w:hint="default"/>
      </w:rPr>
    </w:lvl>
    <w:lvl w:ilvl="1" w:tplc="FFFFFFFF">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78436D7E"/>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791D0F46"/>
    <w:multiLevelType w:val="hybridMultilevel"/>
    <w:tmpl w:val="B48CFC62"/>
    <w:lvl w:ilvl="0" w:tplc="5664A43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9" w15:restartNumberingAfterBreak="0">
    <w:nsid w:val="799B73CA"/>
    <w:multiLevelType w:val="hybridMultilevel"/>
    <w:tmpl w:val="6096C0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7A141FAC"/>
    <w:multiLevelType w:val="hybridMultilevel"/>
    <w:tmpl w:val="7D82510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15:restartNumberingAfterBreak="0">
    <w:nsid w:val="7A915AFA"/>
    <w:multiLevelType w:val="hybridMultilevel"/>
    <w:tmpl w:val="CBB0AEAC"/>
    <w:lvl w:ilvl="0" w:tplc="170219B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2" w15:restartNumberingAfterBreak="0">
    <w:nsid w:val="7B4B3E88"/>
    <w:multiLevelType w:val="hybridMultilevel"/>
    <w:tmpl w:val="B33A599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3" w15:restartNumberingAfterBreak="0">
    <w:nsid w:val="7BAA7C81"/>
    <w:multiLevelType w:val="hybridMultilevel"/>
    <w:tmpl w:val="3766C3C8"/>
    <w:lvl w:ilvl="0" w:tplc="40090017">
      <w:start w:val="1"/>
      <w:numFmt w:val="lowerLetter"/>
      <w:lvlText w:val="%1)"/>
      <w:lvlJc w:val="left"/>
      <w:pPr>
        <w:ind w:left="720" w:hanging="360"/>
      </w:pPr>
      <w:rPr>
        <w:rFonts w:ascii="Times New Roman" w:hAnsi="Times New Roman"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15:restartNumberingAfterBreak="0">
    <w:nsid w:val="7BFB27E0"/>
    <w:multiLevelType w:val="hybridMultilevel"/>
    <w:tmpl w:val="A5E8317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7C2F5C78"/>
    <w:multiLevelType w:val="hybridMultilevel"/>
    <w:tmpl w:val="A4A6FA8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7C5815F0"/>
    <w:multiLevelType w:val="hybridMultilevel"/>
    <w:tmpl w:val="41E205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7D1E340A"/>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7D2710A8"/>
    <w:multiLevelType w:val="hybridMultilevel"/>
    <w:tmpl w:val="B61833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7D2D063A"/>
    <w:multiLevelType w:val="hybridMultilevel"/>
    <w:tmpl w:val="8C70343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0" w15:restartNumberingAfterBreak="0">
    <w:nsid w:val="7DF91D56"/>
    <w:multiLevelType w:val="hybridMultilevel"/>
    <w:tmpl w:val="8C7034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7E891D4F"/>
    <w:multiLevelType w:val="hybridMultilevel"/>
    <w:tmpl w:val="7DF253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7EE60956"/>
    <w:multiLevelType w:val="hybridMultilevel"/>
    <w:tmpl w:val="7624A1E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3" w15:restartNumberingAfterBreak="0">
    <w:nsid w:val="7EE97F74"/>
    <w:multiLevelType w:val="multilevel"/>
    <w:tmpl w:val="7B3047B2"/>
    <w:lvl w:ilvl="0">
      <w:start w:val="5"/>
      <w:numFmt w:val="decimal"/>
      <w:suff w:val="space"/>
      <w:lvlText w:val="%1.0"/>
      <w:lvlJc w:val="left"/>
      <w:pPr>
        <w:ind w:left="0" w:firstLine="0"/>
      </w:pPr>
      <w:rPr>
        <w:rFonts w:hint="default"/>
      </w:rPr>
    </w:lvl>
    <w:lvl w:ilvl="1">
      <w:start w:val="9"/>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bCs/>
      </w:rPr>
    </w:lvl>
    <w:lvl w:ilvl="3">
      <w:start w:val="1"/>
      <w:numFmt w:val="decimal"/>
      <w:lvlRestart w:val="0"/>
      <w:suff w:val="space"/>
      <w:lvlText w:val="%1.%2.%3.%4"/>
      <w:lvlJc w:val="left"/>
      <w:pPr>
        <w:ind w:left="0" w:firstLine="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244" w15:restartNumberingAfterBreak="0">
    <w:nsid w:val="7FEE27EE"/>
    <w:multiLevelType w:val="hybridMultilevel"/>
    <w:tmpl w:val="EF70521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4051631">
    <w:abstractNumId w:val="0"/>
  </w:num>
  <w:num w:numId="2" w16cid:durableId="1769887701">
    <w:abstractNumId w:val="19"/>
  </w:num>
  <w:num w:numId="3" w16cid:durableId="516966019">
    <w:abstractNumId w:val="139"/>
  </w:num>
  <w:num w:numId="4" w16cid:durableId="1686782536">
    <w:abstractNumId w:val="68"/>
  </w:num>
  <w:num w:numId="5" w16cid:durableId="1690138428">
    <w:abstractNumId w:val="15"/>
  </w:num>
  <w:num w:numId="6" w16cid:durableId="1327904098">
    <w:abstractNumId w:val="87"/>
  </w:num>
  <w:num w:numId="7" w16cid:durableId="1128010363">
    <w:abstractNumId w:val="89"/>
  </w:num>
  <w:num w:numId="8" w16cid:durableId="217516840">
    <w:abstractNumId w:val="86"/>
  </w:num>
  <w:num w:numId="9" w16cid:durableId="480343564">
    <w:abstractNumId w:val="21"/>
  </w:num>
  <w:num w:numId="10" w16cid:durableId="1026370878">
    <w:abstractNumId w:val="144"/>
  </w:num>
  <w:num w:numId="11" w16cid:durableId="453207571">
    <w:abstractNumId w:val="96"/>
  </w:num>
  <w:num w:numId="12" w16cid:durableId="275412784">
    <w:abstractNumId w:val="13"/>
  </w:num>
  <w:num w:numId="13" w16cid:durableId="1655177359">
    <w:abstractNumId w:val="214"/>
  </w:num>
  <w:num w:numId="14" w16cid:durableId="321544634">
    <w:abstractNumId w:val="243"/>
  </w:num>
  <w:num w:numId="15" w16cid:durableId="181088171">
    <w:abstractNumId w:val="64"/>
  </w:num>
  <w:num w:numId="16" w16cid:durableId="1839492578">
    <w:abstractNumId w:val="162"/>
  </w:num>
  <w:num w:numId="17" w16cid:durableId="1076635310">
    <w:abstractNumId w:val="186"/>
  </w:num>
  <w:num w:numId="18" w16cid:durableId="1007487372">
    <w:abstractNumId w:val="152"/>
  </w:num>
  <w:num w:numId="19" w16cid:durableId="741758329">
    <w:abstractNumId w:val="203"/>
  </w:num>
  <w:num w:numId="20" w16cid:durableId="432359803">
    <w:abstractNumId w:val="63"/>
  </w:num>
  <w:num w:numId="21" w16cid:durableId="1322584611">
    <w:abstractNumId w:val="182"/>
  </w:num>
  <w:num w:numId="22" w16cid:durableId="1158956370">
    <w:abstractNumId w:val="215"/>
  </w:num>
  <w:num w:numId="23" w16cid:durableId="909577323">
    <w:abstractNumId w:val="69"/>
  </w:num>
  <w:num w:numId="24" w16cid:durableId="1096052684">
    <w:abstractNumId w:val="150"/>
  </w:num>
  <w:num w:numId="25" w16cid:durableId="341980198">
    <w:abstractNumId w:val="208"/>
  </w:num>
  <w:num w:numId="26" w16cid:durableId="622619097">
    <w:abstractNumId w:val="126"/>
  </w:num>
  <w:num w:numId="27" w16cid:durableId="1914002784">
    <w:abstractNumId w:val="177"/>
  </w:num>
  <w:num w:numId="28" w16cid:durableId="1894854414">
    <w:abstractNumId w:val="239"/>
  </w:num>
  <w:num w:numId="29" w16cid:durableId="114449475">
    <w:abstractNumId w:val="179"/>
  </w:num>
  <w:num w:numId="30" w16cid:durableId="505050556">
    <w:abstractNumId w:val="216"/>
  </w:num>
  <w:num w:numId="31" w16cid:durableId="402798874">
    <w:abstractNumId w:val="211"/>
  </w:num>
  <w:num w:numId="32" w16cid:durableId="1183276004">
    <w:abstractNumId w:val="153"/>
  </w:num>
  <w:num w:numId="33" w16cid:durableId="543953602">
    <w:abstractNumId w:val="60"/>
  </w:num>
  <w:num w:numId="34" w16cid:durableId="565529756">
    <w:abstractNumId w:val="16"/>
  </w:num>
  <w:num w:numId="35" w16cid:durableId="1296986831">
    <w:abstractNumId w:val="38"/>
  </w:num>
  <w:num w:numId="36" w16cid:durableId="1980719964">
    <w:abstractNumId w:val="195"/>
  </w:num>
  <w:num w:numId="37" w16cid:durableId="1355575337">
    <w:abstractNumId w:val="163"/>
  </w:num>
  <w:num w:numId="38" w16cid:durableId="2129926659">
    <w:abstractNumId w:val="39"/>
  </w:num>
  <w:num w:numId="39" w16cid:durableId="1833133166">
    <w:abstractNumId w:val="132"/>
  </w:num>
  <w:num w:numId="40" w16cid:durableId="960648655">
    <w:abstractNumId w:val="35"/>
  </w:num>
  <w:num w:numId="41" w16cid:durableId="273370143">
    <w:abstractNumId w:val="75"/>
  </w:num>
  <w:num w:numId="42" w16cid:durableId="906839203">
    <w:abstractNumId w:val="82"/>
  </w:num>
  <w:num w:numId="43" w16cid:durableId="1500345044">
    <w:abstractNumId w:val="44"/>
  </w:num>
  <w:num w:numId="44" w16cid:durableId="1538353173">
    <w:abstractNumId w:val="102"/>
  </w:num>
  <w:num w:numId="45" w16cid:durableId="1959874574">
    <w:abstractNumId w:val="57"/>
  </w:num>
  <w:num w:numId="46" w16cid:durableId="1847481589">
    <w:abstractNumId w:val="95"/>
  </w:num>
  <w:num w:numId="47" w16cid:durableId="650718459">
    <w:abstractNumId w:val="11"/>
  </w:num>
  <w:num w:numId="48" w16cid:durableId="1489596228">
    <w:abstractNumId w:val="98"/>
  </w:num>
  <w:num w:numId="49" w16cid:durableId="1113399202">
    <w:abstractNumId w:val="147"/>
  </w:num>
  <w:num w:numId="50" w16cid:durableId="257174416">
    <w:abstractNumId w:val="120"/>
  </w:num>
  <w:num w:numId="51" w16cid:durableId="469590479">
    <w:abstractNumId w:val="175"/>
  </w:num>
  <w:num w:numId="52" w16cid:durableId="610279288">
    <w:abstractNumId w:val="183"/>
  </w:num>
  <w:num w:numId="53" w16cid:durableId="717168419">
    <w:abstractNumId w:val="154"/>
  </w:num>
  <w:num w:numId="54" w16cid:durableId="1884127150">
    <w:abstractNumId w:val="8"/>
  </w:num>
  <w:num w:numId="55" w16cid:durableId="1723793905">
    <w:abstractNumId w:val="212"/>
  </w:num>
  <w:num w:numId="56" w16cid:durableId="532619215">
    <w:abstractNumId w:val="42"/>
  </w:num>
  <w:num w:numId="57" w16cid:durableId="1326081902">
    <w:abstractNumId w:val="78"/>
  </w:num>
  <w:num w:numId="58" w16cid:durableId="1408500563">
    <w:abstractNumId w:val="133"/>
  </w:num>
  <w:num w:numId="59" w16cid:durableId="921449244">
    <w:abstractNumId w:val="71"/>
  </w:num>
  <w:num w:numId="60" w16cid:durableId="1408454942">
    <w:abstractNumId w:val="209"/>
  </w:num>
  <w:num w:numId="61" w16cid:durableId="1502696589">
    <w:abstractNumId w:val="46"/>
  </w:num>
  <w:num w:numId="62" w16cid:durableId="475224152">
    <w:abstractNumId w:val="66"/>
  </w:num>
  <w:num w:numId="63" w16cid:durableId="39210375">
    <w:abstractNumId w:val="104"/>
  </w:num>
  <w:num w:numId="64" w16cid:durableId="424037145">
    <w:abstractNumId w:val="196"/>
  </w:num>
  <w:num w:numId="65" w16cid:durableId="1255629430">
    <w:abstractNumId w:val="73"/>
  </w:num>
  <w:num w:numId="66" w16cid:durableId="954941086">
    <w:abstractNumId w:val="51"/>
  </w:num>
  <w:num w:numId="67" w16cid:durableId="1451631284">
    <w:abstractNumId w:val="79"/>
  </w:num>
  <w:num w:numId="68" w16cid:durableId="1903324153">
    <w:abstractNumId w:val="80"/>
  </w:num>
  <w:num w:numId="69" w16cid:durableId="25914943">
    <w:abstractNumId w:val="192"/>
  </w:num>
  <w:num w:numId="70" w16cid:durableId="1672947849">
    <w:abstractNumId w:val="14"/>
  </w:num>
  <w:num w:numId="71" w16cid:durableId="696782989">
    <w:abstractNumId w:val="61"/>
  </w:num>
  <w:num w:numId="72" w16cid:durableId="732198191">
    <w:abstractNumId w:val="119"/>
  </w:num>
  <w:num w:numId="73" w16cid:durableId="31155421">
    <w:abstractNumId w:val="165"/>
  </w:num>
  <w:num w:numId="74" w16cid:durableId="1087845799">
    <w:abstractNumId w:val="234"/>
  </w:num>
  <w:num w:numId="75" w16cid:durableId="787629564">
    <w:abstractNumId w:val="190"/>
  </w:num>
  <w:num w:numId="76" w16cid:durableId="1857843603">
    <w:abstractNumId w:val="84"/>
  </w:num>
  <w:num w:numId="77" w16cid:durableId="1760637077">
    <w:abstractNumId w:val="6"/>
  </w:num>
  <w:num w:numId="78" w16cid:durableId="979311222">
    <w:abstractNumId w:val="244"/>
  </w:num>
  <w:num w:numId="79" w16cid:durableId="382171560">
    <w:abstractNumId w:val="33"/>
  </w:num>
  <w:num w:numId="80" w16cid:durableId="1936938575">
    <w:abstractNumId w:val="36"/>
  </w:num>
  <w:num w:numId="81" w16cid:durableId="262151819">
    <w:abstractNumId w:val="4"/>
  </w:num>
  <w:num w:numId="82" w16cid:durableId="579291663">
    <w:abstractNumId w:val="10"/>
  </w:num>
  <w:num w:numId="83" w16cid:durableId="1872452439">
    <w:abstractNumId w:val="232"/>
  </w:num>
  <w:num w:numId="84" w16cid:durableId="1386880439">
    <w:abstractNumId w:val="76"/>
  </w:num>
  <w:num w:numId="85" w16cid:durableId="952903861">
    <w:abstractNumId w:val="189"/>
  </w:num>
  <w:num w:numId="86" w16cid:durableId="831797533">
    <w:abstractNumId w:val="74"/>
  </w:num>
  <w:num w:numId="87" w16cid:durableId="1002587125">
    <w:abstractNumId w:val="101"/>
  </w:num>
  <w:num w:numId="88" w16cid:durableId="1578130526">
    <w:abstractNumId w:val="111"/>
  </w:num>
  <w:num w:numId="89" w16cid:durableId="1067798938">
    <w:abstractNumId w:val="48"/>
  </w:num>
  <w:num w:numId="90" w16cid:durableId="699820829">
    <w:abstractNumId w:val="90"/>
  </w:num>
  <w:num w:numId="91" w16cid:durableId="360206646">
    <w:abstractNumId w:val="151"/>
  </w:num>
  <w:num w:numId="92" w16cid:durableId="1481268309">
    <w:abstractNumId w:val="34"/>
  </w:num>
  <w:num w:numId="93" w16cid:durableId="1332609495">
    <w:abstractNumId w:val="9"/>
  </w:num>
  <w:num w:numId="94" w16cid:durableId="1713184949">
    <w:abstractNumId w:val="31"/>
  </w:num>
  <w:num w:numId="95" w16cid:durableId="394937841">
    <w:abstractNumId w:val="173"/>
  </w:num>
  <w:num w:numId="96" w16cid:durableId="1642298226">
    <w:abstractNumId w:val="122"/>
  </w:num>
  <w:num w:numId="97" w16cid:durableId="429132739">
    <w:abstractNumId w:val="91"/>
  </w:num>
  <w:num w:numId="98" w16cid:durableId="906963559">
    <w:abstractNumId w:val="99"/>
  </w:num>
  <w:num w:numId="99" w16cid:durableId="697780583">
    <w:abstractNumId w:val="2"/>
  </w:num>
  <w:num w:numId="100" w16cid:durableId="964238976">
    <w:abstractNumId w:val="114"/>
  </w:num>
  <w:num w:numId="101" w16cid:durableId="64493242">
    <w:abstractNumId w:val="242"/>
  </w:num>
  <w:num w:numId="102" w16cid:durableId="2123184286">
    <w:abstractNumId w:val="118"/>
  </w:num>
  <w:num w:numId="103" w16cid:durableId="719093007">
    <w:abstractNumId w:val="205"/>
  </w:num>
  <w:num w:numId="104" w16cid:durableId="211579562">
    <w:abstractNumId w:val="217"/>
  </w:num>
  <w:num w:numId="105" w16cid:durableId="2073581161">
    <w:abstractNumId w:val="94"/>
  </w:num>
  <w:num w:numId="106" w16cid:durableId="1827092823">
    <w:abstractNumId w:val="233"/>
  </w:num>
  <w:num w:numId="107" w16cid:durableId="1321498322">
    <w:abstractNumId w:val="129"/>
  </w:num>
  <w:num w:numId="108" w16cid:durableId="1757746308">
    <w:abstractNumId w:val="202"/>
  </w:num>
  <w:num w:numId="109" w16cid:durableId="1969430121">
    <w:abstractNumId w:val="160"/>
  </w:num>
  <w:num w:numId="110" w16cid:durableId="1546139633">
    <w:abstractNumId w:val="32"/>
  </w:num>
  <w:num w:numId="111" w16cid:durableId="1290743529">
    <w:abstractNumId w:val="106"/>
  </w:num>
  <w:num w:numId="112" w16cid:durableId="1972862574">
    <w:abstractNumId w:val="56"/>
  </w:num>
  <w:num w:numId="113" w16cid:durableId="43141668">
    <w:abstractNumId w:val="155"/>
  </w:num>
  <w:num w:numId="114" w16cid:durableId="648822732">
    <w:abstractNumId w:val="97"/>
  </w:num>
  <w:num w:numId="115" w16cid:durableId="995450581">
    <w:abstractNumId w:val="143"/>
  </w:num>
  <w:num w:numId="116" w16cid:durableId="175923434">
    <w:abstractNumId w:val="58"/>
  </w:num>
  <w:num w:numId="117" w16cid:durableId="1230964277">
    <w:abstractNumId w:val="26"/>
  </w:num>
  <w:num w:numId="118" w16cid:durableId="693118255">
    <w:abstractNumId w:val="148"/>
  </w:num>
  <w:num w:numId="119" w16cid:durableId="997923248">
    <w:abstractNumId w:val="240"/>
  </w:num>
  <w:num w:numId="120" w16cid:durableId="2011444318">
    <w:abstractNumId w:val="68"/>
    <w:lvlOverride w:ilvl="0">
      <w:lvl w:ilvl="0">
        <w:start w:val="1"/>
        <w:numFmt w:val="decimal"/>
        <w:lvlText w:val="%1.0"/>
        <w:lvlJc w:val="left"/>
        <w:pPr>
          <w:tabs>
            <w:tab w:val="num" w:pos="720"/>
          </w:tabs>
          <w:ind w:left="720" w:hanging="720"/>
        </w:pPr>
        <w:rPr>
          <w:rFonts w:hint="default"/>
        </w:rPr>
      </w:lvl>
    </w:lvlOverride>
    <w:lvlOverride w:ilvl="1">
      <w:lvl w:ilvl="1">
        <w:start w:val="1"/>
        <w:numFmt w:val="decimal"/>
        <w:lvlText w:val="%1.%2"/>
        <w:lvlJc w:val="left"/>
        <w:pPr>
          <w:ind w:left="1440" w:hanging="720"/>
        </w:pPr>
        <w:rPr>
          <w:rFonts w:hint="default"/>
        </w:rPr>
      </w:lvl>
    </w:lvlOverride>
    <w:lvlOverride w:ilvl="2">
      <w:lvl w:ilvl="2">
        <w:start w:val="1"/>
        <w:numFmt w:val="decimal"/>
        <w:lvlText w:val="%1.%2.%3"/>
        <w:lvlJc w:val="left"/>
        <w:pPr>
          <w:tabs>
            <w:tab w:val="num" w:pos="2520"/>
          </w:tabs>
          <w:ind w:left="2520" w:hanging="1080"/>
        </w:pPr>
        <w:rPr>
          <w:rFonts w:hint="default"/>
        </w:rPr>
      </w:lvl>
    </w:lvlOverride>
    <w:lvlOverride w:ilvl="3">
      <w:lvl w:ilvl="3">
        <w:start w:val="1"/>
        <w:numFmt w:val="decimal"/>
        <w:lvlText w:val="%1.%2.%3.%4"/>
        <w:lvlJc w:val="left"/>
        <w:pPr>
          <w:tabs>
            <w:tab w:val="num" w:pos="3600"/>
          </w:tabs>
          <w:ind w:left="3600" w:hanging="1440"/>
        </w:pPr>
        <w:rPr>
          <w:rFonts w:hint="default"/>
        </w:rPr>
      </w:lvl>
    </w:lvlOverride>
    <w:lvlOverride w:ilvl="4">
      <w:lvl w:ilvl="4">
        <w:start w:val="1"/>
        <w:numFmt w:val="decimal"/>
        <w:lvlText w:val="%1.%2.%3.%4.%5"/>
        <w:lvlJc w:val="left"/>
        <w:pPr>
          <w:tabs>
            <w:tab w:val="num" w:pos="4320"/>
          </w:tabs>
          <w:ind w:left="4320" w:hanging="1440"/>
        </w:pPr>
        <w:rPr>
          <w:rFonts w:hint="default"/>
        </w:rPr>
      </w:lvl>
    </w:lvlOverride>
    <w:lvlOverride w:ilvl="5">
      <w:lvl w:ilvl="5">
        <w:start w:val="1"/>
        <w:numFmt w:val="decimal"/>
        <w:lvlText w:val="%1.%2.%3.%4.%5.%6"/>
        <w:lvlJc w:val="left"/>
        <w:pPr>
          <w:tabs>
            <w:tab w:val="num" w:pos="5400"/>
          </w:tabs>
          <w:ind w:left="5400" w:hanging="1800"/>
        </w:pPr>
        <w:rPr>
          <w:rFonts w:hint="default"/>
        </w:rPr>
      </w:lvl>
    </w:lvlOverride>
    <w:lvlOverride w:ilvl="6">
      <w:lvl w:ilvl="6">
        <w:start w:val="1"/>
        <w:numFmt w:val="decimal"/>
        <w:lvlText w:val="%1.%2.%3.%4.%5.%6.%7"/>
        <w:lvlJc w:val="left"/>
        <w:pPr>
          <w:tabs>
            <w:tab w:val="num" w:pos="6480"/>
          </w:tabs>
          <w:ind w:left="6480" w:hanging="2160"/>
        </w:pPr>
        <w:rPr>
          <w:rFonts w:hint="default"/>
        </w:rPr>
      </w:lvl>
    </w:lvlOverride>
    <w:lvlOverride w:ilvl="7">
      <w:lvl w:ilvl="7">
        <w:start w:val="1"/>
        <w:numFmt w:val="decimal"/>
        <w:lvlText w:val="%1.%2.%3.%4.%5.%6.%7.%8"/>
        <w:lvlJc w:val="left"/>
        <w:pPr>
          <w:tabs>
            <w:tab w:val="num" w:pos="7560"/>
          </w:tabs>
          <w:ind w:left="7560" w:hanging="2520"/>
        </w:pPr>
        <w:rPr>
          <w:rFonts w:hint="default"/>
        </w:rPr>
      </w:lvl>
    </w:lvlOverride>
    <w:lvlOverride w:ilvl="8">
      <w:lvl w:ilvl="8">
        <w:start w:val="1"/>
        <w:numFmt w:val="decimal"/>
        <w:lvlText w:val="%1.%2.%3.%4.%5.%6.%7.%8.%9"/>
        <w:lvlJc w:val="left"/>
        <w:pPr>
          <w:tabs>
            <w:tab w:val="num" w:pos="8640"/>
          </w:tabs>
          <w:ind w:left="8640" w:hanging="2880"/>
        </w:pPr>
        <w:rPr>
          <w:rFonts w:hint="default"/>
        </w:rPr>
      </w:lvl>
    </w:lvlOverride>
  </w:num>
  <w:num w:numId="121" w16cid:durableId="2109617901">
    <w:abstractNumId w:val="68"/>
    <w:lvlOverride w:ilvl="0">
      <w:lvl w:ilvl="0">
        <w:start w:val="1"/>
        <w:numFmt w:val="decimal"/>
        <w:lvlText w:val="%1.0"/>
        <w:lvlJc w:val="left"/>
        <w:pPr>
          <w:tabs>
            <w:tab w:val="num" w:pos="720"/>
          </w:tabs>
          <w:ind w:left="720" w:hanging="720"/>
        </w:pPr>
        <w:rPr>
          <w:rFonts w:hint="default"/>
        </w:rPr>
      </w:lvl>
    </w:lvlOverride>
    <w:lvlOverride w:ilvl="1">
      <w:lvl w:ilvl="1">
        <w:start w:val="1"/>
        <w:numFmt w:val="decimal"/>
        <w:lvlText w:val="%1.%2"/>
        <w:lvlJc w:val="left"/>
        <w:pPr>
          <w:tabs>
            <w:tab w:val="num" w:pos="1440"/>
          </w:tabs>
          <w:ind w:left="1440" w:hanging="720"/>
        </w:pPr>
        <w:rPr>
          <w:rFonts w:hint="default"/>
        </w:rPr>
      </w:lvl>
    </w:lvlOverride>
    <w:lvlOverride w:ilvl="2">
      <w:lvl w:ilvl="2">
        <w:start w:val="1"/>
        <w:numFmt w:val="decimal"/>
        <w:suff w:val="space"/>
        <w:lvlText w:val="%1.%2.%3"/>
        <w:lvlJc w:val="left"/>
        <w:pPr>
          <w:ind w:left="2520" w:hanging="1080"/>
        </w:pPr>
        <w:rPr>
          <w:rFonts w:hint="default"/>
        </w:rPr>
      </w:lvl>
    </w:lvlOverride>
    <w:lvlOverride w:ilvl="3">
      <w:lvl w:ilvl="3">
        <w:start w:val="1"/>
        <w:numFmt w:val="decimal"/>
        <w:lvlText w:val="%1.%2.%3.%4"/>
        <w:lvlJc w:val="left"/>
        <w:pPr>
          <w:tabs>
            <w:tab w:val="num" w:pos="3600"/>
          </w:tabs>
          <w:ind w:left="3600" w:hanging="1440"/>
        </w:pPr>
        <w:rPr>
          <w:rFonts w:hint="default"/>
        </w:rPr>
      </w:lvl>
    </w:lvlOverride>
    <w:lvlOverride w:ilvl="4">
      <w:lvl w:ilvl="4">
        <w:start w:val="1"/>
        <w:numFmt w:val="decimal"/>
        <w:lvlText w:val="%1.%2.%3.%4.%5"/>
        <w:lvlJc w:val="left"/>
        <w:pPr>
          <w:tabs>
            <w:tab w:val="num" w:pos="4320"/>
          </w:tabs>
          <w:ind w:left="4320" w:hanging="1440"/>
        </w:pPr>
        <w:rPr>
          <w:rFonts w:hint="default"/>
        </w:rPr>
      </w:lvl>
    </w:lvlOverride>
    <w:lvlOverride w:ilvl="5">
      <w:lvl w:ilvl="5">
        <w:start w:val="1"/>
        <w:numFmt w:val="decimal"/>
        <w:lvlText w:val="%1.%2.%3.%4.%5.%6"/>
        <w:lvlJc w:val="left"/>
        <w:pPr>
          <w:tabs>
            <w:tab w:val="num" w:pos="5400"/>
          </w:tabs>
          <w:ind w:left="5400" w:hanging="1800"/>
        </w:pPr>
        <w:rPr>
          <w:rFonts w:hint="default"/>
        </w:rPr>
      </w:lvl>
    </w:lvlOverride>
    <w:lvlOverride w:ilvl="6">
      <w:lvl w:ilvl="6">
        <w:start w:val="1"/>
        <w:numFmt w:val="decimal"/>
        <w:lvlText w:val="%1.%2.%3.%4.%5.%6.%7"/>
        <w:lvlJc w:val="left"/>
        <w:pPr>
          <w:tabs>
            <w:tab w:val="num" w:pos="6480"/>
          </w:tabs>
          <w:ind w:left="6480" w:hanging="2160"/>
        </w:pPr>
        <w:rPr>
          <w:rFonts w:hint="default"/>
        </w:rPr>
      </w:lvl>
    </w:lvlOverride>
    <w:lvlOverride w:ilvl="7">
      <w:lvl w:ilvl="7">
        <w:start w:val="1"/>
        <w:numFmt w:val="decimal"/>
        <w:lvlText w:val="%1.%2.%3.%4.%5.%6.%7.%8"/>
        <w:lvlJc w:val="left"/>
        <w:pPr>
          <w:tabs>
            <w:tab w:val="num" w:pos="7560"/>
          </w:tabs>
          <w:ind w:left="7560" w:hanging="2520"/>
        </w:pPr>
        <w:rPr>
          <w:rFonts w:hint="default"/>
        </w:rPr>
      </w:lvl>
    </w:lvlOverride>
    <w:lvlOverride w:ilvl="8">
      <w:lvl w:ilvl="8">
        <w:start w:val="1"/>
        <w:numFmt w:val="decimal"/>
        <w:lvlText w:val="%1.%2.%3.%4.%5.%6.%7.%8.%9"/>
        <w:lvlJc w:val="left"/>
        <w:pPr>
          <w:tabs>
            <w:tab w:val="num" w:pos="8640"/>
          </w:tabs>
          <w:ind w:left="8640" w:hanging="2880"/>
        </w:pPr>
        <w:rPr>
          <w:rFonts w:hint="default"/>
        </w:rPr>
      </w:lvl>
    </w:lvlOverride>
  </w:num>
  <w:num w:numId="122" w16cid:durableId="1582136331">
    <w:abstractNumId w:val="130"/>
  </w:num>
  <w:num w:numId="123" w16cid:durableId="142241742">
    <w:abstractNumId w:val="20"/>
  </w:num>
  <w:num w:numId="124" w16cid:durableId="1447895382">
    <w:abstractNumId w:val="27"/>
  </w:num>
  <w:num w:numId="125" w16cid:durableId="647713932">
    <w:abstractNumId w:val="176"/>
  </w:num>
  <w:num w:numId="126" w16cid:durableId="2110926777">
    <w:abstractNumId w:val="100"/>
  </w:num>
  <w:num w:numId="127" w16cid:durableId="803229625">
    <w:abstractNumId w:val="55"/>
  </w:num>
  <w:num w:numId="128" w16cid:durableId="1920090834">
    <w:abstractNumId w:val="164"/>
  </w:num>
  <w:num w:numId="129" w16cid:durableId="1789080378">
    <w:abstractNumId w:val="225"/>
  </w:num>
  <w:num w:numId="130" w16cid:durableId="975065388">
    <w:abstractNumId w:val="181"/>
  </w:num>
  <w:num w:numId="131" w16cid:durableId="1920558678">
    <w:abstractNumId w:val="140"/>
  </w:num>
  <w:num w:numId="132" w16cid:durableId="780103806">
    <w:abstractNumId w:val="166"/>
  </w:num>
  <w:num w:numId="133" w16cid:durableId="411238721">
    <w:abstractNumId w:val="207"/>
  </w:num>
  <w:num w:numId="134" w16cid:durableId="1298609464">
    <w:abstractNumId w:val="198"/>
  </w:num>
  <w:num w:numId="135" w16cid:durableId="179197712">
    <w:abstractNumId w:val="230"/>
  </w:num>
  <w:num w:numId="136" w16cid:durableId="700284728">
    <w:abstractNumId w:val="47"/>
  </w:num>
  <w:num w:numId="137" w16cid:durableId="1783526110">
    <w:abstractNumId w:val="121"/>
  </w:num>
  <w:num w:numId="138" w16cid:durableId="102848897">
    <w:abstractNumId w:val="52"/>
  </w:num>
  <w:num w:numId="139" w16cid:durableId="1203441813">
    <w:abstractNumId w:val="235"/>
  </w:num>
  <w:num w:numId="140" w16cid:durableId="1028529261">
    <w:abstractNumId w:val="146"/>
  </w:num>
  <w:num w:numId="141" w16cid:durableId="1943878728">
    <w:abstractNumId w:val="108"/>
  </w:num>
  <w:num w:numId="142" w16cid:durableId="2105805194">
    <w:abstractNumId w:val="178"/>
  </w:num>
  <w:num w:numId="143" w16cid:durableId="1147358586">
    <w:abstractNumId w:val="3"/>
  </w:num>
  <w:num w:numId="144" w16cid:durableId="1946033490">
    <w:abstractNumId w:val="54"/>
  </w:num>
  <w:num w:numId="145" w16cid:durableId="1490631565">
    <w:abstractNumId w:val="123"/>
  </w:num>
  <w:num w:numId="146" w16cid:durableId="115218476">
    <w:abstractNumId w:val="41"/>
  </w:num>
  <w:num w:numId="147" w16cid:durableId="1326401461">
    <w:abstractNumId w:val="221"/>
  </w:num>
  <w:num w:numId="148" w16cid:durableId="1913612486">
    <w:abstractNumId w:val="40"/>
  </w:num>
  <w:num w:numId="149" w16cid:durableId="764574419">
    <w:abstractNumId w:val="220"/>
  </w:num>
  <w:num w:numId="150" w16cid:durableId="952902268">
    <w:abstractNumId w:val="167"/>
  </w:num>
  <w:num w:numId="151" w16cid:durableId="338580064">
    <w:abstractNumId w:val="141"/>
  </w:num>
  <w:num w:numId="152" w16cid:durableId="1094742216">
    <w:abstractNumId w:val="218"/>
  </w:num>
  <w:num w:numId="153" w16cid:durableId="993996207">
    <w:abstractNumId w:val="197"/>
  </w:num>
  <w:num w:numId="154" w16cid:durableId="484977919">
    <w:abstractNumId w:val="105"/>
  </w:num>
  <w:num w:numId="155" w16cid:durableId="524250608">
    <w:abstractNumId w:val="50"/>
  </w:num>
  <w:num w:numId="156" w16cid:durableId="371225047">
    <w:abstractNumId w:val="87"/>
    <w:lvlOverride w:ilvl="0">
      <w:lvl w:ilvl="0">
        <w:start w:val="5"/>
        <w:numFmt w:val="decimal"/>
        <w:suff w:val="space"/>
        <w:lvlText w:val="%1.0"/>
        <w:lvlJc w:val="left"/>
        <w:pPr>
          <w:ind w:left="0" w:firstLine="0"/>
        </w:pPr>
        <w:rPr>
          <w:rFonts w:hint="default"/>
        </w:rPr>
      </w:lvl>
    </w:lvlOverride>
    <w:lvlOverride w:ilvl="1">
      <w:lvl w:ilvl="1">
        <w:start w:val="1"/>
        <w:numFmt w:val="decimal"/>
        <w:lvlText w:val="%1.%2"/>
        <w:lvlJc w:val="left"/>
        <w:pPr>
          <w:ind w:left="0" w:firstLine="851"/>
        </w:pPr>
        <w:rPr>
          <w:rFonts w:hint="default"/>
        </w:rPr>
      </w:lvl>
    </w:lvlOverride>
    <w:lvlOverride w:ilvl="2">
      <w:lvl w:ilvl="2">
        <w:start w:val="1"/>
        <w:numFmt w:val="decimal"/>
        <w:lvlText w:val="%1.%2.%3"/>
        <w:lvlJc w:val="left"/>
        <w:pPr>
          <w:ind w:left="0" w:firstLine="0"/>
        </w:pPr>
        <w:rPr>
          <w:rFonts w:hint="default"/>
          <w:b/>
          <w:bCs/>
        </w:rPr>
      </w:lvl>
    </w:lvlOverride>
    <w:lvlOverride w:ilvl="3">
      <w:lvl w:ilvl="3">
        <w:start w:val="1"/>
        <w:numFmt w:val="decimal"/>
        <w:lvlRestart w:val="0"/>
        <w:suff w:val="space"/>
        <w:lvlText w:val="%1.%2.%3.%4"/>
        <w:lvlJc w:val="left"/>
        <w:pPr>
          <w:ind w:left="0" w:firstLine="0"/>
        </w:pPr>
        <w:rPr>
          <w:rFonts w:hint="default"/>
        </w:rPr>
      </w:lvl>
    </w:lvlOverride>
    <w:lvlOverride w:ilvl="4">
      <w:lvl w:ilvl="4">
        <w:start w:val="1"/>
        <w:numFmt w:val="decimal"/>
        <w:lvlText w:val="%1.%2.%3.%4.%5"/>
        <w:lvlJc w:val="left"/>
        <w:pPr>
          <w:tabs>
            <w:tab w:val="num" w:pos="4320"/>
          </w:tabs>
          <w:ind w:left="4320" w:hanging="1440"/>
        </w:pPr>
        <w:rPr>
          <w:rFonts w:hint="default"/>
        </w:rPr>
      </w:lvl>
    </w:lvlOverride>
    <w:lvlOverride w:ilvl="5">
      <w:lvl w:ilvl="5">
        <w:start w:val="1"/>
        <w:numFmt w:val="decimal"/>
        <w:lvlText w:val="%1.%2.%3.%4.%5.%6"/>
        <w:lvlJc w:val="left"/>
        <w:pPr>
          <w:tabs>
            <w:tab w:val="num" w:pos="5400"/>
          </w:tabs>
          <w:ind w:left="5400" w:hanging="1800"/>
        </w:pPr>
        <w:rPr>
          <w:rFonts w:hint="default"/>
        </w:rPr>
      </w:lvl>
    </w:lvlOverride>
    <w:lvlOverride w:ilvl="6">
      <w:lvl w:ilvl="6">
        <w:start w:val="1"/>
        <w:numFmt w:val="decimal"/>
        <w:lvlText w:val="%1.%2.%3.%4.%5.%6.%7"/>
        <w:lvlJc w:val="left"/>
        <w:pPr>
          <w:tabs>
            <w:tab w:val="num" w:pos="6480"/>
          </w:tabs>
          <w:ind w:left="6480" w:hanging="2160"/>
        </w:pPr>
        <w:rPr>
          <w:rFonts w:hint="default"/>
        </w:rPr>
      </w:lvl>
    </w:lvlOverride>
    <w:lvlOverride w:ilvl="7">
      <w:lvl w:ilvl="7">
        <w:start w:val="1"/>
        <w:numFmt w:val="decimal"/>
        <w:lvlText w:val="%1.%2.%3.%4.%5.%6.%7.%8"/>
        <w:lvlJc w:val="left"/>
        <w:pPr>
          <w:tabs>
            <w:tab w:val="num" w:pos="7560"/>
          </w:tabs>
          <w:ind w:left="7560" w:hanging="2520"/>
        </w:pPr>
        <w:rPr>
          <w:rFonts w:hint="default"/>
        </w:rPr>
      </w:lvl>
    </w:lvlOverride>
    <w:lvlOverride w:ilvl="8">
      <w:lvl w:ilvl="8">
        <w:start w:val="1"/>
        <w:numFmt w:val="decimal"/>
        <w:lvlText w:val="%1.%2.%3.%4.%5.%6.%7.%8.%9"/>
        <w:lvlJc w:val="left"/>
        <w:pPr>
          <w:tabs>
            <w:tab w:val="num" w:pos="8640"/>
          </w:tabs>
          <w:ind w:left="8640" w:hanging="2880"/>
        </w:pPr>
        <w:rPr>
          <w:rFonts w:hint="default"/>
        </w:rPr>
      </w:lvl>
    </w:lvlOverride>
  </w:num>
  <w:num w:numId="157" w16cid:durableId="1682510063">
    <w:abstractNumId w:val="87"/>
    <w:lvlOverride w:ilvl="0">
      <w:lvl w:ilvl="0">
        <w:start w:val="5"/>
        <w:numFmt w:val="decimal"/>
        <w:suff w:val="space"/>
        <w:lvlText w:val="%1.0"/>
        <w:lvlJc w:val="left"/>
        <w:pPr>
          <w:ind w:left="0" w:firstLine="0"/>
        </w:pPr>
        <w:rPr>
          <w:rFonts w:hint="default"/>
        </w:rPr>
      </w:lvl>
    </w:lvlOverride>
    <w:lvlOverride w:ilvl="1">
      <w:lvl w:ilvl="1">
        <w:start w:val="1"/>
        <w:numFmt w:val="decimal"/>
        <w:lvlText w:val="%1.%2"/>
        <w:lvlJc w:val="left"/>
        <w:pPr>
          <w:ind w:left="0" w:firstLine="851"/>
        </w:pPr>
        <w:rPr>
          <w:rFonts w:hint="default"/>
        </w:rPr>
      </w:lvl>
    </w:lvlOverride>
    <w:lvlOverride w:ilvl="2">
      <w:lvl w:ilvl="2">
        <w:start w:val="1"/>
        <w:numFmt w:val="decimal"/>
        <w:lvlText w:val="%1.%2.%3"/>
        <w:lvlJc w:val="left"/>
        <w:pPr>
          <w:ind w:left="0" w:firstLine="0"/>
        </w:pPr>
        <w:rPr>
          <w:rFonts w:hint="default"/>
          <w:b/>
          <w:bCs/>
        </w:rPr>
      </w:lvl>
    </w:lvlOverride>
    <w:lvlOverride w:ilvl="3">
      <w:lvl w:ilvl="3">
        <w:start w:val="1"/>
        <w:numFmt w:val="decimal"/>
        <w:lvlRestart w:val="0"/>
        <w:suff w:val="space"/>
        <w:lvlText w:val="%1.%2.%3.%4"/>
        <w:lvlJc w:val="left"/>
        <w:pPr>
          <w:ind w:left="0" w:firstLine="0"/>
        </w:pPr>
        <w:rPr>
          <w:rFonts w:hint="default"/>
        </w:rPr>
      </w:lvl>
    </w:lvlOverride>
    <w:lvlOverride w:ilvl="4">
      <w:lvl w:ilvl="4">
        <w:start w:val="1"/>
        <w:numFmt w:val="decimal"/>
        <w:lvlText w:val="%1.%2.%3.%4.%5"/>
        <w:lvlJc w:val="left"/>
        <w:pPr>
          <w:tabs>
            <w:tab w:val="num" w:pos="4320"/>
          </w:tabs>
          <w:ind w:left="4320" w:hanging="1440"/>
        </w:pPr>
        <w:rPr>
          <w:rFonts w:hint="default"/>
        </w:rPr>
      </w:lvl>
    </w:lvlOverride>
    <w:lvlOverride w:ilvl="5">
      <w:lvl w:ilvl="5">
        <w:start w:val="1"/>
        <w:numFmt w:val="decimal"/>
        <w:lvlText w:val="%1.%2.%3.%4.%5.%6"/>
        <w:lvlJc w:val="left"/>
        <w:pPr>
          <w:tabs>
            <w:tab w:val="num" w:pos="5400"/>
          </w:tabs>
          <w:ind w:left="5400" w:hanging="1800"/>
        </w:pPr>
        <w:rPr>
          <w:rFonts w:hint="default"/>
        </w:rPr>
      </w:lvl>
    </w:lvlOverride>
    <w:lvlOverride w:ilvl="6">
      <w:lvl w:ilvl="6">
        <w:start w:val="1"/>
        <w:numFmt w:val="decimal"/>
        <w:lvlText w:val="%1.%2.%3.%4.%5.%6.%7"/>
        <w:lvlJc w:val="left"/>
        <w:pPr>
          <w:tabs>
            <w:tab w:val="num" w:pos="6480"/>
          </w:tabs>
          <w:ind w:left="6480" w:hanging="2160"/>
        </w:pPr>
        <w:rPr>
          <w:rFonts w:hint="default"/>
        </w:rPr>
      </w:lvl>
    </w:lvlOverride>
    <w:lvlOverride w:ilvl="7">
      <w:lvl w:ilvl="7">
        <w:start w:val="1"/>
        <w:numFmt w:val="decimal"/>
        <w:lvlText w:val="%1.%2.%3.%4.%5.%6.%7.%8"/>
        <w:lvlJc w:val="left"/>
        <w:pPr>
          <w:tabs>
            <w:tab w:val="num" w:pos="7560"/>
          </w:tabs>
          <w:ind w:left="7560" w:hanging="2520"/>
        </w:pPr>
        <w:rPr>
          <w:rFonts w:hint="default"/>
        </w:rPr>
      </w:lvl>
    </w:lvlOverride>
    <w:lvlOverride w:ilvl="8">
      <w:lvl w:ilvl="8">
        <w:start w:val="1"/>
        <w:numFmt w:val="decimal"/>
        <w:lvlText w:val="%1.%2.%3.%4.%5.%6.%7.%8.%9"/>
        <w:lvlJc w:val="left"/>
        <w:pPr>
          <w:tabs>
            <w:tab w:val="num" w:pos="8640"/>
          </w:tabs>
          <w:ind w:left="8640" w:hanging="2880"/>
        </w:pPr>
        <w:rPr>
          <w:rFonts w:hint="default"/>
        </w:rPr>
      </w:lvl>
    </w:lvlOverride>
  </w:num>
  <w:num w:numId="158" w16cid:durableId="1205096905">
    <w:abstractNumId w:val="185"/>
  </w:num>
  <w:num w:numId="159" w16cid:durableId="1747342015">
    <w:abstractNumId w:val="136"/>
  </w:num>
  <w:num w:numId="160" w16cid:durableId="919873088">
    <w:abstractNumId w:val="22"/>
  </w:num>
  <w:num w:numId="161" w16cid:durableId="164516687">
    <w:abstractNumId w:val="59"/>
  </w:num>
  <w:num w:numId="162" w16cid:durableId="436173339">
    <w:abstractNumId w:val="103"/>
  </w:num>
  <w:num w:numId="163" w16cid:durableId="1593510928">
    <w:abstractNumId w:val="127"/>
  </w:num>
  <w:num w:numId="164" w16cid:durableId="1698962347">
    <w:abstractNumId w:val="237"/>
  </w:num>
  <w:num w:numId="165" w16cid:durableId="71241073">
    <w:abstractNumId w:val="88"/>
  </w:num>
  <w:num w:numId="166" w16cid:durableId="960647075">
    <w:abstractNumId w:val="30"/>
  </w:num>
  <w:num w:numId="167" w16cid:durableId="1510440549">
    <w:abstractNumId w:val="70"/>
  </w:num>
  <w:num w:numId="168" w16cid:durableId="1877812971">
    <w:abstractNumId w:val="81"/>
  </w:num>
  <w:num w:numId="169" w16cid:durableId="864710993">
    <w:abstractNumId w:val="12"/>
  </w:num>
  <w:num w:numId="170" w16cid:durableId="1496526701">
    <w:abstractNumId w:val="85"/>
  </w:num>
  <w:num w:numId="171" w16cid:durableId="1145273078">
    <w:abstractNumId w:val="156"/>
  </w:num>
  <w:num w:numId="172" w16cid:durableId="753671475">
    <w:abstractNumId w:val="224"/>
  </w:num>
  <w:num w:numId="173" w16cid:durableId="1946885889">
    <w:abstractNumId w:val="171"/>
  </w:num>
  <w:num w:numId="174" w16cid:durableId="1830948146">
    <w:abstractNumId w:val="229"/>
  </w:num>
  <w:num w:numId="175" w16cid:durableId="885222095">
    <w:abstractNumId w:val="206"/>
  </w:num>
  <w:num w:numId="176" w16cid:durableId="260650738">
    <w:abstractNumId w:val="157"/>
  </w:num>
  <w:num w:numId="177" w16cid:durableId="1311789330">
    <w:abstractNumId w:val="110"/>
  </w:num>
  <w:num w:numId="178" w16cid:durableId="1903515389">
    <w:abstractNumId w:val="125"/>
  </w:num>
  <w:num w:numId="179" w16cid:durableId="89862502">
    <w:abstractNumId w:val="128"/>
  </w:num>
  <w:num w:numId="180" w16cid:durableId="1516651745">
    <w:abstractNumId w:val="24"/>
  </w:num>
  <w:num w:numId="181" w16cid:durableId="547453023">
    <w:abstractNumId w:val="191"/>
  </w:num>
  <w:num w:numId="182" w16cid:durableId="1578176408">
    <w:abstractNumId w:val="238"/>
  </w:num>
  <w:num w:numId="183" w16cid:durableId="1850948387">
    <w:abstractNumId w:val="222"/>
  </w:num>
  <w:num w:numId="184" w16cid:durableId="579946126">
    <w:abstractNumId w:val="145"/>
  </w:num>
  <w:num w:numId="185" w16cid:durableId="2002849052">
    <w:abstractNumId w:val="169"/>
  </w:num>
  <w:num w:numId="186" w16cid:durableId="1033579440">
    <w:abstractNumId w:val="43"/>
  </w:num>
  <w:num w:numId="187" w16cid:durableId="520319583">
    <w:abstractNumId w:val="135"/>
  </w:num>
  <w:num w:numId="188" w16cid:durableId="459149829">
    <w:abstractNumId w:val="28"/>
  </w:num>
  <w:num w:numId="189" w16cid:durableId="1764909559">
    <w:abstractNumId w:val="149"/>
  </w:num>
  <w:num w:numId="190" w16cid:durableId="300353043">
    <w:abstractNumId w:val="92"/>
  </w:num>
  <w:num w:numId="191" w16cid:durableId="777525062">
    <w:abstractNumId w:val="204"/>
  </w:num>
  <w:num w:numId="192" w16cid:durableId="1836920898">
    <w:abstractNumId w:val="29"/>
  </w:num>
  <w:num w:numId="193" w16cid:durableId="109052850">
    <w:abstractNumId w:val="200"/>
  </w:num>
  <w:num w:numId="194" w16cid:durableId="1335186922">
    <w:abstractNumId w:val="137"/>
  </w:num>
  <w:num w:numId="195" w16cid:durableId="750002656">
    <w:abstractNumId w:val="45"/>
  </w:num>
  <w:num w:numId="196" w16cid:durableId="1979608695">
    <w:abstractNumId w:val="113"/>
  </w:num>
  <w:num w:numId="197" w16cid:durableId="1804426988">
    <w:abstractNumId w:val="187"/>
  </w:num>
  <w:num w:numId="198" w16cid:durableId="1168056390">
    <w:abstractNumId w:val="25"/>
  </w:num>
  <w:num w:numId="199" w16cid:durableId="939415014">
    <w:abstractNumId w:val="138"/>
  </w:num>
  <w:num w:numId="200" w16cid:durableId="526260968">
    <w:abstractNumId w:val="174"/>
  </w:num>
  <w:num w:numId="201" w16cid:durableId="1086149256">
    <w:abstractNumId w:val="158"/>
  </w:num>
  <w:num w:numId="202" w16cid:durableId="2125880821">
    <w:abstractNumId w:val="124"/>
  </w:num>
  <w:num w:numId="203" w16cid:durableId="799881452">
    <w:abstractNumId w:val="231"/>
  </w:num>
  <w:num w:numId="204" w16cid:durableId="1249730798">
    <w:abstractNumId w:val="117"/>
  </w:num>
  <w:num w:numId="205" w16cid:durableId="1810785818">
    <w:abstractNumId w:val="170"/>
  </w:num>
  <w:num w:numId="206" w16cid:durableId="2057971703">
    <w:abstractNumId w:val="53"/>
  </w:num>
  <w:num w:numId="207" w16cid:durableId="210920374">
    <w:abstractNumId w:val="65"/>
  </w:num>
  <w:num w:numId="208" w16cid:durableId="500315287">
    <w:abstractNumId w:val="67"/>
  </w:num>
  <w:num w:numId="209" w16cid:durableId="1748187949">
    <w:abstractNumId w:val="161"/>
  </w:num>
  <w:num w:numId="210" w16cid:durableId="1960447398">
    <w:abstractNumId w:val="142"/>
  </w:num>
  <w:num w:numId="211" w16cid:durableId="544369251">
    <w:abstractNumId w:val="109"/>
  </w:num>
  <w:num w:numId="212" w16cid:durableId="99447800">
    <w:abstractNumId w:val="194"/>
  </w:num>
  <w:num w:numId="213" w16cid:durableId="93595658">
    <w:abstractNumId w:val="236"/>
  </w:num>
  <w:num w:numId="214" w16cid:durableId="1160149510">
    <w:abstractNumId w:val="168"/>
  </w:num>
  <w:num w:numId="215" w16cid:durableId="1174566464">
    <w:abstractNumId w:val="227"/>
  </w:num>
  <w:num w:numId="216" w16cid:durableId="101923586">
    <w:abstractNumId w:val="112"/>
  </w:num>
  <w:num w:numId="217" w16cid:durableId="1701586688">
    <w:abstractNumId w:val="193"/>
  </w:num>
  <w:num w:numId="218" w16cid:durableId="635836926">
    <w:abstractNumId w:val="184"/>
  </w:num>
  <w:num w:numId="219" w16cid:durableId="395516147">
    <w:abstractNumId w:val="226"/>
  </w:num>
  <w:num w:numId="220" w16cid:durableId="1417744692">
    <w:abstractNumId w:val="107"/>
  </w:num>
  <w:num w:numId="221" w16cid:durableId="1339843105">
    <w:abstractNumId w:val="62"/>
  </w:num>
  <w:num w:numId="222" w16cid:durableId="1440635918">
    <w:abstractNumId w:val="37"/>
  </w:num>
  <w:num w:numId="223" w16cid:durableId="82917155">
    <w:abstractNumId w:val="18"/>
  </w:num>
  <w:num w:numId="224" w16cid:durableId="1671056676">
    <w:abstractNumId w:val="228"/>
  </w:num>
  <w:num w:numId="225" w16cid:durableId="657732714">
    <w:abstractNumId w:val="115"/>
  </w:num>
  <w:num w:numId="226" w16cid:durableId="1395548347">
    <w:abstractNumId w:val="5"/>
  </w:num>
  <w:num w:numId="227" w16cid:durableId="1565486286">
    <w:abstractNumId w:val="93"/>
  </w:num>
  <w:num w:numId="228" w16cid:durableId="1462772619">
    <w:abstractNumId w:val="23"/>
  </w:num>
  <w:num w:numId="229" w16cid:durableId="1531868896">
    <w:abstractNumId w:val="199"/>
  </w:num>
  <w:num w:numId="230" w16cid:durableId="2083092329">
    <w:abstractNumId w:val="116"/>
  </w:num>
  <w:num w:numId="231" w16cid:durableId="1029112597">
    <w:abstractNumId w:val="7"/>
  </w:num>
  <w:num w:numId="232" w16cid:durableId="246232833">
    <w:abstractNumId w:val="213"/>
  </w:num>
  <w:num w:numId="233" w16cid:durableId="1918175856">
    <w:abstractNumId w:val="241"/>
  </w:num>
  <w:num w:numId="234" w16cid:durableId="1642154720">
    <w:abstractNumId w:val="210"/>
  </w:num>
  <w:num w:numId="235" w16cid:durableId="1434285830">
    <w:abstractNumId w:val="159"/>
  </w:num>
  <w:num w:numId="236" w16cid:durableId="1129513740">
    <w:abstractNumId w:val="72"/>
  </w:num>
  <w:num w:numId="237" w16cid:durableId="1646617328">
    <w:abstractNumId w:val="180"/>
  </w:num>
  <w:num w:numId="238" w16cid:durableId="815531968">
    <w:abstractNumId w:val="49"/>
  </w:num>
  <w:num w:numId="239" w16cid:durableId="117574549">
    <w:abstractNumId w:val="17"/>
  </w:num>
  <w:num w:numId="240" w16cid:durableId="1937519166">
    <w:abstractNumId w:val="1"/>
  </w:num>
  <w:num w:numId="241" w16cid:durableId="1162241065">
    <w:abstractNumId w:val="219"/>
  </w:num>
  <w:num w:numId="242" w16cid:durableId="806555601">
    <w:abstractNumId w:val="172"/>
  </w:num>
  <w:num w:numId="243" w16cid:durableId="355616759">
    <w:abstractNumId w:val="83"/>
  </w:num>
  <w:num w:numId="244" w16cid:durableId="458959771">
    <w:abstractNumId w:val="134"/>
  </w:num>
  <w:num w:numId="245" w16cid:durableId="1758937368">
    <w:abstractNumId w:val="201"/>
  </w:num>
  <w:num w:numId="246" w16cid:durableId="98187285">
    <w:abstractNumId w:val="77"/>
  </w:num>
  <w:num w:numId="247" w16cid:durableId="817497101">
    <w:abstractNumId w:val="188"/>
  </w:num>
  <w:num w:numId="248" w16cid:durableId="1814984844">
    <w:abstractNumId w:val="223"/>
  </w:num>
  <w:num w:numId="249" w16cid:durableId="346638006">
    <w:abstractNumId w:val="131"/>
  </w:num>
  <w:numIdMacAtCleanup w:val="2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dal, Deepak [AUTOSOL/PWS/NOIDA]">
    <w15:presenceInfo w15:providerId="AD" w15:userId="S::Deepak.Jindal@Emerson.com::04d8a564-8aca-46fa-9324-4d49f67949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3358"/>
    <w:rsid w:val="00001FF2"/>
    <w:rsid w:val="0000200D"/>
    <w:rsid w:val="000033D8"/>
    <w:rsid w:val="00011E75"/>
    <w:rsid w:val="00015016"/>
    <w:rsid w:val="00015140"/>
    <w:rsid w:val="000155EB"/>
    <w:rsid w:val="00015E41"/>
    <w:rsid w:val="000260DC"/>
    <w:rsid w:val="00027386"/>
    <w:rsid w:val="000309E3"/>
    <w:rsid w:val="00031433"/>
    <w:rsid w:val="00036D28"/>
    <w:rsid w:val="00043AE4"/>
    <w:rsid w:val="00047B48"/>
    <w:rsid w:val="0005200F"/>
    <w:rsid w:val="000537E8"/>
    <w:rsid w:val="00063546"/>
    <w:rsid w:val="000778CE"/>
    <w:rsid w:val="00084BBC"/>
    <w:rsid w:val="00084D93"/>
    <w:rsid w:val="00096259"/>
    <w:rsid w:val="00097C50"/>
    <w:rsid w:val="000A7DE9"/>
    <w:rsid w:val="000A7F56"/>
    <w:rsid w:val="000B1839"/>
    <w:rsid w:val="000B1946"/>
    <w:rsid w:val="000C2047"/>
    <w:rsid w:val="000C22AB"/>
    <w:rsid w:val="000C2CB1"/>
    <w:rsid w:val="000C4515"/>
    <w:rsid w:val="000C62B4"/>
    <w:rsid w:val="000D01D9"/>
    <w:rsid w:val="000D61EE"/>
    <w:rsid w:val="000E0679"/>
    <w:rsid w:val="000F265B"/>
    <w:rsid w:val="000F43E9"/>
    <w:rsid w:val="000F5396"/>
    <w:rsid w:val="000F5625"/>
    <w:rsid w:val="00100A62"/>
    <w:rsid w:val="00100EC9"/>
    <w:rsid w:val="00101AD6"/>
    <w:rsid w:val="00103714"/>
    <w:rsid w:val="0012704D"/>
    <w:rsid w:val="001278E4"/>
    <w:rsid w:val="0013667A"/>
    <w:rsid w:val="0014100B"/>
    <w:rsid w:val="00141840"/>
    <w:rsid w:val="00141A98"/>
    <w:rsid w:val="00152E59"/>
    <w:rsid w:val="0015385B"/>
    <w:rsid w:val="00153EC9"/>
    <w:rsid w:val="00154A21"/>
    <w:rsid w:val="00156219"/>
    <w:rsid w:val="00156E71"/>
    <w:rsid w:val="001649D5"/>
    <w:rsid w:val="001715EB"/>
    <w:rsid w:val="00192470"/>
    <w:rsid w:val="00194237"/>
    <w:rsid w:val="001A64DA"/>
    <w:rsid w:val="001B14AA"/>
    <w:rsid w:val="001B4A93"/>
    <w:rsid w:val="001B6EBD"/>
    <w:rsid w:val="001C1E2A"/>
    <w:rsid w:val="001C2961"/>
    <w:rsid w:val="001C496B"/>
    <w:rsid w:val="001C7671"/>
    <w:rsid w:val="001D0872"/>
    <w:rsid w:val="001D0D11"/>
    <w:rsid w:val="001D0DA3"/>
    <w:rsid w:val="001D574A"/>
    <w:rsid w:val="001D6E8D"/>
    <w:rsid w:val="001F08EE"/>
    <w:rsid w:val="001F0CE3"/>
    <w:rsid w:val="001F37E2"/>
    <w:rsid w:val="001F3F66"/>
    <w:rsid w:val="001F65DF"/>
    <w:rsid w:val="00200D99"/>
    <w:rsid w:val="00204F20"/>
    <w:rsid w:val="00210C7E"/>
    <w:rsid w:val="0021403E"/>
    <w:rsid w:val="00217C4A"/>
    <w:rsid w:val="00220CC8"/>
    <w:rsid w:val="002215E7"/>
    <w:rsid w:val="00225A6D"/>
    <w:rsid w:val="00226EE9"/>
    <w:rsid w:val="00226FE1"/>
    <w:rsid w:val="002300E5"/>
    <w:rsid w:val="00233062"/>
    <w:rsid w:val="002367F8"/>
    <w:rsid w:val="00236C79"/>
    <w:rsid w:val="002526B2"/>
    <w:rsid w:val="002614E5"/>
    <w:rsid w:val="00261DEE"/>
    <w:rsid w:val="00264A1D"/>
    <w:rsid w:val="00267AB0"/>
    <w:rsid w:val="00270C35"/>
    <w:rsid w:val="002711C1"/>
    <w:rsid w:val="0027125D"/>
    <w:rsid w:val="002713BA"/>
    <w:rsid w:val="00274C3C"/>
    <w:rsid w:val="00280175"/>
    <w:rsid w:val="00282ED0"/>
    <w:rsid w:val="00285CC7"/>
    <w:rsid w:val="00286F29"/>
    <w:rsid w:val="002967CD"/>
    <w:rsid w:val="002A24AE"/>
    <w:rsid w:val="002A48EA"/>
    <w:rsid w:val="002A6584"/>
    <w:rsid w:val="002B095E"/>
    <w:rsid w:val="002B4AC3"/>
    <w:rsid w:val="002C7665"/>
    <w:rsid w:val="002E3416"/>
    <w:rsid w:val="002E4203"/>
    <w:rsid w:val="002E4F17"/>
    <w:rsid w:val="002E56D5"/>
    <w:rsid w:val="002F47E9"/>
    <w:rsid w:val="002F5C04"/>
    <w:rsid w:val="002F63A0"/>
    <w:rsid w:val="00304803"/>
    <w:rsid w:val="0030798F"/>
    <w:rsid w:val="0031378F"/>
    <w:rsid w:val="0031401A"/>
    <w:rsid w:val="00314336"/>
    <w:rsid w:val="00314C51"/>
    <w:rsid w:val="003164AA"/>
    <w:rsid w:val="00316E05"/>
    <w:rsid w:val="00316EB6"/>
    <w:rsid w:val="003213DF"/>
    <w:rsid w:val="003333DF"/>
    <w:rsid w:val="0034179E"/>
    <w:rsid w:val="003438E1"/>
    <w:rsid w:val="00344F3D"/>
    <w:rsid w:val="00346CF6"/>
    <w:rsid w:val="003479C1"/>
    <w:rsid w:val="003562BD"/>
    <w:rsid w:val="00361DCA"/>
    <w:rsid w:val="00363487"/>
    <w:rsid w:val="0036426A"/>
    <w:rsid w:val="003649E3"/>
    <w:rsid w:val="003662AA"/>
    <w:rsid w:val="00371B2A"/>
    <w:rsid w:val="00371B72"/>
    <w:rsid w:val="00380FB1"/>
    <w:rsid w:val="003906E4"/>
    <w:rsid w:val="003918CB"/>
    <w:rsid w:val="00396DDD"/>
    <w:rsid w:val="003A215C"/>
    <w:rsid w:val="003A4978"/>
    <w:rsid w:val="003A700C"/>
    <w:rsid w:val="003B0987"/>
    <w:rsid w:val="003C379B"/>
    <w:rsid w:val="003C6EA1"/>
    <w:rsid w:val="003D5384"/>
    <w:rsid w:val="003E3D70"/>
    <w:rsid w:val="003E537B"/>
    <w:rsid w:val="003E5D35"/>
    <w:rsid w:val="003E7398"/>
    <w:rsid w:val="003F18A7"/>
    <w:rsid w:val="003F3941"/>
    <w:rsid w:val="004019CD"/>
    <w:rsid w:val="0040333D"/>
    <w:rsid w:val="00411B9A"/>
    <w:rsid w:val="004216BE"/>
    <w:rsid w:val="00431293"/>
    <w:rsid w:val="0043352E"/>
    <w:rsid w:val="00434F62"/>
    <w:rsid w:val="0043596C"/>
    <w:rsid w:val="00441D2B"/>
    <w:rsid w:val="004423AE"/>
    <w:rsid w:val="004501B3"/>
    <w:rsid w:val="004506DE"/>
    <w:rsid w:val="004552BC"/>
    <w:rsid w:val="004645B4"/>
    <w:rsid w:val="00464FD5"/>
    <w:rsid w:val="004666CF"/>
    <w:rsid w:val="0046697F"/>
    <w:rsid w:val="0047647A"/>
    <w:rsid w:val="00477416"/>
    <w:rsid w:val="004809DB"/>
    <w:rsid w:val="00483D9D"/>
    <w:rsid w:val="0048470B"/>
    <w:rsid w:val="0049284F"/>
    <w:rsid w:val="004A15A0"/>
    <w:rsid w:val="004A325F"/>
    <w:rsid w:val="004B726C"/>
    <w:rsid w:val="004C206C"/>
    <w:rsid w:val="004C4C74"/>
    <w:rsid w:val="004D0967"/>
    <w:rsid w:val="004D5595"/>
    <w:rsid w:val="004D73EC"/>
    <w:rsid w:val="004D7861"/>
    <w:rsid w:val="004E5C07"/>
    <w:rsid w:val="004F58D9"/>
    <w:rsid w:val="00500750"/>
    <w:rsid w:val="0050238E"/>
    <w:rsid w:val="0050654B"/>
    <w:rsid w:val="00507C41"/>
    <w:rsid w:val="0051051A"/>
    <w:rsid w:val="00510F90"/>
    <w:rsid w:val="00515065"/>
    <w:rsid w:val="00520DD6"/>
    <w:rsid w:val="0052212A"/>
    <w:rsid w:val="00522B89"/>
    <w:rsid w:val="00523444"/>
    <w:rsid w:val="005247FE"/>
    <w:rsid w:val="00525D46"/>
    <w:rsid w:val="00527250"/>
    <w:rsid w:val="00531233"/>
    <w:rsid w:val="005327C0"/>
    <w:rsid w:val="005329A5"/>
    <w:rsid w:val="00546EF1"/>
    <w:rsid w:val="00550A57"/>
    <w:rsid w:val="00550BC0"/>
    <w:rsid w:val="00554E82"/>
    <w:rsid w:val="0055571E"/>
    <w:rsid w:val="00562FAB"/>
    <w:rsid w:val="005658C0"/>
    <w:rsid w:val="00565A47"/>
    <w:rsid w:val="00567897"/>
    <w:rsid w:val="005737CD"/>
    <w:rsid w:val="00581C4D"/>
    <w:rsid w:val="00591E3A"/>
    <w:rsid w:val="00592E7F"/>
    <w:rsid w:val="00593524"/>
    <w:rsid w:val="005940A2"/>
    <w:rsid w:val="005972DC"/>
    <w:rsid w:val="005A36B9"/>
    <w:rsid w:val="005B51A4"/>
    <w:rsid w:val="005C1769"/>
    <w:rsid w:val="005C7858"/>
    <w:rsid w:val="005D14D9"/>
    <w:rsid w:val="005D38DA"/>
    <w:rsid w:val="005D6CC1"/>
    <w:rsid w:val="005E2ADA"/>
    <w:rsid w:val="005E69C6"/>
    <w:rsid w:val="005F4B35"/>
    <w:rsid w:val="005F6968"/>
    <w:rsid w:val="005F730F"/>
    <w:rsid w:val="00601DEB"/>
    <w:rsid w:val="00603696"/>
    <w:rsid w:val="0060487D"/>
    <w:rsid w:val="00613E5D"/>
    <w:rsid w:val="00615172"/>
    <w:rsid w:val="00622746"/>
    <w:rsid w:val="006254DA"/>
    <w:rsid w:val="00632266"/>
    <w:rsid w:val="00636457"/>
    <w:rsid w:val="00640535"/>
    <w:rsid w:val="00641A3A"/>
    <w:rsid w:val="00654850"/>
    <w:rsid w:val="00654D6F"/>
    <w:rsid w:val="00657003"/>
    <w:rsid w:val="00657C3F"/>
    <w:rsid w:val="00660021"/>
    <w:rsid w:val="0066093C"/>
    <w:rsid w:val="00664C42"/>
    <w:rsid w:val="00665642"/>
    <w:rsid w:val="006701DE"/>
    <w:rsid w:val="006733BE"/>
    <w:rsid w:val="00676B02"/>
    <w:rsid w:val="0069126B"/>
    <w:rsid w:val="00691BD7"/>
    <w:rsid w:val="006944FA"/>
    <w:rsid w:val="0069497A"/>
    <w:rsid w:val="006967F1"/>
    <w:rsid w:val="006A0579"/>
    <w:rsid w:val="006A128E"/>
    <w:rsid w:val="006A35DD"/>
    <w:rsid w:val="006A6594"/>
    <w:rsid w:val="006B0264"/>
    <w:rsid w:val="006B20B2"/>
    <w:rsid w:val="006C2746"/>
    <w:rsid w:val="006C3317"/>
    <w:rsid w:val="006C5244"/>
    <w:rsid w:val="006D07FB"/>
    <w:rsid w:val="006D1CE1"/>
    <w:rsid w:val="006E1710"/>
    <w:rsid w:val="006E3277"/>
    <w:rsid w:val="006E5114"/>
    <w:rsid w:val="006E7AAC"/>
    <w:rsid w:val="006F1001"/>
    <w:rsid w:val="006F3970"/>
    <w:rsid w:val="006F77F3"/>
    <w:rsid w:val="0070787B"/>
    <w:rsid w:val="00710B30"/>
    <w:rsid w:val="007110C3"/>
    <w:rsid w:val="0071192A"/>
    <w:rsid w:val="00712385"/>
    <w:rsid w:val="007154A7"/>
    <w:rsid w:val="00716FB8"/>
    <w:rsid w:val="007170DC"/>
    <w:rsid w:val="007220D8"/>
    <w:rsid w:val="00722EE6"/>
    <w:rsid w:val="00723D41"/>
    <w:rsid w:val="00733358"/>
    <w:rsid w:val="00734789"/>
    <w:rsid w:val="00734CD1"/>
    <w:rsid w:val="0073739C"/>
    <w:rsid w:val="00741EEF"/>
    <w:rsid w:val="00741EF0"/>
    <w:rsid w:val="007420FA"/>
    <w:rsid w:val="00743F32"/>
    <w:rsid w:val="00751391"/>
    <w:rsid w:val="00753EF7"/>
    <w:rsid w:val="0076106B"/>
    <w:rsid w:val="00762B07"/>
    <w:rsid w:val="007642D8"/>
    <w:rsid w:val="00766FF3"/>
    <w:rsid w:val="007720B8"/>
    <w:rsid w:val="0077235E"/>
    <w:rsid w:val="00773BB4"/>
    <w:rsid w:val="00780A42"/>
    <w:rsid w:val="007855AB"/>
    <w:rsid w:val="007859DB"/>
    <w:rsid w:val="00785E92"/>
    <w:rsid w:val="007929FA"/>
    <w:rsid w:val="0079436A"/>
    <w:rsid w:val="007A0937"/>
    <w:rsid w:val="007A5F95"/>
    <w:rsid w:val="007A602B"/>
    <w:rsid w:val="007A786E"/>
    <w:rsid w:val="007A7F73"/>
    <w:rsid w:val="007B3461"/>
    <w:rsid w:val="007C0497"/>
    <w:rsid w:val="007C2A25"/>
    <w:rsid w:val="007C2BEF"/>
    <w:rsid w:val="007C3DE1"/>
    <w:rsid w:val="007C4F6B"/>
    <w:rsid w:val="007D5510"/>
    <w:rsid w:val="007E0D6B"/>
    <w:rsid w:val="007E4387"/>
    <w:rsid w:val="007F0572"/>
    <w:rsid w:val="007F24C2"/>
    <w:rsid w:val="007F7EBE"/>
    <w:rsid w:val="00810AE3"/>
    <w:rsid w:val="00810F22"/>
    <w:rsid w:val="00813723"/>
    <w:rsid w:val="00821625"/>
    <w:rsid w:val="008300F0"/>
    <w:rsid w:val="00833245"/>
    <w:rsid w:val="00834D7B"/>
    <w:rsid w:val="00836213"/>
    <w:rsid w:val="00836A17"/>
    <w:rsid w:val="00840CCA"/>
    <w:rsid w:val="00841017"/>
    <w:rsid w:val="00847879"/>
    <w:rsid w:val="00854096"/>
    <w:rsid w:val="00854B8B"/>
    <w:rsid w:val="00854DC9"/>
    <w:rsid w:val="00855928"/>
    <w:rsid w:val="00866182"/>
    <w:rsid w:val="00867344"/>
    <w:rsid w:val="0087010A"/>
    <w:rsid w:val="00874F78"/>
    <w:rsid w:val="00884469"/>
    <w:rsid w:val="00894D66"/>
    <w:rsid w:val="008A4895"/>
    <w:rsid w:val="008A4BF9"/>
    <w:rsid w:val="008A52F4"/>
    <w:rsid w:val="008A5462"/>
    <w:rsid w:val="008A57CA"/>
    <w:rsid w:val="008B507B"/>
    <w:rsid w:val="008B666B"/>
    <w:rsid w:val="008D4197"/>
    <w:rsid w:val="008D503F"/>
    <w:rsid w:val="008E5B62"/>
    <w:rsid w:val="008E6584"/>
    <w:rsid w:val="008F4502"/>
    <w:rsid w:val="00901403"/>
    <w:rsid w:val="00910AD2"/>
    <w:rsid w:val="009150F8"/>
    <w:rsid w:val="00917E3F"/>
    <w:rsid w:val="00921E95"/>
    <w:rsid w:val="00927F42"/>
    <w:rsid w:val="009329C2"/>
    <w:rsid w:val="00933F36"/>
    <w:rsid w:val="009422D6"/>
    <w:rsid w:val="00942A70"/>
    <w:rsid w:val="0094556F"/>
    <w:rsid w:val="00946D46"/>
    <w:rsid w:val="00950C84"/>
    <w:rsid w:val="00961BBF"/>
    <w:rsid w:val="00962B7B"/>
    <w:rsid w:val="00965CD2"/>
    <w:rsid w:val="00967D1A"/>
    <w:rsid w:val="009701E0"/>
    <w:rsid w:val="00971C57"/>
    <w:rsid w:val="00974315"/>
    <w:rsid w:val="00975D70"/>
    <w:rsid w:val="00976503"/>
    <w:rsid w:val="00980D0E"/>
    <w:rsid w:val="009843AD"/>
    <w:rsid w:val="00985746"/>
    <w:rsid w:val="00986B5E"/>
    <w:rsid w:val="009917A7"/>
    <w:rsid w:val="00992A0A"/>
    <w:rsid w:val="00992A49"/>
    <w:rsid w:val="00993907"/>
    <w:rsid w:val="00996328"/>
    <w:rsid w:val="009A751B"/>
    <w:rsid w:val="009B202C"/>
    <w:rsid w:val="009B4538"/>
    <w:rsid w:val="009B6547"/>
    <w:rsid w:val="009C14AD"/>
    <w:rsid w:val="009D4D5D"/>
    <w:rsid w:val="009E2156"/>
    <w:rsid w:val="009F6AB4"/>
    <w:rsid w:val="009F6D5D"/>
    <w:rsid w:val="00A0378D"/>
    <w:rsid w:val="00A0467B"/>
    <w:rsid w:val="00A048D8"/>
    <w:rsid w:val="00A06F61"/>
    <w:rsid w:val="00A07433"/>
    <w:rsid w:val="00A07E9B"/>
    <w:rsid w:val="00A11A1D"/>
    <w:rsid w:val="00A14F4A"/>
    <w:rsid w:val="00A22B91"/>
    <w:rsid w:val="00A258A0"/>
    <w:rsid w:val="00A278B2"/>
    <w:rsid w:val="00A32C2E"/>
    <w:rsid w:val="00A33A5E"/>
    <w:rsid w:val="00A4174D"/>
    <w:rsid w:val="00A4243F"/>
    <w:rsid w:val="00A501F6"/>
    <w:rsid w:val="00A542E8"/>
    <w:rsid w:val="00A56F20"/>
    <w:rsid w:val="00A641EE"/>
    <w:rsid w:val="00A6572E"/>
    <w:rsid w:val="00A725D4"/>
    <w:rsid w:val="00A744C4"/>
    <w:rsid w:val="00A7740C"/>
    <w:rsid w:val="00A81597"/>
    <w:rsid w:val="00A84C67"/>
    <w:rsid w:val="00A92B2C"/>
    <w:rsid w:val="00A92BB5"/>
    <w:rsid w:val="00A93B94"/>
    <w:rsid w:val="00AA125A"/>
    <w:rsid w:val="00AA7DB5"/>
    <w:rsid w:val="00AB5428"/>
    <w:rsid w:val="00AB712C"/>
    <w:rsid w:val="00AC01AD"/>
    <w:rsid w:val="00AD33AF"/>
    <w:rsid w:val="00AD3C4A"/>
    <w:rsid w:val="00AD4395"/>
    <w:rsid w:val="00AD4DDA"/>
    <w:rsid w:val="00AD56A5"/>
    <w:rsid w:val="00AD6898"/>
    <w:rsid w:val="00AD6AC0"/>
    <w:rsid w:val="00AD7B9B"/>
    <w:rsid w:val="00AE2402"/>
    <w:rsid w:val="00AF5ADA"/>
    <w:rsid w:val="00AF6734"/>
    <w:rsid w:val="00B024F8"/>
    <w:rsid w:val="00B03EBE"/>
    <w:rsid w:val="00B03FF9"/>
    <w:rsid w:val="00B06755"/>
    <w:rsid w:val="00B109AC"/>
    <w:rsid w:val="00B12675"/>
    <w:rsid w:val="00B150ED"/>
    <w:rsid w:val="00B17116"/>
    <w:rsid w:val="00B2082F"/>
    <w:rsid w:val="00B20F93"/>
    <w:rsid w:val="00B23912"/>
    <w:rsid w:val="00B24DDC"/>
    <w:rsid w:val="00B25283"/>
    <w:rsid w:val="00B25FA6"/>
    <w:rsid w:val="00B35BE0"/>
    <w:rsid w:val="00B3692A"/>
    <w:rsid w:val="00B37BE8"/>
    <w:rsid w:val="00B4120B"/>
    <w:rsid w:val="00B44872"/>
    <w:rsid w:val="00B54528"/>
    <w:rsid w:val="00B7068F"/>
    <w:rsid w:val="00B7266F"/>
    <w:rsid w:val="00B72D39"/>
    <w:rsid w:val="00B806C3"/>
    <w:rsid w:val="00B81249"/>
    <w:rsid w:val="00B815CF"/>
    <w:rsid w:val="00B828EF"/>
    <w:rsid w:val="00B83951"/>
    <w:rsid w:val="00B83EB3"/>
    <w:rsid w:val="00B850A8"/>
    <w:rsid w:val="00B85F82"/>
    <w:rsid w:val="00B9009A"/>
    <w:rsid w:val="00B90523"/>
    <w:rsid w:val="00B917AF"/>
    <w:rsid w:val="00B922E8"/>
    <w:rsid w:val="00B95B20"/>
    <w:rsid w:val="00BA0011"/>
    <w:rsid w:val="00BA6B35"/>
    <w:rsid w:val="00BA785E"/>
    <w:rsid w:val="00BA7962"/>
    <w:rsid w:val="00BB7897"/>
    <w:rsid w:val="00BC2FE7"/>
    <w:rsid w:val="00BC3E4C"/>
    <w:rsid w:val="00BC515A"/>
    <w:rsid w:val="00BC6C62"/>
    <w:rsid w:val="00BD2982"/>
    <w:rsid w:val="00BD3688"/>
    <w:rsid w:val="00BD5272"/>
    <w:rsid w:val="00BD7E22"/>
    <w:rsid w:val="00BE0997"/>
    <w:rsid w:val="00BE36CF"/>
    <w:rsid w:val="00BE434A"/>
    <w:rsid w:val="00BE4FC9"/>
    <w:rsid w:val="00BE6DD0"/>
    <w:rsid w:val="00BF68C1"/>
    <w:rsid w:val="00BF766A"/>
    <w:rsid w:val="00C008D4"/>
    <w:rsid w:val="00C00D5B"/>
    <w:rsid w:val="00C01A2C"/>
    <w:rsid w:val="00C039EC"/>
    <w:rsid w:val="00C04E34"/>
    <w:rsid w:val="00C10607"/>
    <w:rsid w:val="00C111C7"/>
    <w:rsid w:val="00C12B77"/>
    <w:rsid w:val="00C213A2"/>
    <w:rsid w:val="00C22406"/>
    <w:rsid w:val="00C22B34"/>
    <w:rsid w:val="00C25DA6"/>
    <w:rsid w:val="00C271CA"/>
    <w:rsid w:val="00C31F38"/>
    <w:rsid w:val="00C34CC7"/>
    <w:rsid w:val="00C37694"/>
    <w:rsid w:val="00C37D28"/>
    <w:rsid w:val="00C45ADB"/>
    <w:rsid w:val="00C45BD8"/>
    <w:rsid w:val="00C54119"/>
    <w:rsid w:val="00C56E8C"/>
    <w:rsid w:val="00C61FAA"/>
    <w:rsid w:val="00C65C22"/>
    <w:rsid w:val="00C66EFF"/>
    <w:rsid w:val="00C67EB7"/>
    <w:rsid w:val="00C70738"/>
    <w:rsid w:val="00C71276"/>
    <w:rsid w:val="00C72395"/>
    <w:rsid w:val="00C748C6"/>
    <w:rsid w:val="00C81135"/>
    <w:rsid w:val="00C813E1"/>
    <w:rsid w:val="00C874B3"/>
    <w:rsid w:val="00C87542"/>
    <w:rsid w:val="00C920DA"/>
    <w:rsid w:val="00C95436"/>
    <w:rsid w:val="00C95626"/>
    <w:rsid w:val="00C968C5"/>
    <w:rsid w:val="00C97CEB"/>
    <w:rsid w:val="00CA19C5"/>
    <w:rsid w:val="00CA3437"/>
    <w:rsid w:val="00CA6263"/>
    <w:rsid w:val="00CB5390"/>
    <w:rsid w:val="00CB6841"/>
    <w:rsid w:val="00CC4A24"/>
    <w:rsid w:val="00CC7A77"/>
    <w:rsid w:val="00CD785A"/>
    <w:rsid w:val="00CE1341"/>
    <w:rsid w:val="00CE47D3"/>
    <w:rsid w:val="00CE5CF0"/>
    <w:rsid w:val="00CF0580"/>
    <w:rsid w:val="00CF0C68"/>
    <w:rsid w:val="00CF205D"/>
    <w:rsid w:val="00D050F7"/>
    <w:rsid w:val="00D10528"/>
    <w:rsid w:val="00D12690"/>
    <w:rsid w:val="00D12930"/>
    <w:rsid w:val="00D13071"/>
    <w:rsid w:val="00D162B7"/>
    <w:rsid w:val="00D252E2"/>
    <w:rsid w:val="00D31B2A"/>
    <w:rsid w:val="00D3516B"/>
    <w:rsid w:val="00D3657E"/>
    <w:rsid w:val="00D4002C"/>
    <w:rsid w:val="00D40E12"/>
    <w:rsid w:val="00D43247"/>
    <w:rsid w:val="00D51DE1"/>
    <w:rsid w:val="00D540BA"/>
    <w:rsid w:val="00D55D0E"/>
    <w:rsid w:val="00D63362"/>
    <w:rsid w:val="00D63D01"/>
    <w:rsid w:val="00D70C9C"/>
    <w:rsid w:val="00D70E76"/>
    <w:rsid w:val="00D740A9"/>
    <w:rsid w:val="00D74CC4"/>
    <w:rsid w:val="00D800E4"/>
    <w:rsid w:val="00D80786"/>
    <w:rsid w:val="00D80AF7"/>
    <w:rsid w:val="00D8157E"/>
    <w:rsid w:val="00D82174"/>
    <w:rsid w:val="00D82758"/>
    <w:rsid w:val="00D82CB0"/>
    <w:rsid w:val="00D82EC7"/>
    <w:rsid w:val="00D87A8F"/>
    <w:rsid w:val="00D941B4"/>
    <w:rsid w:val="00D95517"/>
    <w:rsid w:val="00D96990"/>
    <w:rsid w:val="00D9735A"/>
    <w:rsid w:val="00DA02E0"/>
    <w:rsid w:val="00DA060E"/>
    <w:rsid w:val="00DA6257"/>
    <w:rsid w:val="00DB5B81"/>
    <w:rsid w:val="00DB6CFD"/>
    <w:rsid w:val="00DC7465"/>
    <w:rsid w:val="00DD0784"/>
    <w:rsid w:val="00DD1B8D"/>
    <w:rsid w:val="00DD3F37"/>
    <w:rsid w:val="00DD46A3"/>
    <w:rsid w:val="00DD476D"/>
    <w:rsid w:val="00DD72CD"/>
    <w:rsid w:val="00DE64F1"/>
    <w:rsid w:val="00DF03FE"/>
    <w:rsid w:val="00DF2FCC"/>
    <w:rsid w:val="00E0338E"/>
    <w:rsid w:val="00E06934"/>
    <w:rsid w:val="00E10816"/>
    <w:rsid w:val="00E10ECC"/>
    <w:rsid w:val="00E11D20"/>
    <w:rsid w:val="00E13B28"/>
    <w:rsid w:val="00E14D6A"/>
    <w:rsid w:val="00E2128A"/>
    <w:rsid w:val="00E304FA"/>
    <w:rsid w:val="00E50B45"/>
    <w:rsid w:val="00E55620"/>
    <w:rsid w:val="00E57FC9"/>
    <w:rsid w:val="00E64A65"/>
    <w:rsid w:val="00E651B9"/>
    <w:rsid w:val="00E65EE1"/>
    <w:rsid w:val="00E66BF2"/>
    <w:rsid w:val="00E71845"/>
    <w:rsid w:val="00E71C58"/>
    <w:rsid w:val="00E72B73"/>
    <w:rsid w:val="00E82BA1"/>
    <w:rsid w:val="00E868E5"/>
    <w:rsid w:val="00E86EB3"/>
    <w:rsid w:val="00E878A9"/>
    <w:rsid w:val="00E917E2"/>
    <w:rsid w:val="00E91C41"/>
    <w:rsid w:val="00E97379"/>
    <w:rsid w:val="00EA0297"/>
    <w:rsid w:val="00EA05AA"/>
    <w:rsid w:val="00EA0E07"/>
    <w:rsid w:val="00EA106E"/>
    <w:rsid w:val="00EA2BE9"/>
    <w:rsid w:val="00EA4099"/>
    <w:rsid w:val="00EA43B5"/>
    <w:rsid w:val="00EA7172"/>
    <w:rsid w:val="00EA7402"/>
    <w:rsid w:val="00EB3A0E"/>
    <w:rsid w:val="00EB7303"/>
    <w:rsid w:val="00EC3DDB"/>
    <w:rsid w:val="00EC4F9E"/>
    <w:rsid w:val="00EC511F"/>
    <w:rsid w:val="00ED1F05"/>
    <w:rsid w:val="00ED4379"/>
    <w:rsid w:val="00ED4829"/>
    <w:rsid w:val="00EE5220"/>
    <w:rsid w:val="00EE5FA2"/>
    <w:rsid w:val="00EF5951"/>
    <w:rsid w:val="00F026C2"/>
    <w:rsid w:val="00F0348B"/>
    <w:rsid w:val="00F06389"/>
    <w:rsid w:val="00F069D9"/>
    <w:rsid w:val="00F06EE1"/>
    <w:rsid w:val="00F262F9"/>
    <w:rsid w:val="00F26D5D"/>
    <w:rsid w:val="00F3075E"/>
    <w:rsid w:val="00F31846"/>
    <w:rsid w:val="00F3260B"/>
    <w:rsid w:val="00F32727"/>
    <w:rsid w:val="00F3385B"/>
    <w:rsid w:val="00F342CF"/>
    <w:rsid w:val="00F3454B"/>
    <w:rsid w:val="00F35955"/>
    <w:rsid w:val="00F37363"/>
    <w:rsid w:val="00F37401"/>
    <w:rsid w:val="00F376F9"/>
    <w:rsid w:val="00F42AF2"/>
    <w:rsid w:val="00F4370F"/>
    <w:rsid w:val="00F4454C"/>
    <w:rsid w:val="00F469CF"/>
    <w:rsid w:val="00F477C7"/>
    <w:rsid w:val="00F47BD4"/>
    <w:rsid w:val="00F54013"/>
    <w:rsid w:val="00F61478"/>
    <w:rsid w:val="00F64C7C"/>
    <w:rsid w:val="00F653C3"/>
    <w:rsid w:val="00F659DF"/>
    <w:rsid w:val="00F65AAE"/>
    <w:rsid w:val="00F660A7"/>
    <w:rsid w:val="00F70630"/>
    <w:rsid w:val="00F73ECF"/>
    <w:rsid w:val="00F80642"/>
    <w:rsid w:val="00F842CB"/>
    <w:rsid w:val="00F85025"/>
    <w:rsid w:val="00F86B03"/>
    <w:rsid w:val="00F916B0"/>
    <w:rsid w:val="00F91EE2"/>
    <w:rsid w:val="00F91F50"/>
    <w:rsid w:val="00FA41AF"/>
    <w:rsid w:val="00FB2962"/>
    <w:rsid w:val="00FB3909"/>
    <w:rsid w:val="00FB5786"/>
    <w:rsid w:val="00FC1815"/>
    <w:rsid w:val="00FC3185"/>
    <w:rsid w:val="00FE0909"/>
    <w:rsid w:val="00FE5009"/>
    <w:rsid w:val="00FE6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41BEC0B9"/>
  <w15:docId w15:val="{803B0A78-3E2C-42E4-BE49-ECA56F25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numPr>
        <w:numId w:val="1"/>
      </w:numPr>
      <w:tabs>
        <w:tab w:val="num" w:pos="432"/>
      </w:tabs>
      <w:jc w:val="center"/>
      <w:outlineLvl w:val="0"/>
    </w:pPr>
    <w:rPr>
      <w:rFonts w:ascii="Arial" w:hAnsi="Arial"/>
      <w:b/>
      <w:color w:val="000080"/>
      <w:sz w:val="72"/>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numPr>
        <w:ilvl w:val="2"/>
        <w:numId w:val="1"/>
      </w:numPr>
      <w:tabs>
        <w:tab w:val="num" w:pos="720"/>
      </w:tabs>
      <w:jc w:val="center"/>
      <w:outlineLvl w:val="2"/>
    </w:pPr>
    <w:rPr>
      <w:rFonts w:ascii="Arial" w:hAnsi="Arial"/>
      <w:color w:val="000080"/>
      <w:sz w:val="128"/>
    </w:rPr>
  </w:style>
  <w:style w:type="paragraph" w:styleId="Heading4">
    <w:name w:val="heading 4"/>
    <w:basedOn w:val="Normal"/>
    <w:next w:val="Normal"/>
    <w:qFormat/>
    <w:pPr>
      <w:keepNext/>
      <w:numPr>
        <w:ilvl w:val="3"/>
        <w:numId w:val="1"/>
      </w:numPr>
      <w:tabs>
        <w:tab w:val="left" w:pos="0"/>
        <w:tab w:val="num" w:pos="864"/>
      </w:tabs>
      <w:outlineLvl w:val="3"/>
    </w:pPr>
    <w:rPr>
      <w:rFonts w:ascii="Arial" w:hAnsi="Arial"/>
      <w:sz w:val="28"/>
    </w:rPr>
  </w:style>
  <w:style w:type="paragraph" w:styleId="Heading5">
    <w:name w:val="heading 5"/>
    <w:basedOn w:val="Normal"/>
    <w:next w:val="Normal"/>
    <w:qFormat/>
    <w:pPr>
      <w:keepNext/>
      <w:numPr>
        <w:ilvl w:val="4"/>
        <w:numId w:val="1"/>
      </w:numPr>
      <w:tabs>
        <w:tab w:val="num" w:pos="1008"/>
      </w:tabs>
      <w:outlineLvl w:val="4"/>
    </w:pPr>
    <w:rPr>
      <w:sz w:val="32"/>
    </w:rPr>
  </w:style>
  <w:style w:type="paragraph" w:styleId="Heading6">
    <w:name w:val="heading 6"/>
    <w:basedOn w:val="Normal"/>
    <w:next w:val="Normal"/>
    <w:qFormat/>
    <w:pPr>
      <w:keepNext/>
      <w:numPr>
        <w:ilvl w:val="5"/>
        <w:numId w:val="1"/>
      </w:numPr>
      <w:tabs>
        <w:tab w:val="num" w:pos="1152"/>
      </w:tabs>
      <w:outlineLvl w:val="5"/>
    </w:pPr>
    <w:rPr>
      <w:rFonts w:ascii="Arial" w:hAnsi="Arial"/>
      <w:color w:val="0000FF"/>
      <w:sz w:val="52"/>
    </w:rPr>
  </w:style>
  <w:style w:type="paragraph" w:styleId="Heading7">
    <w:name w:val="heading 7"/>
    <w:basedOn w:val="Normal"/>
    <w:next w:val="Normal"/>
    <w:qFormat/>
    <w:pPr>
      <w:keepNext/>
      <w:numPr>
        <w:ilvl w:val="6"/>
        <w:numId w:val="1"/>
      </w:numPr>
      <w:tabs>
        <w:tab w:val="num" w:pos="1296"/>
      </w:tabs>
      <w:jc w:val="center"/>
      <w:outlineLvl w:val="6"/>
    </w:pPr>
    <w:rPr>
      <w:rFonts w:ascii="Arial" w:hAnsi="Arial"/>
      <w:b/>
      <w:color w:val="0000FF"/>
      <w:sz w:val="44"/>
    </w:rPr>
  </w:style>
  <w:style w:type="paragraph" w:styleId="Heading8">
    <w:name w:val="heading 8"/>
    <w:basedOn w:val="Normal"/>
    <w:next w:val="Normal"/>
    <w:qFormat/>
    <w:pPr>
      <w:numPr>
        <w:ilvl w:val="7"/>
        <w:numId w:val="1"/>
      </w:numPr>
      <w:tabs>
        <w:tab w:val="num" w:pos="1440"/>
      </w:tabs>
      <w:spacing w:before="240" w:after="60"/>
      <w:outlineLvl w:val="7"/>
    </w:pPr>
    <w:rPr>
      <w:rFonts w:ascii="Arial" w:hAnsi="Arial"/>
      <w:i/>
    </w:rPr>
  </w:style>
  <w:style w:type="paragraph" w:styleId="Heading9">
    <w:name w:val="heading 9"/>
    <w:basedOn w:val="Normal"/>
    <w:next w:val="Normal"/>
    <w:qFormat/>
    <w:pPr>
      <w:numPr>
        <w:ilvl w:val="8"/>
        <w:numId w:val="1"/>
      </w:numPr>
      <w:tabs>
        <w:tab w:val="num" w:pos="1584"/>
      </w:tabs>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2">
    <w:name w:val="Title2"/>
    <w:basedOn w:val="Normal"/>
    <w:pPr>
      <w:keepNext/>
      <w:spacing w:after="360"/>
      <w:jc w:val="center"/>
    </w:pPr>
    <w:rPr>
      <w:rFonts w:ascii="Helvetica" w:hAnsi="Helvetica"/>
      <w:b/>
      <w:noProof/>
      <w:color w:val="000000"/>
      <w:sz w:val="36"/>
    </w:rPr>
  </w:style>
  <w:style w:type="paragraph" w:customStyle="1" w:styleId="Body">
    <w:name w:val="Body"/>
    <w:basedOn w:val="Normal"/>
    <w:pPr>
      <w:spacing w:after="240"/>
      <w:ind w:left="144"/>
    </w:pPr>
    <w:rPr>
      <w:rFonts w:ascii="Times" w:hAnsi="Times"/>
      <w:noProof/>
      <w:color w:val="000000"/>
      <w:sz w:val="24"/>
    </w:rPr>
  </w:style>
  <w:style w:type="paragraph" w:customStyle="1" w:styleId="CellHeading">
    <w:name w:val="CellHeading"/>
    <w:basedOn w:val="Normal"/>
    <w:pPr>
      <w:jc w:val="center"/>
    </w:pPr>
    <w:rPr>
      <w:rFonts w:ascii="Times" w:hAnsi="Times"/>
      <w:noProof/>
      <w:color w:val="000000"/>
      <w:sz w:val="24"/>
    </w:rPr>
  </w:style>
  <w:style w:type="paragraph" w:customStyle="1" w:styleId="CellBody">
    <w:name w:val="CellBody"/>
    <w:basedOn w:val="Normal"/>
    <w:rPr>
      <w:rFonts w:ascii="Times" w:hAnsi="Times"/>
      <w:noProof/>
      <w:color w:val="000000"/>
      <w:sz w:val="24"/>
    </w:rPr>
  </w:style>
  <w:style w:type="paragraph" w:customStyle="1" w:styleId="BlankPage">
    <w:name w:val="BlankPage"/>
    <w:basedOn w:val="Normal"/>
    <w:pPr>
      <w:tabs>
        <w:tab w:val="left" w:pos="1080"/>
        <w:tab w:val="left" w:pos="3600"/>
        <w:tab w:val="left" w:pos="6120"/>
      </w:tabs>
      <w:spacing w:before="5000" w:after="1000"/>
      <w:jc w:val="center"/>
    </w:pPr>
    <w:rPr>
      <w:rFonts w:ascii="Helvetica" w:hAnsi="Helvetica"/>
      <w:b/>
      <w:noProof/>
      <w:color w:val="000000"/>
      <w:sz w:val="36"/>
    </w:rPr>
  </w:style>
  <w:style w:type="paragraph" w:customStyle="1" w:styleId="DocRevTitle">
    <w:name w:val="DocRevTitle"/>
    <w:basedOn w:val="Normal"/>
    <w:pPr>
      <w:tabs>
        <w:tab w:val="left" w:pos="1440"/>
        <w:tab w:val="left" w:pos="2332"/>
        <w:tab w:val="right" w:pos="9000"/>
      </w:tabs>
      <w:spacing w:after="40"/>
      <w:ind w:left="2160" w:hanging="2016"/>
    </w:pPr>
    <w:rPr>
      <w:rFonts w:ascii="Times" w:hAnsi="Times"/>
      <w:b/>
      <w:noProof/>
      <w:color w:val="000000"/>
      <w:sz w:val="24"/>
      <w:u w:val="single"/>
    </w:rPr>
  </w:style>
  <w:style w:type="paragraph" w:customStyle="1" w:styleId="SectL1TOC">
    <w:name w:val="SectL1TOC"/>
    <w:basedOn w:val="Normal"/>
    <w:pPr>
      <w:tabs>
        <w:tab w:val="right" w:leader="dot" w:pos="9360"/>
      </w:tabs>
      <w:spacing w:after="120"/>
    </w:pPr>
    <w:rPr>
      <w:rFonts w:ascii="Times" w:hAnsi="Times"/>
      <w:b/>
      <w:noProof/>
      <w:color w:val="000000"/>
      <w:sz w:val="24"/>
    </w:rPr>
  </w:style>
  <w:style w:type="paragraph" w:customStyle="1" w:styleId="SectL1samepTOC">
    <w:name w:val="SectL1samepTOC"/>
    <w:basedOn w:val="Normal"/>
    <w:pPr>
      <w:tabs>
        <w:tab w:val="right" w:leader="dot" w:pos="9360"/>
      </w:tabs>
      <w:spacing w:after="120"/>
    </w:pPr>
    <w:rPr>
      <w:rFonts w:ascii="Times" w:hAnsi="Times"/>
      <w:b/>
      <w:noProof/>
      <w:color w:val="000000"/>
      <w:sz w:val="24"/>
    </w:rPr>
  </w:style>
  <w:style w:type="paragraph" w:customStyle="1" w:styleId="SectL2TOC">
    <w:name w:val="SectL2TOC"/>
    <w:basedOn w:val="Normal"/>
    <w:pPr>
      <w:tabs>
        <w:tab w:val="right" w:leader="dot" w:pos="9360"/>
      </w:tabs>
      <w:spacing w:after="120"/>
      <w:ind w:left="720"/>
    </w:pPr>
    <w:rPr>
      <w:rFonts w:ascii="Times" w:hAnsi="Times"/>
      <w:b/>
      <w:noProof/>
      <w:color w:val="000000"/>
      <w:sz w:val="24"/>
    </w:rPr>
  </w:style>
  <w:style w:type="paragraph" w:customStyle="1" w:styleId="SectL1">
    <w:name w:val="SectL1"/>
    <w:basedOn w:val="Normal"/>
    <w:pPr>
      <w:keepNext/>
      <w:tabs>
        <w:tab w:val="left" w:pos="1080"/>
      </w:tabs>
      <w:spacing w:after="360"/>
      <w:ind w:left="1080" w:hanging="1080"/>
    </w:pPr>
    <w:rPr>
      <w:rFonts w:ascii="Helvetica" w:hAnsi="Helvetica"/>
      <w:b/>
      <w:noProof/>
      <w:color w:val="000000"/>
      <w:sz w:val="36"/>
    </w:rPr>
  </w:style>
  <w:style w:type="paragraph" w:customStyle="1" w:styleId="body20">
    <w:name w:val="body2_0"/>
    <w:basedOn w:val="Normal"/>
    <w:pPr>
      <w:tabs>
        <w:tab w:val="left" w:pos="5760"/>
      </w:tabs>
      <w:ind w:left="2880"/>
    </w:pPr>
    <w:rPr>
      <w:rFonts w:ascii="Times" w:hAnsi="Times"/>
      <w:noProof/>
      <w:color w:val="000000"/>
      <w:sz w:val="24"/>
    </w:rPr>
  </w:style>
  <w:style w:type="paragraph" w:customStyle="1" w:styleId="UAListInit">
    <w:name w:val="UAListInit"/>
    <w:basedOn w:val="Normal"/>
    <w:pPr>
      <w:tabs>
        <w:tab w:val="left" w:pos="532"/>
      </w:tabs>
      <w:spacing w:after="240"/>
      <w:ind w:left="532" w:hanging="532"/>
    </w:pPr>
    <w:rPr>
      <w:rFonts w:ascii="Times" w:hAnsi="Times"/>
      <w:noProof/>
      <w:color w:val="000000"/>
      <w:sz w:val="24"/>
    </w:rPr>
  </w:style>
  <w:style w:type="paragraph" w:customStyle="1" w:styleId="SectL2">
    <w:name w:val="SectL2"/>
    <w:basedOn w:val="Normal"/>
    <w:pPr>
      <w:keepNext/>
      <w:tabs>
        <w:tab w:val="num" w:pos="1080"/>
      </w:tabs>
      <w:spacing w:after="280"/>
      <w:ind w:left="1080" w:hanging="1080"/>
    </w:pPr>
    <w:rPr>
      <w:rFonts w:ascii="Helvetica" w:hAnsi="Helvetica"/>
      <w:b/>
      <w:noProof/>
      <w:color w:val="000000"/>
      <w:sz w:val="28"/>
    </w:rPr>
  </w:style>
  <w:style w:type="paragraph" w:customStyle="1" w:styleId="SectL2samep">
    <w:name w:val="SectL2samep"/>
    <w:basedOn w:val="Normal"/>
    <w:pPr>
      <w:keepNext/>
      <w:tabs>
        <w:tab w:val="left" w:pos="1080"/>
      </w:tabs>
      <w:spacing w:after="280"/>
      <w:ind w:left="1080" w:hanging="1080"/>
    </w:pPr>
    <w:rPr>
      <w:rFonts w:ascii="Helvetica" w:hAnsi="Helvetica"/>
      <w:b/>
      <w:noProof/>
      <w:color w:val="000000"/>
      <w:sz w:val="28"/>
    </w:rPr>
  </w:style>
  <w:style w:type="paragraph" w:customStyle="1" w:styleId="SectL3sc4">
    <w:name w:val="SectL3_sc4"/>
    <w:basedOn w:val="Normal"/>
    <w:pPr>
      <w:keepNext/>
      <w:tabs>
        <w:tab w:val="left" w:pos="1080"/>
      </w:tabs>
      <w:spacing w:after="240"/>
      <w:ind w:left="1080" w:hanging="1080"/>
    </w:pPr>
    <w:rPr>
      <w:rFonts w:ascii="Helvetica" w:hAnsi="Helvetica"/>
      <w:b/>
      <w:noProof/>
      <w:color w:val="000000"/>
      <w:sz w:val="24"/>
    </w:rPr>
  </w:style>
  <w:style w:type="paragraph" w:customStyle="1" w:styleId="UAListNext">
    <w:name w:val="UAListNext+"/>
    <w:basedOn w:val="Normal"/>
    <w:pPr>
      <w:tabs>
        <w:tab w:val="left" w:pos="532"/>
      </w:tabs>
      <w:spacing w:after="240"/>
      <w:ind w:left="532" w:hanging="532"/>
    </w:pPr>
    <w:rPr>
      <w:rFonts w:ascii="Times" w:hAnsi="Times"/>
      <w:noProof/>
      <w:color w:val="000000"/>
      <w:sz w:val="24"/>
    </w:rPr>
  </w:style>
  <w:style w:type="paragraph" w:customStyle="1" w:styleId="LAListNext1">
    <w:name w:val="LAListNext1+"/>
    <w:basedOn w:val="Normal"/>
    <w:pPr>
      <w:tabs>
        <w:tab w:val="left" w:pos="1440"/>
      </w:tabs>
      <w:spacing w:after="240"/>
      <w:ind w:left="1440" w:hanging="360"/>
    </w:pPr>
    <w:rPr>
      <w:rFonts w:ascii="Times" w:hAnsi="Times"/>
      <w:noProof/>
      <w:color w:val="000000"/>
      <w:sz w:val="24"/>
    </w:rPr>
  </w:style>
  <w:style w:type="paragraph" w:customStyle="1" w:styleId="Title1">
    <w:name w:val="Title1"/>
    <w:basedOn w:val="Normal"/>
    <w:pPr>
      <w:spacing w:after="480"/>
      <w:jc w:val="center"/>
    </w:pPr>
    <w:rPr>
      <w:rFonts w:ascii="Helvetica" w:hAnsi="Helvetica"/>
      <w:b/>
      <w:noProof/>
      <w:color w:val="000000"/>
      <w:sz w:val="48"/>
    </w:rPr>
  </w:style>
  <w:style w:type="paragraph" w:customStyle="1" w:styleId="Body04">
    <w:name w:val="Body0_4"/>
    <w:basedOn w:val="Normal"/>
    <w:pPr>
      <w:spacing w:after="240"/>
      <w:ind w:left="576"/>
    </w:pPr>
    <w:rPr>
      <w:rFonts w:ascii="Times" w:hAnsi="Times"/>
      <w:noProof/>
      <w:color w:val="000000"/>
      <w:sz w:val="24"/>
    </w:rPr>
  </w:style>
  <w:style w:type="paragraph" w:customStyle="1" w:styleId="Body10">
    <w:name w:val="Body1.0"/>
    <w:basedOn w:val="Normal"/>
    <w:pPr>
      <w:tabs>
        <w:tab w:val="left" w:pos="1440"/>
        <w:tab w:val="left" w:pos="2160"/>
        <w:tab w:val="left" w:pos="2880"/>
        <w:tab w:val="left" w:pos="3600"/>
        <w:tab w:val="left" w:pos="4320"/>
        <w:tab w:val="left" w:pos="5040"/>
      </w:tabs>
      <w:spacing w:after="220"/>
      <w:ind w:left="1440"/>
    </w:pPr>
    <w:rPr>
      <w:rFonts w:ascii="Times" w:hAnsi="Times"/>
      <w:noProof/>
      <w:color w:val="000000"/>
      <w:sz w:val="22"/>
    </w:rPr>
  </w:style>
  <w:style w:type="paragraph" w:customStyle="1" w:styleId="DIRTitle">
    <w:name w:val="DIR Title"/>
    <w:basedOn w:val="Normal"/>
    <w:pPr>
      <w:jc w:val="center"/>
    </w:pPr>
    <w:rPr>
      <w:b/>
      <w:sz w:val="32"/>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customStyle="1" w:styleId="body0">
    <w:name w:val="body"/>
    <w:pPr>
      <w:widowControl w:val="0"/>
      <w:tabs>
        <w:tab w:val="left" w:pos="1440"/>
        <w:tab w:val="left" w:pos="2880"/>
        <w:tab w:val="left" w:pos="4320"/>
        <w:tab w:val="left" w:pos="5760"/>
        <w:tab w:val="left" w:pos="7200"/>
        <w:tab w:val="left" w:pos="8640"/>
      </w:tabs>
      <w:spacing w:line="240" w:lineRule="atLeast"/>
    </w:pPr>
    <w:rPr>
      <w:rFonts w:ascii="Courier" w:hAnsi="Courier"/>
      <w:snapToGrid w:val="0"/>
      <w:color w:val="000000"/>
    </w:rPr>
  </w:style>
  <w:style w:type="paragraph" w:customStyle="1" w:styleId="Body05">
    <w:name w:val="Body0_5"/>
    <w:pPr>
      <w:widowControl w:val="0"/>
      <w:tabs>
        <w:tab w:val="left" w:pos="1440"/>
        <w:tab w:val="left" w:pos="2880"/>
        <w:tab w:val="left" w:pos="4320"/>
        <w:tab w:val="left" w:pos="5760"/>
        <w:tab w:val="left" w:pos="7200"/>
        <w:tab w:val="left" w:pos="8640"/>
      </w:tabs>
      <w:spacing w:line="259" w:lineRule="atLeast"/>
      <w:ind w:left="720"/>
    </w:pPr>
    <w:rPr>
      <w:rFonts w:ascii="Courier" w:hAnsi="Courier"/>
      <w:snapToGrid w:val="0"/>
      <w:color w:val="000000"/>
      <w:sz w:val="22"/>
    </w:rPr>
  </w:style>
  <w:style w:type="paragraph" w:customStyle="1" w:styleId="Numbered1">
    <w:name w:val="Numbered1"/>
    <w:pPr>
      <w:widowControl w:val="0"/>
      <w:tabs>
        <w:tab w:val="left" w:pos="2160"/>
        <w:tab w:val="left" w:pos="2880"/>
        <w:tab w:val="left" w:pos="4320"/>
        <w:tab w:val="left" w:pos="5760"/>
        <w:tab w:val="left" w:pos="7200"/>
        <w:tab w:val="left" w:pos="8640"/>
      </w:tabs>
      <w:spacing w:line="519" w:lineRule="atLeast"/>
      <w:ind w:left="2160" w:hanging="720"/>
    </w:pPr>
    <w:rPr>
      <w:rFonts w:ascii="Courier" w:hAnsi="Courier"/>
      <w:snapToGrid w:val="0"/>
      <w:color w:val="000000"/>
      <w:sz w:val="22"/>
    </w:rPr>
  </w:style>
  <w:style w:type="paragraph" w:customStyle="1" w:styleId="Numbered10">
    <w:name w:val="Numbered1+"/>
    <w:pPr>
      <w:widowControl w:val="0"/>
      <w:tabs>
        <w:tab w:val="left" w:pos="2160"/>
        <w:tab w:val="left" w:pos="2880"/>
        <w:tab w:val="left" w:pos="4320"/>
        <w:tab w:val="left" w:pos="5760"/>
        <w:tab w:val="left" w:pos="7200"/>
        <w:tab w:val="left" w:pos="8640"/>
      </w:tabs>
      <w:spacing w:line="519" w:lineRule="atLeast"/>
      <w:ind w:left="2160" w:hanging="720"/>
    </w:pPr>
    <w:rPr>
      <w:rFonts w:ascii="Courier" w:hAnsi="Courier"/>
      <w:snapToGrid w:val="0"/>
      <w:color w:val="000000"/>
      <w:sz w:val="22"/>
    </w:rPr>
  </w:style>
  <w:style w:type="paragraph" w:styleId="TOC1">
    <w:name w:val="toc 1"/>
    <w:basedOn w:val="Normal"/>
    <w:next w:val="Normal"/>
    <w:autoRedefine/>
    <w:uiPriority w:val="39"/>
    <w:rsid w:val="007C2BEF"/>
    <w:pPr>
      <w:tabs>
        <w:tab w:val="left" w:pos="600"/>
        <w:tab w:val="right" w:leader="dot" w:pos="9638"/>
      </w:tabs>
    </w:pPr>
    <w:rPr>
      <w:rFonts w:ascii="Times" w:hAnsi="Times"/>
    </w:rPr>
  </w:style>
  <w:style w:type="paragraph" w:styleId="TOC2">
    <w:name w:val="toc 2"/>
    <w:basedOn w:val="Normal"/>
    <w:next w:val="Normal"/>
    <w:autoRedefine/>
    <w:uiPriority w:val="39"/>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pPr>
      <w:ind w:left="720"/>
    </w:pPr>
    <w:rPr>
      <w:rFonts w:ascii="Courier New" w:hAnsi="Courier New"/>
    </w:rPr>
  </w:style>
  <w:style w:type="character" w:styleId="Hyperlink">
    <w:name w:val="Hyperlink"/>
    <w:uiPriority w:val="99"/>
    <w:rPr>
      <w:color w:val="0000FF"/>
      <w:u w:val="single"/>
    </w:rPr>
  </w:style>
  <w:style w:type="paragraph" w:styleId="BodyTextIndent">
    <w:name w:val="Body Text Indent"/>
    <w:basedOn w:val="Normal"/>
    <w:pPr>
      <w:ind w:left="540"/>
    </w:pPr>
    <w:rPr>
      <w:rFonts w:ascii="Courier New" w:hAnsi="Courier New"/>
    </w:rPr>
  </w:style>
  <w:style w:type="paragraph" w:styleId="BalloonText">
    <w:name w:val="Balloon Text"/>
    <w:basedOn w:val="Normal"/>
    <w:link w:val="BalloonTextChar"/>
    <w:uiPriority w:val="99"/>
    <w:semiHidden/>
    <w:rsid w:val="00C45BD8"/>
    <w:rPr>
      <w:rFonts w:ascii="Tahoma" w:hAnsi="Tahoma" w:cs="Tahoma"/>
      <w:sz w:val="16"/>
      <w:szCs w:val="16"/>
    </w:rPr>
  </w:style>
  <w:style w:type="paragraph" w:styleId="BodyText">
    <w:name w:val="Body Text"/>
    <w:basedOn w:val="Normal"/>
    <w:rsid w:val="0050654B"/>
    <w:pPr>
      <w:spacing w:after="120"/>
    </w:pPr>
  </w:style>
  <w:style w:type="table" w:styleId="TableGrid">
    <w:name w:val="Table Grid"/>
    <w:basedOn w:val="TableNormal"/>
    <w:rsid w:val="00676B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C70738"/>
    <w:pPr>
      <w:jc w:val="center"/>
    </w:pPr>
    <w:rPr>
      <w:b/>
      <w:bCs/>
      <w:sz w:val="52"/>
    </w:rPr>
  </w:style>
  <w:style w:type="paragraph" w:styleId="BodyText3">
    <w:name w:val="Body Text 3"/>
    <w:basedOn w:val="Normal"/>
    <w:rsid w:val="00C70738"/>
    <w:pPr>
      <w:ind w:right="126"/>
    </w:pPr>
    <w:rPr>
      <w:b/>
      <w:bCs/>
    </w:rPr>
  </w:style>
  <w:style w:type="character" w:styleId="Strong">
    <w:name w:val="Strong"/>
    <w:qFormat/>
    <w:rsid w:val="00C70738"/>
    <w:rPr>
      <w:b/>
      <w:bCs/>
    </w:rPr>
  </w:style>
  <w:style w:type="paragraph" w:styleId="NormalWeb">
    <w:name w:val="Normal (Web)"/>
    <w:basedOn w:val="Normal"/>
    <w:rsid w:val="00C70738"/>
    <w:pPr>
      <w:spacing w:before="100" w:beforeAutospacing="1" w:after="100" w:afterAutospacing="1"/>
    </w:pPr>
  </w:style>
  <w:style w:type="character" w:customStyle="1" w:styleId="sup">
    <w:name w:val="sup"/>
    <w:basedOn w:val="DefaultParagraphFont"/>
    <w:rsid w:val="00C70738"/>
  </w:style>
  <w:style w:type="paragraph" w:styleId="Revision">
    <w:name w:val="Revision"/>
    <w:hidden/>
    <w:uiPriority w:val="99"/>
    <w:semiHidden/>
    <w:rsid w:val="00BD5272"/>
  </w:style>
  <w:style w:type="character" w:customStyle="1" w:styleId="FooterChar">
    <w:name w:val="Footer Char"/>
    <w:basedOn w:val="DefaultParagraphFont"/>
    <w:link w:val="Footer"/>
    <w:uiPriority w:val="99"/>
    <w:rsid w:val="00E868E5"/>
  </w:style>
  <w:style w:type="paragraph" w:styleId="ListParagraph">
    <w:name w:val="List Paragraph"/>
    <w:basedOn w:val="Normal"/>
    <w:uiPriority w:val="34"/>
    <w:qFormat/>
    <w:rsid w:val="00A06F61"/>
    <w:pPr>
      <w:ind w:left="720"/>
      <w:contextualSpacing/>
    </w:pPr>
  </w:style>
  <w:style w:type="paragraph" w:styleId="FootnoteText">
    <w:name w:val="footnote text"/>
    <w:basedOn w:val="Normal"/>
    <w:link w:val="FootnoteTextChar"/>
    <w:uiPriority w:val="99"/>
    <w:semiHidden/>
    <w:unhideWhenUsed/>
    <w:rsid w:val="00153EC9"/>
  </w:style>
  <w:style w:type="character" w:customStyle="1" w:styleId="FootnoteTextChar">
    <w:name w:val="Footnote Text Char"/>
    <w:basedOn w:val="DefaultParagraphFont"/>
    <w:link w:val="FootnoteText"/>
    <w:uiPriority w:val="99"/>
    <w:semiHidden/>
    <w:rsid w:val="00153EC9"/>
  </w:style>
  <w:style w:type="character" w:styleId="FootnoteReference">
    <w:name w:val="footnote reference"/>
    <w:basedOn w:val="DefaultParagraphFont"/>
    <w:uiPriority w:val="99"/>
    <w:semiHidden/>
    <w:unhideWhenUsed/>
    <w:rsid w:val="00153EC9"/>
    <w:rPr>
      <w:vertAlign w:val="superscript"/>
    </w:rPr>
  </w:style>
  <w:style w:type="paragraph" w:styleId="DocumentMap">
    <w:name w:val="Document Map"/>
    <w:basedOn w:val="Normal"/>
    <w:link w:val="DocumentMapChar"/>
    <w:semiHidden/>
    <w:rsid w:val="00141A98"/>
    <w:pPr>
      <w:shd w:val="clear" w:color="auto" w:fill="000080"/>
    </w:pPr>
    <w:rPr>
      <w:rFonts w:ascii="Tahoma" w:hAnsi="Tahoma"/>
    </w:rPr>
  </w:style>
  <w:style w:type="character" w:customStyle="1" w:styleId="DocumentMapChar">
    <w:name w:val="Document Map Char"/>
    <w:basedOn w:val="DefaultParagraphFont"/>
    <w:link w:val="DocumentMap"/>
    <w:semiHidden/>
    <w:rsid w:val="00141A98"/>
    <w:rPr>
      <w:rFonts w:ascii="Tahoma" w:hAnsi="Tahoma"/>
      <w:shd w:val="clear" w:color="auto" w:fill="000080"/>
    </w:rPr>
  </w:style>
  <w:style w:type="character" w:styleId="CommentReference">
    <w:name w:val="annotation reference"/>
    <w:basedOn w:val="DefaultParagraphFont"/>
    <w:semiHidden/>
    <w:unhideWhenUsed/>
    <w:rsid w:val="00DB5B81"/>
    <w:rPr>
      <w:sz w:val="16"/>
      <w:szCs w:val="16"/>
    </w:rPr>
  </w:style>
  <w:style w:type="paragraph" w:styleId="CommentText">
    <w:name w:val="annotation text"/>
    <w:basedOn w:val="Normal"/>
    <w:link w:val="CommentTextChar"/>
    <w:semiHidden/>
    <w:unhideWhenUsed/>
    <w:rsid w:val="00DB5B81"/>
  </w:style>
  <w:style w:type="character" w:customStyle="1" w:styleId="CommentTextChar">
    <w:name w:val="Comment Text Char"/>
    <w:basedOn w:val="DefaultParagraphFont"/>
    <w:link w:val="CommentText"/>
    <w:semiHidden/>
    <w:rsid w:val="00DB5B81"/>
  </w:style>
  <w:style w:type="paragraph" w:styleId="CommentSubject">
    <w:name w:val="annotation subject"/>
    <w:basedOn w:val="CommentText"/>
    <w:next w:val="CommentText"/>
    <w:link w:val="CommentSubjectChar"/>
    <w:semiHidden/>
    <w:unhideWhenUsed/>
    <w:rsid w:val="00DB5B81"/>
    <w:rPr>
      <w:b/>
      <w:bCs/>
    </w:rPr>
  </w:style>
  <w:style w:type="character" w:customStyle="1" w:styleId="CommentSubjectChar">
    <w:name w:val="Comment Subject Char"/>
    <w:basedOn w:val="CommentTextChar"/>
    <w:link w:val="CommentSubject"/>
    <w:semiHidden/>
    <w:rsid w:val="00DB5B81"/>
    <w:rPr>
      <w:b/>
      <w:bCs/>
    </w:rPr>
  </w:style>
  <w:style w:type="character" w:customStyle="1" w:styleId="BalloonTextChar">
    <w:name w:val="Balloon Text Char"/>
    <w:link w:val="BalloonText"/>
    <w:uiPriority w:val="99"/>
    <w:semiHidden/>
    <w:rsid w:val="00C67EB7"/>
    <w:rPr>
      <w:rFonts w:ascii="Tahoma" w:hAnsi="Tahoma" w:cs="Tahoma"/>
      <w:sz w:val="16"/>
      <w:szCs w:val="16"/>
    </w:rPr>
  </w:style>
  <w:style w:type="paragraph" w:customStyle="1" w:styleId="xxmsonormal">
    <w:name w:val="x_xmsonormal"/>
    <w:basedOn w:val="Normal"/>
    <w:rsid w:val="00396DDD"/>
    <w:rPr>
      <w:rFonts w:ascii="Calibri" w:eastAsiaTheme="minorHAnsi" w:hAnsi="Calibri" w:cs="Calibri"/>
      <w:sz w:val="22"/>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671899">
      <w:bodyDiv w:val="1"/>
      <w:marLeft w:val="0"/>
      <w:marRight w:val="0"/>
      <w:marTop w:val="0"/>
      <w:marBottom w:val="0"/>
      <w:divBdr>
        <w:top w:val="none" w:sz="0" w:space="0" w:color="auto"/>
        <w:left w:val="none" w:sz="0" w:space="0" w:color="auto"/>
        <w:bottom w:val="none" w:sz="0" w:space="0" w:color="auto"/>
        <w:right w:val="none" w:sz="0" w:space="0" w:color="auto"/>
      </w:divBdr>
    </w:div>
    <w:div w:id="309405721">
      <w:bodyDiv w:val="1"/>
      <w:marLeft w:val="0"/>
      <w:marRight w:val="0"/>
      <w:marTop w:val="0"/>
      <w:marBottom w:val="0"/>
      <w:divBdr>
        <w:top w:val="none" w:sz="0" w:space="0" w:color="auto"/>
        <w:left w:val="none" w:sz="0" w:space="0" w:color="auto"/>
        <w:bottom w:val="none" w:sz="0" w:space="0" w:color="auto"/>
        <w:right w:val="none" w:sz="0" w:space="0" w:color="auto"/>
      </w:divBdr>
    </w:div>
    <w:div w:id="312485718">
      <w:bodyDiv w:val="1"/>
      <w:marLeft w:val="0"/>
      <w:marRight w:val="0"/>
      <w:marTop w:val="0"/>
      <w:marBottom w:val="0"/>
      <w:divBdr>
        <w:top w:val="none" w:sz="0" w:space="0" w:color="auto"/>
        <w:left w:val="none" w:sz="0" w:space="0" w:color="auto"/>
        <w:bottom w:val="none" w:sz="0" w:space="0" w:color="auto"/>
        <w:right w:val="none" w:sz="0" w:space="0" w:color="auto"/>
      </w:divBdr>
    </w:div>
    <w:div w:id="523252288">
      <w:bodyDiv w:val="1"/>
      <w:marLeft w:val="0"/>
      <w:marRight w:val="0"/>
      <w:marTop w:val="0"/>
      <w:marBottom w:val="0"/>
      <w:divBdr>
        <w:top w:val="none" w:sz="0" w:space="0" w:color="auto"/>
        <w:left w:val="none" w:sz="0" w:space="0" w:color="auto"/>
        <w:bottom w:val="none" w:sz="0" w:space="0" w:color="auto"/>
        <w:right w:val="none" w:sz="0" w:space="0" w:color="auto"/>
      </w:divBdr>
    </w:div>
    <w:div w:id="1049650384">
      <w:bodyDiv w:val="1"/>
      <w:marLeft w:val="0"/>
      <w:marRight w:val="0"/>
      <w:marTop w:val="0"/>
      <w:marBottom w:val="0"/>
      <w:divBdr>
        <w:top w:val="none" w:sz="0" w:space="0" w:color="auto"/>
        <w:left w:val="none" w:sz="0" w:space="0" w:color="auto"/>
        <w:bottom w:val="none" w:sz="0" w:space="0" w:color="auto"/>
        <w:right w:val="none" w:sz="0" w:space="0" w:color="auto"/>
      </w:divBdr>
    </w:div>
    <w:div w:id="1366172706">
      <w:bodyDiv w:val="1"/>
      <w:marLeft w:val="0"/>
      <w:marRight w:val="0"/>
      <w:marTop w:val="0"/>
      <w:marBottom w:val="0"/>
      <w:divBdr>
        <w:top w:val="none" w:sz="0" w:space="0" w:color="auto"/>
        <w:left w:val="none" w:sz="0" w:space="0" w:color="auto"/>
        <w:bottom w:val="none" w:sz="0" w:space="0" w:color="auto"/>
        <w:right w:val="none" w:sz="0" w:space="0" w:color="auto"/>
      </w:divBdr>
    </w:div>
    <w:div w:id="1946301873">
      <w:bodyDiv w:val="1"/>
      <w:marLeft w:val="0"/>
      <w:marRight w:val="0"/>
      <w:marTop w:val="0"/>
      <w:marBottom w:val="0"/>
      <w:divBdr>
        <w:top w:val="none" w:sz="0" w:space="0" w:color="auto"/>
        <w:left w:val="none" w:sz="0" w:space="0" w:color="auto"/>
        <w:bottom w:val="none" w:sz="0" w:space="0" w:color="auto"/>
        <w:right w:val="none" w:sz="0" w:space="0" w:color="auto"/>
      </w:divBdr>
    </w:div>
    <w:div w:id="2070881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A92D62C24A2F4F95A1836C9CFF7DFE" ma:contentTypeVersion="415" ma:contentTypeDescription="Create a new document." ma:contentTypeScope="" ma:versionID="1c287014e6c77b9b8e2fd336bf64f88f">
  <xsd:schema xmlns:xsd="http://www.w3.org/2001/XMLSchema" xmlns:xs="http://www.w3.org/2001/XMLSchema" xmlns:p="http://schemas.microsoft.com/office/2006/metadata/properties" xmlns:ns2="7e7b8cf8-0901-42d9-9ca1-635613ecb287" xmlns:ns3="d35086d9-f5ac-486d-917d-532b9337b18f" xmlns:ns4="661f1464-c3a3-4f9e-8b20-2ca4de32f5d8" targetNamespace="http://schemas.microsoft.com/office/2006/metadata/properties" ma:root="true" ma:fieldsID="ee86180f24efad800943c9dd4ba1f080" ns2:_="" ns3:_="" ns4:_="">
    <xsd:import namespace="7e7b8cf8-0901-42d9-9ca1-635613ecb287"/>
    <xsd:import namespace="d35086d9-f5ac-486d-917d-532b9337b18f"/>
    <xsd:import namespace="661f1464-c3a3-4f9e-8b20-2ca4de32f5d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4:SharedWithUsers" minOccurs="0"/>
                <xsd:element ref="ns4: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b8cf8-0901-42d9-9ca1-635613ecb28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35086d9-f5ac-486d-917d-532b9337b1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61f1464-c3a3-4f9e-8b20-2ca4de32f5d8" elementFormDefault="qualified">
    <xsd:import namespace="http://schemas.microsoft.com/office/2006/documentManagement/types"/>
    <xsd:import namespace="http://schemas.microsoft.com/office/infopath/2007/PartnerControls"/>
    <xsd:element name="SharedWithUsers" ma:index="13"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B12C51-DF08-4A8F-9D37-C0B5CB96DE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b8cf8-0901-42d9-9ca1-635613ecb287"/>
    <ds:schemaRef ds:uri="d35086d9-f5ac-486d-917d-532b9337b18f"/>
    <ds:schemaRef ds:uri="661f1464-c3a3-4f9e-8b20-2ca4de32f5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A290FF-FCAF-4112-9FA7-3A8EC9295B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A818068-17C0-4DE3-A098-19BBD401606D}">
  <ds:schemaRefs>
    <ds:schemaRef ds:uri="http://schemas.openxmlformats.org/officeDocument/2006/bibliography"/>
  </ds:schemaRefs>
</ds:datastoreItem>
</file>

<file path=customXml/itemProps4.xml><?xml version="1.0" encoding="utf-8"?>
<ds:datastoreItem xmlns:ds="http://schemas.openxmlformats.org/officeDocument/2006/customXml" ds:itemID="{E0675F27-7A01-484F-A486-80F149FAB078}">
  <ds:schemaRefs>
    <ds:schemaRef ds:uri="http://schemas.microsoft.com/sharepoint/events"/>
  </ds:schemaRefs>
</ds:datastoreItem>
</file>

<file path=customXml/itemProps5.xml><?xml version="1.0" encoding="utf-8"?>
<ds:datastoreItem xmlns:ds="http://schemas.openxmlformats.org/officeDocument/2006/customXml" ds:itemID="{9AE83069-5239-4898-ACD6-8CBE277C39B1}">
  <ds:schemaRefs>
    <ds:schemaRef ds:uri="http://schemas.microsoft.com/sharepoint/v3/contenttype/forms"/>
  </ds:schemaRefs>
</ds:datastoreItem>
</file>

<file path=docMetadata/LabelInfo.xml><?xml version="1.0" encoding="utf-8"?>
<clbl:labelList xmlns:clbl="http://schemas.microsoft.com/office/2020/mipLabelMetadata">
  <clbl:label id="{9b755ea0-9147-4f1b-a7da-9272cd86a963}" enabled="1" method="Privileged" siteId="{eb06985d-06ca-4a17-81da-629ab99f6505}" contentBits="0" removed="0"/>
</clbl:labelList>
</file>

<file path=docProps/app.xml><?xml version="1.0" encoding="utf-8"?>
<Properties xmlns="http://schemas.openxmlformats.org/officeDocument/2006/extended-properties" xmlns:vt="http://schemas.openxmlformats.org/officeDocument/2006/docPropsVTypes">
  <Template>Normal.dotm</Template>
  <TotalTime>20579</TotalTime>
  <Pages>1</Pages>
  <Words>18058</Words>
  <Characters>116656</Characters>
  <Application>Microsoft Office Word</Application>
  <DocSecurity>0</DocSecurity>
  <Lines>9721</Lines>
  <Paragraphs>4989</Paragraphs>
  <ScaleCrop>false</ScaleCrop>
  <HeadingPairs>
    <vt:vector size="2" baseType="variant">
      <vt:variant>
        <vt:lpstr>Title</vt:lpstr>
      </vt:variant>
      <vt:variant>
        <vt:i4>1</vt:i4>
      </vt:variant>
    </vt:vector>
  </HeadingPairs>
  <TitlesOfParts>
    <vt:vector size="1" baseType="lpstr">
      <vt:lpstr/>
    </vt:vector>
  </TitlesOfParts>
  <Company>Westinghouse Electric Co.</Company>
  <LinksUpToDate>false</LinksUpToDate>
  <CharactersWithSpaces>129725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CapaniIC</dc:creator>
  <cp:lastModifiedBy>Lenka, SmrutiRanjan</cp:lastModifiedBy>
  <cp:revision>17</cp:revision>
  <cp:lastPrinted>2007-12-19T17:55:00Z</cp:lastPrinted>
  <dcterms:created xsi:type="dcterms:W3CDTF">2022-07-21T05:47:00Z</dcterms:created>
  <dcterms:modified xsi:type="dcterms:W3CDTF">2025-11-24T10:57:00Z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0x01010008A92D62C24A2F4F95A1836C9CFF7DFE</vt:lpwstr>
  </property>
  <property fmtid="{D5CDD505-2E9C-101B-9397-08002B2CF9AE}" pid="3" name="Order">
    <vt:r8>17100</vt:r8>
  </property>
  <property fmtid="{D5CDD505-2E9C-101B-9397-08002B2CF9AE}" pid="4" name="MSIP_Label_d38901aa-f724-46bf-bb4f-aef09392934b_Enabled">
    <vt:lpwstr>true</vt:lpwstr>
  </property>
  <property fmtid="{D5CDD505-2E9C-101B-9397-08002B2CF9AE}" pid="5" name="MSIP_Label_d38901aa-f724-46bf-bb4f-aef09392934b_SetDate">
    <vt:lpwstr>2022-08-23T06:49:58Z</vt:lpwstr>
  </property>
  <property fmtid="{D5CDD505-2E9C-101B-9397-08002B2CF9AE}" pid="6" name="MSIP_Label_d38901aa-f724-46bf-bb4f-aef09392934b_Method">
    <vt:lpwstr>Privileged</vt:lpwstr>
  </property>
  <property fmtid="{D5CDD505-2E9C-101B-9397-08002B2CF9AE}" pid="7" name="MSIP_Label_d38901aa-f724-46bf-bb4f-aef09392934b_Name">
    <vt:lpwstr>Internal - No Label</vt:lpwstr>
  </property>
  <property fmtid="{D5CDD505-2E9C-101B-9397-08002B2CF9AE}" pid="8" name="MSIP_Label_d38901aa-f724-46bf-bb4f-aef09392934b_SiteId">
    <vt:lpwstr>eb06985d-06ca-4a17-81da-629ab99f6505</vt:lpwstr>
  </property>
  <property fmtid="{D5CDD505-2E9C-101B-9397-08002B2CF9AE}" pid="9" name="MSIP_Label_d38901aa-f724-46bf-bb4f-aef09392934b_ActionId">
    <vt:lpwstr>66d12968-5c9f-4d60-a1f3-7deeb0b3cbaa</vt:lpwstr>
  </property>
  <property fmtid="{D5CDD505-2E9C-101B-9397-08002B2CF9AE}" pid="10" name="MSIP_Label_d38901aa-f724-46bf-bb4f-aef09392934b_ContentBits">
    <vt:lpwstr>0</vt:lpwstr>
  </property>
</Properties>
</file>